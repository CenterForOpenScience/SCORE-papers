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commentRangeStart w:id="0"/>
      <w:r w:rsidDel="00000000" w:rsidR="00000000" w:rsidRPr="00000000">
        <w:rPr>
          <w:b w:val="1"/>
          <w:rtl w:val="0"/>
        </w:rPr>
        <w:t xml:space="preserve">Investigating the reproducibility of the social and behavioral sciences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Olivia Miske, Anna Lou Abatayo, Mason Daley, Mirka Dirzo, Nicholas Fox, Noah Haber, Krystal M. Hahn, </w:t>
      </w:r>
      <w:r w:rsidDel="00000000" w:rsidR="00000000" w:rsidRPr="00000000">
        <w:rPr>
          <w:sz w:val="20"/>
          <w:szCs w:val="20"/>
          <w:rtl w:val="0"/>
        </w:rPr>
        <w:t xml:space="preserve">Melissa Kline Struhl</w:t>
      </w:r>
      <w:r w:rsidDel="00000000" w:rsidR="00000000" w:rsidRPr="00000000">
        <w:rPr>
          <w:sz w:val="20"/>
          <w:szCs w:val="20"/>
          <w:rtl w:val="0"/>
        </w:rPr>
        <w:t xml:space="preserve">, Brinna Mawhinney, Priya Silverstein, Theresa Stankov, Andrew H. Tyner, Matúš Adamkovič, Shilaan Alzahawi, Saule Anafinova, Eli Awtrey, Erick Axxe, James Bailey, Bert N. Bakker, Akshaya Balaji, Gabriel Banik, František Bartoš, Henk Berkman, Zachariah Berry, Felix S. Bethke, Timothy F. Brady, Nate Breznau, Sara Capitan, Tabaré Capitán, Kent Jason Cheng, William J. Chopik, Gwen-Jiro Clochard, Tom Coupé, Jamie Cummins, Elif Gizem Demirag Burak, Jianhua Duan, Kevin M. Esterling, Thomas R. Evans, Nathan Fiala, James Field, Victor Gay, Jing Geng, Johanna Gereke, Ilka Helene Gleibs, Amélie Gourdon-Kanhukamwe, Dmitry Grigoryev, Nicholas Gunby, Paul Hanel, Sanghyun Hong, Sean Dae Houlihan, Nick Huntington-Klein, Kamil Izydorczak, Kristin Jankowsky, Michalak Johannes, Kai Jonas, Pavol Kačmár, Hansika Kapoor, Sebastian Karcher, Marta Kołczyńska, David Kretschmer, Ljiljana Lazarevic, Katelin E. Leahy, Jessica C. Lee, Christopher Limnios, An-Chiao Liu, John Wills Lloyd, Ruben Lopez-Nicolas, Nigel Mantou Lou, Richard E. Lucas, Maximilian Maier, Daniel J. Mallinson, Marcel Martončik, Michael C. McCall, Nikita Mehta, Esteban Méndez, Johannes Michalak, Daniel C. Molden, Faisal Mushtaq, Claudia Neuendorf, Austin Lee Nichols, Gustav Nilsonne, Ernest O'Boyle, Jeewon Oh, Thomas Ostermann, Abiola Oyebanjo, Radoslaw Panczak, Yuri G. Pavlov, Zoran Pavlović, Noemi Peter, Kim Peters, Nathaniel D. Porter, Mariah Purol, Arathy Puthillam, Marco Ramljak, Arran T. Reader, W. Robert Reed, Jan Philipp Röer, Ivan Ropovik, Alexander O. Savi, Kathleen Schmidt, Landon Schnabel, Eric L. Sevigny, Samuel Shaki, Shishir Shakya, Andrew Soh, Angela Somo, Fatih Sonmez, Eirik Strømland, Jordan W. Suchow, Anna Szabelska, Anirudh Tagat, Melba Verra Tutor, Karolina Urbanska, Pieter Van Dessel, Elisabeth Julie Vargo, Diem Thi Hong Vo, </w:t>
      </w:r>
      <w:ins w:author="Brian Nosek" w:id="0" w:date="2025-03-22T19:30:41Z">
        <w:r w:rsidDel="00000000" w:rsidR="00000000" w:rsidRPr="00000000">
          <w:rPr>
            <w:sz w:val="20"/>
            <w:szCs w:val="20"/>
            <w:rtl w:val="0"/>
          </w:rPr>
          <w:t xml:space="preserve">Victor Volkman, </w:t>
        </w:r>
      </w:ins>
      <w:r w:rsidDel="00000000" w:rsidR="00000000" w:rsidRPr="00000000">
        <w:rPr>
          <w:sz w:val="20"/>
          <w:szCs w:val="20"/>
          <w:rtl w:val="0"/>
        </w:rPr>
        <w:t xml:space="preserve">Ke Wang, Aaron L. Wichman, Jamal R. Williams, Fabian Winter, Ferdinand Wintermantel, Nan Zhang, Ignazio Ziano, Cristina Zogmaister, Zorana Zupan, Brian A. Nosek, and Timothy M. Errington</w:t>
      </w:r>
    </w:p>
    <w:p w:rsidR="00000000" w:rsidDel="00000000" w:rsidP="00000000" w:rsidRDefault="00000000" w:rsidRPr="00000000" w14:paraId="00000004">
      <w:pPr>
        <w:pStyle w:val="Heading1"/>
        <w:jc w:val="center"/>
        <w:rPr/>
      </w:pPr>
      <w:bookmarkStart w:colFirst="0" w:colLast="0" w:name="_ux780tvf73rs" w:id="0"/>
      <w:bookmarkEnd w:id="0"/>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w:t>
      </w:r>
      <w:r w:rsidDel="00000000" w:rsidR="00000000" w:rsidRPr="00000000">
        <w:rPr>
          <w:rtl w:val="0"/>
        </w:rPr>
        <w:t xml:space="preserve">ublished claims</w:t>
      </w:r>
      <w:r w:rsidDel="00000000" w:rsidR="00000000" w:rsidRPr="00000000">
        <w:rPr>
          <w:rtl w:val="0"/>
        </w:rPr>
        <w:t xml:space="preserve"> should be </w:t>
      </w:r>
      <w:r w:rsidDel="00000000" w:rsidR="00000000" w:rsidRPr="00000000">
        <w:rPr>
          <w:i w:val="1"/>
          <w:rtl w:val="0"/>
        </w:rPr>
        <w:t xml:space="preserve">reproducible</w:t>
      </w:r>
      <w:r w:rsidDel="00000000" w:rsidR="00000000" w:rsidRPr="00000000">
        <w:rPr>
          <w:rtl w:val="0"/>
        </w:rPr>
        <w:t xml:space="preserve">, yielding the same result when applying the same analysis to the same data.</w:t>
      </w:r>
      <w:r w:rsidDel="00000000" w:rsidR="00000000" w:rsidRPr="00000000">
        <w:rPr>
          <w:rtl w:val="0"/>
        </w:rPr>
        <w:t xml:space="preserve"> In a stratified random sample of {n_papers} papers published from 2009 to 2018 in {n_journals} journals spanning the social and behavioral sciences, </w:t>
      </w:r>
      <w:r w:rsidDel="00000000" w:rsidR="00000000" w:rsidRPr="00000000">
        <w:rPr>
          <w:rtl w:val="0"/>
        </w:rPr>
        <w:t xml:space="preserve">authors of </w:t>
      </w:r>
      <w:r w:rsidDel="00000000" w:rsidR="00000000" w:rsidRPr="00000000">
        <w:rPr>
          <w:rtl w:val="0"/>
        </w:rPr>
        <w:t xml:space="preserve">{n_papers_data_available} ({p_papers_data_available}) papers made data available to assess reproducibility. We assessed</w:t>
      </w:r>
      <w:r w:rsidDel="00000000" w:rsidR="00000000" w:rsidRPr="00000000">
        <w:rPr>
          <w:rtl w:val="0"/>
        </w:rPr>
        <w:t xml:space="preserve"> whether originally reported claims could be reproduced using the same data and analysis for papers in which authors made data available or we obtained source data to reconstruct the dataset. </w:t>
      </w:r>
      <w:r w:rsidDel="00000000" w:rsidR="00000000" w:rsidRPr="00000000">
        <w:rPr>
          <w:rtl w:val="0"/>
        </w:rPr>
        <w:t xml:space="preserve">{</w:t>
      </w:r>
      <w:r w:rsidDel="00000000" w:rsidR="00000000" w:rsidRPr="00000000">
        <w:rPr>
          <w:rtl w:val="0"/>
        </w:rPr>
        <w:t xml:space="preserve">n_papers_OR_precise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p_papers_OR_precise})</w:t>
      </w:r>
      <w:r w:rsidDel="00000000" w:rsidR="00000000" w:rsidRPr="00000000">
        <w:rPr>
          <w:rtl w:val="0"/>
        </w:rPr>
        <w:t xml:space="preserve"> papers were rated as precisely reproducible and </w:t>
      </w:r>
      <w:r w:rsidDel="00000000" w:rsidR="00000000" w:rsidRPr="00000000">
        <w:rPr>
          <w:rtl w:val="0"/>
        </w:rPr>
        <w:t xml:space="preserve">{</w:t>
      </w:r>
      <w:r w:rsidDel="00000000" w:rsidR="00000000" w:rsidRPr="00000000">
        <w:rPr>
          <w:rtl w:val="0"/>
        </w:rPr>
        <w:t xml:space="preserve">n_papers_OR</w:t>
      </w:r>
      <w:r w:rsidDel="00000000" w:rsidR="00000000" w:rsidRPr="00000000">
        <w:rPr>
          <w:rtl w:val="0"/>
        </w:rPr>
        <w:t xml:space="preserve">_approx_or</w:t>
      </w:r>
      <w:r w:rsidDel="00000000" w:rsidR="00000000" w:rsidRPr="00000000">
        <w:rPr>
          <w:rtl w:val="0"/>
        </w:rPr>
        <w:t xml:space="preserve">_precise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p_papers_OR_approx_or_precise})</w:t>
      </w:r>
      <w:r w:rsidDel="00000000" w:rsidR="00000000" w:rsidRPr="00000000">
        <w:rPr>
          <w:rtl w:val="0"/>
        </w:rPr>
        <w:t xml:space="preserve"> papers as at least approximately reproducible (within 15% of the original effects or within .05 of original p-values) after weighting </w:t>
      </w:r>
      <w:r w:rsidDel="00000000" w:rsidR="00000000" w:rsidRPr="00000000">
        <w:rPr>
          <w:rtl w:val="0"/>
        </w:rPr>
        <w:t xml:space="preserve">{</w:t>
      </w:r>
      <w:r w:rsidDel="00000000" w:rsidR="00000000" w:rsidRPr="00000000">
        <w:rPr>
          <w:rtl w:val="0"/>
        </w:rPr>
        <w:t xml:space="preserve">n_claims_OR</w:t>
      </w:r>
      <w:r w:rsidDel="00000000" w:rsidR="00000000" w:rsidRPr="00000000">
        <w:rPr>
          <w:rtl w:val="0"/>
        </w:rPr>
        <w:t xml:space="preserve">} claims from </w:t>
      </w:r>
      <w:r w:rsidDel="00000000" w:rsidR="00000000" w:rsidRPr="00000000">
        <w:rPr>
          <w:rtl w:val="0"/>
        </w:rPr>
        <w:t xml:space="preserve">{n_papers_OR}</w:t>
      </w:r>
      <w:r w:rsidDel="00000000" w:rsidR="00000000" w:rsidRPr="00000000">
        <w:rPr>
          <w:rtl w:val="0"/>
        </w:rPr>
        <w:t xml:space="preserve"> papers</w:t>
      </w:r>
      <w:r w:rsidDel="00000000" w:rsidR="00000000" w:rsidRPr="00000000">
        <w:rPr>
          <w:rtl w:val="0"/>
        </w:rPr>
        <w:t xml:space="preserve">. We observed higher reproducibility for papers from Political Science and Economics than other disciplines, and for more recent than older papers.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i w:val="1"/>
          <w:sz w:val="20"/>
          <w:szCs w:val="20"/>
          <w:rtl w:val="0"/>
        </w:rPr>
        <w:t xml:space="preserve">Keywords: credibility, reproducibility, reliability, validity, economics, political science, psychology, marketing, sociology, finance, management, public administration, organizational behavior, education, criminology, health research</w:t>
      </w:r>
      <w:r w:rsidDel="00000000" w:rsidR="00000000" w:rsidRPr="00000000">
        <w:br w:type="pag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Readers of quantitative research </w:t>
      </w:r>
      <w:r w:rsidDel="00000000" w:rsidR="00000000" w:rsidRPr="00000000">
        <w:rPr>
          <w:rtl w:val="0"/>
        </w:rPr>
        <w:t xml:space="preserve">are </w:t>
      </w:r>
      <w:r w:rsidDel="00000000" w:rsidR="00000000" w:rsidRPr="00000000">
        <w:rPr>
          <w:rtl w:val="0"/>
        </w:rPr>
        <w:t xml:space="preserve">skeptical: Does a research design justify the authors’ conclusions? Are the measures valid assessments of the constructs of interest? Would the findings be the same with a different analytic specification? Will the findings generalize to other circumstances? Skepticism identifies weaknesses, roots out error, and suggests alternative explanations to investigate, but </w:t>
      </w:r>
      <w:r w:rsidDel="00000000" w:rsidR="00000000" w:rsidRPr="00000000">
        <w:rPr>
          <w:rtl w:val="0"/>
        </w:rPr>
        <w:t xml:space="preserve">an underlying assumption is that research outcomes are reported </w:t>
      </w:r>
      <w:ins w:author="Brian Nosek" w:id="1" w:date="2025-07-03T18:29:37Z">
        <w:r w:rsidDel="00000000" w:rsidR="00000000" w:rsidRPr="00000000">
          <w:rPr>
            <w:rtl w:val="0"/>
          </w:rPr>
          <w:t xml:space="preserve">precis</w:t>
        </w:r>
      </w:ins>
      <w:del w:author="Brian Nosek" w:id="1" w:date="2025-07-03T18:29:37Z">
        <w:r w:rsidDel="00000000" w:rsidR="00000000" w:rsidRPr="00000000">
          <w:rPr>
            <w:rtl w:val="0"/>
          </w:rPr>
          <w:delText xml:space="preserve">accurat</w:delText>
        </w:r>
      </w:del>
      <w:r w:rsidDel="00000000" w:rsidR="00000000" w:rsidRPr="00000000">
        <w:rPr>
          <w:rtl w:val="0"/>
        </w:rPr>
        <w:t xml:space="preserve">ely.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Productive scholarly </w:t>
      </w:r>
      <w:r w:rsidDel="00000000" w:rsidR="00000000" w:rsidRPr="00000000">
        <w:rPr>
          <w:rtl w:val="0"/>
        </w:rPr>
        <w:t xml:space="preserve">dialogue</w:t>
      </w:r>
      <w:r w:rsidDel="00000000" w:rsidR="00000000" w:rsidRPr="00000000">
        <w:rPr>
          <w:rtl w:val="0"/>
        </w:rPr>
        <w:t xml:space="preserve"> is difficult if readers of papers are left wondering whether the reported sample size is the same as the sample size in the dataset, whether the reported means reflect the actual means from the data, or whether the reported model is the model that the authors used in their analysis. Ideally, readers should be able to assume that the described analysis </w:t>
      </w:r>
      <w:r w:rsidDel="00000000" w:rsidR="00000000" w:rsidRPr="00000000">
        <w:rPr>
          <w:rtl w:val="0"/>
        </w:rPr>
        <w:t xml:space="preserve">produced</w:t>
      </w:r>
      <w:r w:rsidDel="00000000" w:rsidR="00000000" w:rsidRPr="00000000">
        <w:rPr>
          <w:rtl w:val="0"/>
        </w:rPr>
        <w:t xml:space="preserve"> the reported outcomes. This paper investigates how close we are to this ideal.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ins w:author="Brian Nosek" w:id="2" w:date="2025-07-03T17:16:48Z">
        <w:r w:rsidDel="00000000" w:rsidR="00000000" w:rsidRPr="00000000">
          <w:rPr>
            <w:rtl w:val="0"/>
          </w:rPr>
          <w:t xml:space="preserve">I</w:t>
        </w:r>
      </w:ins>
      <w:del w:author="Brian Nosek" w:id="2" w:date="2025-07-03T17:16:48Z">
        <w:r w:rsidDel="00000000" w:rsidR="00000000" w:rsidRPr="00000000">
          <w:rPr>
            <w:rtl w:val="0"/>
          </w:rPr>
          <w:delText xml:space="preserve">Systematic i</w:delText>
        </w:r>
      </w:del>
      <w:r w:rsidDel="00000000" w:rsidR="00000000" w:rsidRPr="00000000">
        <w:rPr>
          <w:rtl w:val="0"/>
        </w:rPr>
        <w:t xml:space="preserve">nvestigations in Economics, Finance, Political Science, Cognitive Science, Psychology, Social Sciences, Electronic Health Records research, Ecology, and elsewhere suggest that </w:t>
      </w:r>
      <w:r w:rsidDel="00000000" w:rsidR="00000000" w:rsidRPr="00000000">
        <w:rPr>
          <w:i w:val="1"/>
          <w:rtl w:val="0"/>
        </w:rPr>
        <w:t xml:space="preserve">outcome reproducibility</w:t>
      </w:r>
      <w:r w:rsidDel="00000000" w:rsidR="00000000" w:rsidRPr="00000000">
        <w:rPr>
          <w:i w:val="1"/>
          <w:rtl w:val="0"/>
        </w:rPr>
        <w:t xml:space="preserve">,</w:t>
      </w:r>
      <w:hyperlink r:id="rId7">
        <w:r w:rsidDel="00000000" w:rsidR="00000000" w:rsidRPr="00000000">
          <w:rPr>
            <w:shd w:fill="auto" w:val="clear"/>
            <w:vertAlign w:val="superscript"/>
            <w:rtl w:val="0"/>
          </w:rPr>
          <w:t xml:space="preserve">1,2</w:t>
        </w:r>
      </w:hyperlink>
      <w:r w:rsidDel="00000000" w:rsidR="00000000" w:rsidRPr="00000000">
        <w:rPr>
          <w:rtl w:val="0"/>
        </w:rPr>
        <w:t xml:space="preserve"> </w:t>
      </w:r>
      <w:r w:rsidDel="00000000" w:rsidR="00000000" w:rsidRPr="00000000">
        <w:rPr>
          <w:rtl w:val="0"/>
        </w:rPr>
        <w:t xml:space="preserve">defined as observing the same results using the same analysis on the same data, cannot be taken for gr</w:t>
      </w:r>
      <w:commentRangeStart w:id="1"/>
      <w:r w:rsidDel="00000000" w:rsidR="00000000" w:rsidRPr="00000000">
        <w:rPr>
          <w:rtl w:val="0"/>
        </w:rPr>
        <w:t xml:space="preserve">anted.</w:t>
      </w:r>
      <w:hyperlink r:id="rId8">
        <w:r w:rsidDel="00000000" w:rsidR="00000000" w:rsidRPr="00000000">
          <w:rPr>
            <w:shd w:fill="auto" w:val="clear"/>
            <w:vertAlign w:val="superscript"/>
            <w:rtl w:val="0"/>
          </w:rPr>
          <w:t xml:space="preserve">3–16</w:t>
        </w:r>
      </w:hyperlink>
      <w:r w:rsidDel="00000000" w:rsidR="00000000" w:rsidRPr="00000000">
        <w:rPr>
          <w:rtl w:val="0"/>
        </w:rPr>
        <w:t xml:space="preserve"> </w:t>
      </w:r>
      <w:commentRangeEnd w:id="1"/>
      <w:r w:rsidDel="00000000" w:rsidR="00000000" w:rsidRPr="00000000">
        <w:commentReference w:id="1"/>
      </w:r>
      <w:r w:rsidDel="00000000" w:rsidR="00000000" w:rsidRPr="00000000">
        <w:rPr>
          <w:rtl w:val="0"/>
        </w:rPr>
        <w:t xml:space="preserve">Irreproducible outcomes can occur because of coding mistakes, transcription errors, or faulty record keeping; many of which are unintentional, all of which are unwelcome.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Investigations of reproducibility depend on the accessibility of the data, and preferably the analytic code,</w:t>
      </w:r>
      <w:r w:rsidDel="00000000" w:rsidR="00000000" w:rsidRPr="00000000">
        <w:rPr>
          <w:rtl w:val="0"/>
        </w:rPr>
        <w:t xml:space="preserve"> because</w:t>
      </w:r>
      <w:r w:rsidDel="00000000" w:rsidR="00000000" w:rsidRPr="00000000">
        <w:rPr>
          <w:rtl w:val="0"/>
        </w:rPr>
        <w:t xml:space="preserve"> descriptions of analytic methods may be incomplete or difficult to translate back to </w:t>
      </w:r>
      <w:r w:rsidDel="00000000" w:rsidR="00000000" w:rsidRPr="00000000">
        <w:rPr>
          <w:rtl w:val="0"/>
        </w:rPr>
        <w:t xml:space="preserve">code</w:t>
      </w:r>
      <w:commentRangeStart w:id="2"/>
      <w:r w:rsidDel="00000000" w:rsidR="00000000" w:rsidRPr="00000000">
        <w:rPr>
          <w:rtl w:val="0"/>
        </w:rPr>
        <w:t xml:space="preserve">.</w:t>
      </w:r>
      <w:hyperlink r:id="rId9">
        <w:r w:rsidDel="00000000" w:rsidR="00000000" w:rsidRPr="00000000">
          <w:rPr>
            <w:shd w:fill="auto" w:val="clear"/>
            <w:vertAlign w:val="superscript"/>
            <w:rtl w:val="0"/>
          </w:rPr>
          <w:t xml:space="preserve">17</w:t>
        </w:r>
      </w:hyperlink>
      <w:commentRangeEnd w:id="2"/>
      <w:r w:rsidDel="00000000" w:rsidR="00000000" w:rsidRPr="00000000">
        <w:commentReference w:id="2"/>
      </w:r>
      <w:r w:rsidDel="00000000" w:rsidR="00000000" w:rsidRPr="00000000">
        <w:rPr>
          <w:rtl w:val="0"/>
        </w:rPr>
        <w:t xml:space="preserve"> </w:t>
      </w:r>
      <w:r w:rsidDel="00000000" w:rsidR="00000000" w:rsidRPr="00000000">
        <w:rPr>
          <w:rtl w:val="0"/>
        </w:rPr>
        <w:t xml:space="preserve">If data are inaccessible</w:t>
      </w:r>
      <w:ins w:author="Brian Nosek" w:id="3" w:date="2025-07-03T16:18:46Z">
        <w:r w:rsidDel="00000000" w:rsidR="00000000" w:rsidRPr="00000000">
          <w:rPr>
            <w:rtl w:val="0"/>
          </w:rPr>
          <w:t xml:space="preserve"> to anyone</w:t>
        </w:r>
      </w:ins>
      <w:r w:rsidDel="00000000" w:rsidR="00000000" w:rsidRPr="00000000">
        <w:rPr>
          <w:rtl w:val="0"/>
        </w:rPr>
        <w:t xml:space="preserve">, then it is not possible to verify that reported results </w:t>
      </w:r>
      <w:r w:rsidDel="00000000" w:rsidR="00000000" w:rsidRPr="00000000">
        <w:rPr>
          <w:rtl w:val="0"/>
        </w:rPr>
        <w:t xml:space="preserve">were</w:t>
      </w:r>
      <w:r w:rsidDel="00000000" w:rsidR="00000000" w:rsidRPr="00000000">
        <w:rPr>
          <w:rtl w:val="0"/>
        </w:rPr>
        <w:t xml:space="preserve"> reported </w:t>
      </w:r>
      <w:ins w:author="Brian Nosek" w:id="4" w:date="2025-07-03T18:30:53Z">
        <w:r w:rsidDel="00000000" w:rsidR="00000000" w:rsidRPr="00000000">
          <w:rPr>
            <w:rtl w:val="0"/>
          </w:rPr>
          <w:t xml:space="preserve">precis</w:t>
        </w:r>
      </w:ins>
      <w:del w:author="Brian Nosek" w:id="4" w:date="2025-07-03T18:30:53Z">
        <w:r w:rsidDel="00000000" w:rsidR="00000000" w:rsidRPr="00000000">
          <w:rPr>
            <w:rtl w:val="0"/>
          </w:rPr>
          <w:delText xml:space="preserve">accurat</w:delText>
        </w:r>
      </w:del>
      <w:r w:rsidDel="00000000" w:rsidR="00000000" w:rsidRPr="00000000">
        <w:rPr>
          <w:rtl w:val="0"/>
        </w:rPr>
        <w:t xml:space="preserve">ely. We define </w:t>
      </w:r>
      <w:r w:rsidDel="00000000" w:rsidR="00000000" w:rsidRPr="00000000">
        <w:rPr>
          <w:i w:val="1"/>
          <w:rtl w:val="0"/>
        </w:rPr>
        <w:t xml:space="preserve">process </w:t>
      </w:r>
      <w:r w:rsidDel="00000000" w:rsidR="00000000" w:rsidRPr="00000000">
        <w:rPr>
          <w:i w:val="1"/>
          <w:rtl w:val="0"/>
        </w:rPr>
        <w:t xml:space="preserve">reproducibility</w:t>
      </w:r>
      <w:r w:rsidDel="00000000" w:rsidR="00000000" w:rsidRPr="00000000">
        <w:rPr>
          <w:rtl w:val="0"/>
        </w:rPr>
        <w:t xml:space="preserve"> as sharing the author-prepared data to enable an independent test of outcome reproducibility</w:t>
      </w:r>
      <w:r w:rsidDel="00000000" w:rsidR="00000000" w:rsidRPr="00000000">
        <w:rPr>
          <w:rtl w:val="0"/>
        </w:rPr>
        <w:t xml:space="preserve">.</w:t>
      </w:r>
      <w:r w:rsidDel="00000000" w:rsidR="00000000" w:rsidRPr="00000000">
        <w:rPr>
          <w:rtl w:val="0"/>
        </w:rPr>
        <w:t xml:space="preserve"> Data sharing rates well below 50%, and sometimes in single digits, have been reported in the fields of Biomedicine, Cancer Biology, Ecology, Business, Economics, and across the Social Sciences more generally.</w:t>
      </w:r>
      <w:hyperlink r:id="rId10">
        <w:r w:rsidDel="00000000" w:rsidR="00000000" w:rsidRPr="00000000">
          <w:rPr>
            <w:shd w:fill="auto" w:val="clear"/>
            <w:vertAlign w:val="superscript"/>
            <w:rtl w:val="0"/>
          </w:rPr>
          <w:t xml:space="preserve">7,11,18–22</w:t>
        </w:r>
      </w:hyperlink>
      <w:r w:rsidDel="00000000" w:rsidR="00000000" w:rsidRPr="00000000">
        <w:rPr>
          <w:rtl w:val="0"/>
        </w:rPr>
        <w:t xml:space="preserve"> </w:t>
      </w:r>
      <w:ins w:author="Brian Nosek" w:id="5" w:date="2025-07-03T16:36:09Z">
        <w:r w:rsidDel="00000000" w:rsidR="00000000" w:rsidRPr="00000000">
          <w:rPr>
            <w:rtl w:val="0"/>
          </w:rPr>
          <w:t xml:space="preserve">Data inaccessibility is a</w:t>
        </w:r>
      </w:ins>
      <w:del w:author="Brian Nosek" w:id="5" w:date="2025-07-03T16:36:09Z">
        <w:r w:rsidDel="00000000" w:rsidR="00000000" w:rsidRPr="00000000">
          <w:rPr>
            <w:rtl w:val="0"/>
          </w:rPr>
          <w:delText xml:space="preserve">Low sharing rates</w:delText>
        </w:r>
        <w:r w:rsidDel="00000000" w:rsidR="00000000" w:rsidRPr="00000000">
          <w:rPr>
            <w:rtl w:val="0"/>
          </w:rPr>
          <w:delText xml:space="preserve"> are</w:delText>
        </w:r>
      </w:del>
      <w:r w:rsidDel="00000000" w:rsidR="00000000" w:rsidRPr="00000000">
        <w:rPr>
          <w:rtl w:val="0"/>
        </w:rPr>
        <w:t xml:space="preserve"> threat</w:t>
      </w:r>
      <w:del w:author="Brian Nosek" w:id="6" w:date="2025-07-03T16:36:18Z">
        <w:r w:rsidDel="00000000" w:rsidR="00000000" w:rsidRPr="00000000">
          <w:rPr>
            <w:rtl w:val="0"/>
          </w:rPr>
          <w:delText xml:space="preserve">s</w:delText>
        </w:r>
      </w:del>
      <w:r w:rsidDel="00000000" w:rsidR="00000000" w:rsidRPr="00000000">
        <w:rPr>
          <w:rtl w:val="0"/>
        </w:rPr>
        <w:t xml:space="preserve"> to research credibility because </w:t>
      </w:r>
      <w:ins w:author="Brian Nosek" w:id="7" w:date="2025-07-03T16:36:24Z">
        <w:r w:rsidDel="00000000" w:rsidR="00000000" w:rsidRPr="00000000">
          <w:rPr>
            <w:rtl w:val="0"/>
          </w:rPr>
          <w:t xml:space="preserve">it</w:t>
        </w:r>
      </w:ins>
      <w:del w:author="Brian Nosek" w:id="7" w:date="2025-07-03T16:36:24Z">
        <w:r w:rsidDel="00000000" w:rsidR="00000000" w:rsidRPr="00000000">
          <w:rPr>
            <w:rtl w:val="0"/>
          </w:rPr>
          <w:delText xml:space="preserve">they</w:delText>
        </w:r>
      </w:del>
      <w:r w:rsidDel="00000000" w:rsidR="00000000" w:rsidRPr="00000000">
        <w:rPr>
          <w:rtl w:val="0"/>
        </w:rPr>
        <w:t xml:space="preserve"> prevent</w:t>
      </w:r>
      <w:ins w:author="Brian Nosek" w:id="8" w:date="2025-07-03T16:36:26Z">
        <w:r w:rsidDel="00000000" w:rsidR="00000000" w:rsidRPr="00000000">
          <w:rPr>
            <w:rtl w:val="0"/>
          </w:rPr>
          <w:t xml:space="preserve">s</w:t>
        </w:r>
      </w:ins>
      <w:r w:rsidDel="00000000" w:rsidR="00000000" w:rsidRPr="00000000">
        <w:rPr>
          <w:rtl w:val="0"/>
        </w:rPr>
        <w:t xml:space="preserve"> verification of </w:t>
      </w:r>
      <w:r w:rsidDel="00000000" w:rsidR="00000000" w:rsidRPr="00000000">
        <w:rPr>
          <w:rtl w:val="0"/>
        </w:rPr>
        <w:t xml:space="preserve">outcome reproducibility</w:t>
      </w:r>
      <w:r w:rsidDel="00000000" w:rsidR="00000000" w:rsidRPr="00000000">
        <w:rPr>
          <w:rtl w:val="0"/>
        </w:rPr>
        <w:t xml:space="preserve">.</w:t>
      </w:r>
      <w:hyperlink r:id="rId11">
        <w:r w:rsidDel="00000000" w:rsidR="00000000" w:rsidRPr="00000000">
          <w:rPr>
            <w:shd w:fill="auto" w:val="clear"/>
            <w:vertAlign w:val="superscript"/>
            <w:rtl w:val="0"/>
          </w:rPr>
          <w:t xml:space="preserve">23</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 part of the</w:t>
      </w:r>
      <w:r w:rsidDel="00000000" w:rsidR="00000000" w:rsidRPr="00000000">
        <w:rPr>
          <w:rtl w:val="0"/>
        </w:rPr>
        <w:t xml:space="preserve"> DARPA-funded Systemizing Confidence in Open Research and Evidence (SCORE) program,</w:t>
      </w:r>
      <w:hyperlink r:id="rId12">
        <w:r w:rsidDel="00000000" w:rsidR="00000000" w:rsidRPr="00000000">
          <w:rPr>
            <w:shd w:fill="auto" w:val="clear"/>
            <w:vertAlign w:val="superscript"/>
            <w:rtl w:val="0"/>
          </w:rPr>
          <w:t xml:space="preserve">24</w:t>
        </w:r>
      </w:hyperlink>
      <w:r w:rsidDel="00000000" w:rsidR="00000000" w:rsidRPr="00000000">
        <w:rPr>
          <w:rtl w:val="0"/>
        </w:rPr>
        <w:t xml:space="preserve"> we conducted a systematic investigation of process and outcome reproducibility in the social and behavioral sciences.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u w:val="single"/>
        </w:rPr>
      </w:pPr>
      <w:r w:rsidDel="00000000" w:rsidR="00000000" w:rsidRPr="00000000">
        <w:rPr>
          <w:u w:val="single"/>
          <w:rtl w:val="0"/>
        </w:rPr>
        <w:t xml:space="preserve">Table 1. 62 journals included in the sampling frame for selecting papers and claims.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b w:val="1"/>
                <w:sz w:val="20"/>
                <w:szCs w:val="20"/>
                <w:rtl w:val="0"/>
              </w:rPr>
              <w:t xml:space="preserve">Business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b w:val="1"/>
                <w:sz w:val="20"/>
                <w:szCs w:val="20"/>
                <w:rtl w:val="0"/>
              </w:rPr>
              <w:t xml:space="preserve">Education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b w:val="1"/>
                <w:sz w:val="20"/>
                <w:szCs w:val="20"/>
                <w:rtl w:val="0"/>
              </w:rPr>
              <w:t xml:space="preserve">Psychology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16"/>
                <w:szCs w:val="16"/>
              </w:rPr>
            </w:pPr>
            <w:r w:rsidDel="00000000" w:rsidR="00000000" w:rsidRPr="00000000">
              <w:rPr>
                <w:sz w:val="16"/>
                <w:szCs w:val="16"/>
                <w:rtl w:val="0"/>
              </w:rPr>
              <w:t xml:space="preserve">Academy of Management Journal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16"/>
                <w:szCs w:val="16"/>
              </w:rPr>
            </w:pPr>
            <w:r w:rsidDel="00000000" w:rsidR="00000000" w:rsidRPr="00000000">
              <w:rPr>
                <w:sz w:val="16"/>
                <w:szCs w:val="16"/>
                <w:rtl w:val="0"/>
              </w:rPr>
              <w:t xml:space="preserve">American Educational Research Journal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16"/>
                <w:szCs w:val="16"/>
              </w:rPr>
            </w:pPr>
            <w:r w:rsidDel="00000000" w:rsidR="00000000" w:rsidRPr="00000000">
              <w:rPr>
                <w:sz w:val="16"/>
                <w:szCs w:val="16"/>
                <w:rtl w:val="0"/>
              </w:rPr>
              <w:t xml:space="preserve">Child Development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16"/>
                <w:szCs w:val="16"/>
              </w:rPr>
            </w:pPr>
            <w:r w:rsidDel="00000000" w:rsidR="00000000" w:rsidRPr="00000000">
              <w:rPr>
                <w:sz w:val="16"/>
                <w:szCs w:val="16"/>
                <w:rtl w:val="0"/>
              </w:rPr>
              <w:t xml:space="preserve">Journal of Business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16"/>
                <w:szCs w:val="16"/>
              </w:rPr>
            </w:pPr>
            <w:r w:rsidDel="00000000" w:rsidR="00000000" w:rsidRPr="00000000">
              <w:rPr>
                <w:sz w:val="16"/>
                <w:szCs w:val="16"/>
                <w:rtl w:val="0"/>
              </w:rPr>
              <w:t xml:space="preserve">Computers and Education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16"/>
                <w:szCs w:val="16"/>
              </w:rPr>
            </w:pPr>
            <w:r w:rsidDel="00000000" w:rsidR="00000000" w:rsidRPr="00000000">
              <w:rPr>
                <w:sz w:val="16"/>
                <w:szCs w:val="16"/>
                <w:rtl w:val="0"/>
              </w:rPr>
              <w:t xml:space="preserve">Clinical Psychological Science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16"/>
                <w:szCs w:val="16"/>
              </w:rPr>
            </w:pPr>
            <w:r w:rsidDel="00000000" w:rsidR="00000000" w:rsidRPr="00000000">
              <w:rPr>
                <w:sz w:val="16"/>
                <w:szCs w:val="16"/>
                <w:rtl w:val="0"/>
              </w:rPr>
              <w:t xml:space="preserve">Journal of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16"/>
                <w:szCs w:val="16"/>
              </w:rPr>
            </w:pPr>
            <w:r w:rsidDel="00000000" w:rsidR="00000000" w:rsidRPr="00000000">
              <w:rPr>
                <w:sz w:val="16"/>
                <w:szCs w:val="16"/>
                <w:rtl w:val="0"/>
              </w:rPr>
              <w:t xml:space="preserve">Contemporary Educational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16"/>
                <w:szCs w:val="16"/>
              </w:rPr>
            </w:pPr>
            <w:r w:rsidDel="00000000" w:rsidR="00000000" w:rsidRPr="00000000">
              <w:rPr>
                <w:sz w:val="16"/>
                <w:szCs w:val="16"/>
                <w:rtl w:val="0"/>
              </w:rPr>
              <w:t xml:space="preserve">Cognition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16"/>
                <w:szCs w:val="16"/>
              </w:rPr>
            </w:pPr>
            <w:r w:rsidDel="00000000" w:rsidR="00000000" w:rsidRPr="00000000">
              <w:rPr>
                <w:sz w:val="16"/>
                <w:szCs w:val="16"/>
                <w:rtl w:val="0"/>
              </w:rPr>
              <w:t xml:space="preserve">Leadership Quarterly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16"/>
                <w:szCs w:val="16"/>
              </w:rPr>
            </w:pPr>
            <w:r w:rsidDel="00000000" w:rsidR="00000000" w:rsidRPr="00000000">
              <w:rPr>
                <w:sz w:val="16"/>
                <w:szCs w:val="16"/>
                <w:rtl w:val="0"/>
              </w:rPr>
              <w:t xml:space="preserve">Educational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16"/>
                <w:szCs w:val="16"/>
              </w:rPr>
            </w:pPr>
            <w:r w:rsidDel="00000000" w:rsidR="00000000" w:rsidRPr="00000000">
              <w:rPr>
                <w:sz w:val="16"/>
                <w:szCs w:val="16"/>
                <w:rtl w:val="0"/>
              </w:rPr>
              <w:t xml:space="preserve">European Journal of Personality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16"/>
                <w:szCs w:val="16"/>
              </w:rPr>
            </w:pPr>
            <w:r w:rsidDel="00000000" w:rsidR="00000000" w:rsidRPr="00000000">
              <w:rPr>
                <w:sz w:val="16"/>
                <w:szCs w:val="16"/>
                <w:rtl w:val="0"/>
              </w:rPr>
              <w:t xml:space="preserve">Management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16"/>
                <w:szCs w:val="16"/>
              </w:rPr>
            </w:pPr>
            <w:r w:rsidDel="00000000" w:rsidR="00000000" w:rsidRPr="00000000">
              <w:rPr>
                <w:sz w:val="16"/>
                <w:szCs w:val="16"/>
                <w:rtl w:val="0"/>
              </w:rPr>
              <w:t xml:space="preserve">Exceptional Children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16"/>
                <w:szCs w:val="16"/>
              </w:rPr>
            </w:pPr>
            <w:r w:rsidDel="00000000" w:rsidR="00000000" w:rsidRPr="00000000">
              <w:rPr>
                <w:sz w:val="16"/>
                <w:szCs w:val="16"/>
                <w:rtl w:val="0"/>
              </w:rPr>
              <w:t xml:space="preserve">Evolution and Human Behavior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16"/>
                <w:szCs w:val="16"/>
              </w:rPr>
            </w:pPr>
            <w:r w:rsidDel="00000000" w:rsidR="00000000" w:rsidRPr="00000000">
              <w:rPr>
                <w:sz w:val="16"/>
                <w:szCs w:val="16"/>
                <w:rtl w:val="0"/>
              </w:rPr>
              <w:t xml:space="preserve">Organization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16"/>
                <w:szCs w:val="16"/>
              </w:rPr>
            </w:pPr>
            <w:r w:rsidDel="00000000" w:rsidR="00000000" w:rsidRPr="00000000">
              <w:rPr>
                <w:sz w:val="16"/>
                <w:szCs w:val="16"/>
                <w:rtl w:val="0"/>
              </w:rPr>
              <w:t xml:space="preserve">Journal of Educational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16"/>
                <w:szCs w:val="16"/>
              </w:rPr>
            </w:pPr>
            <w:r w:rsidDel="00000000" w:rsidR="00000000" w:rsidRPr="00000000">
              <w:rPr>
                <w:sz w:val="16"/>
                <w:szCs w:val="16"/>
                <w:rtl w:val="0"/>
              </w:rPr>
              <w:t xml:space="preserve">Journal of Applied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16"/>
                <w:szCs w:val="16"/>
              </w:rPr>
            </w:pPr>
            <w:r w:rsidDel="00000000" w:rsidR="00000000" w:rsidRPr="00000000">
              <w:rPr>
                <w:sz w:val="16"/>
                <w:szCs w:val="16"/>
                <w:rtl w:val="0"/>
              </w:rPr>
              <w:t xml:space="preserve">Journal of the Academy of Marketing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16"/>
                <w:szCs w:val="16"/>
              </w:rPr>
            </w:pPr>
            <w:r w:rsidDel="00000000" w:rsidR="00000000" w:rsidRPr="00000000">
              <w:rPr>
                <w:sz w:val="16"/>
                <w:szCs w:val="16"/>
                <w:rtl w:val="0"/>
              </w:rPr>
              <w:t xml:space="preserve">Learning and Instruction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16"/>
                <w:szCs w:val="16"/>
              </w:rPr>
            </w:pPr>
            <w:r w:rsidDel="00000000" w:rsidR="00000000" w:rsidRPr="00000000">
              <w:rPr>
                <w:sz w:val="16"/>
                <w:szCs w:val="16"/>
                <w:rtl w:val="0"/>
              </w:rPr>
              <w:t xml:space="preserve">Journal of Consulting and Clinical Psych.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16"/>
                <w:szCs w:val="16"/>
              </w:rPr>
            </w:pPr>
            <w:r w:rsidDel="00000000" w:rsidR="00000000" w:rsidRPr="00000000">
              <w:rPr>
                <w:sz w:val="16"/>
                <w:szCs w:val="16"/>
                <w:rtl w:val="0"/>
              </w:rPr>
              <w:t xml:space="preserve">Journal of Consumer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16"/>
                <w:szCs w:val="16"/>
              </w:rPr>
            </w:pPr>
            <w:r w:rsidDel="00000000" w:rsidR="00000000" w:rsidRPr="00000000">
              <w:rPr>
                <w:sz w:val="16"/>
                <w:szCs w:val="16"/>
                <w:rtl w:val="0"/>
              </w:rPr>
              <w:t xml:space="preserve">Journal of Environmental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16"/>
                <w:szCs w:val="16"/>
              </w:rPr>
            </w:pPr>
            <w:r w:rsidDel="00000000" w:rsidR="00000000" w:rsidRPr="00000000">
              <w:rPr>
                <w:sz w:val="16"/>
                <w:szCs w:val="16"/>
                <w:rtl w:val="0"/>
              </w:rPr>
              <w:t xml:space="preserve">Journal of Marketing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16"/>
                <w:szCs w:val="16"/>
              </w:rPr>
            </w:pPr>
            <w:r w:rsidDel="00000000" w:rsidR="00000000" w:rsidRPr="00000000">
              <w:rPr>
                <w:sz w:val="16"/>
                <w:szCs w:val="16"/>
                <w:rtl w:val="0"/>
              </w:rPr>
              <w:t xml:space="preserve">Journal of Experimental Psychology: General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16"/>
                <w:szCs w:val="16"/>
              </w:rPr>
            </w:pPr>
            <w:r w:rsidDel="00000000" w:rsidR="00000000" w:rsidRPr="00000000">
              <w:rPr>
                <w:sz w:val="16"/>
                <w:szCs w:val="16"/>
                <w:rtl w:val="0"/>
              </w:rPr>
              <w:t xml:space="preserve">Journal of Marketing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16"/>
                <w:szCs w:val="16"/>
              </w:rPr>
            </w:pPr>
            <w:r w:rsidDel="00000000" w:rsidR="00000000" w:rsidRPr="00000000">
              <w:rPr>
                <w:sz w:val="16"/>
                <w:szCs w:val="16"/>
                <w:rtl w:val="0"/>
              </w:rPr>
              <w:t xml:space="preserve">Journal of Experimental Social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16"/>
                <w:szCs w:val="16"/>
              </w:rPr>
            </w:pPr>
            <w:r w:rsidDel="00000000" w:rsidR="00000000" w:rsidRPr="00000000">
              <w:rPr>
                <w:sz w:val="16"/>
                <w:szCs w:val="16"/>
                <w:rtl w:val="0"/>
              </w:rPr>
              <w:t xml:space="preserve">Journal of Organizational Behavior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16"/>
                <w:szCs w:val="16"/>
              </w:rPr>
            </w:pPr>
            <w:r w:rsidDel="00000000" w:rsidR="00000000" w:rsidRPr="00000000">
              <w:rPr>
                <w:sz w:val="16"/>
                <w:szCs w:val="16"/>
                <w:rtl w:val="0"/>
              </w:rPr>
              <w:t xml:space="preserve">Journal of Personality and Social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16"/>
                <w:szCs w:val="16"/>
              </w:rPr>
            </w:pPr>
            <w:r w:rsidDel="00000000" w:rsidR="00000000" w:rsidRPr="00000000">
              <w:rPr>
                <w:sz w:val="16"/>
                <w:szCs w:val="16"/>
                <w:rtl w:val="0"/>
              </w:rPr>
              <w:t xml:space="preserve">Org. Behavior and Human Decision Processes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16"/>
                <w:szCs w:val="16"/>
              </w:rPr>
            </w:pPr>
            <w:r w:rsidDel="00000000" w:rsidR="00000000" w:rsidRPr="00000000">
              <w:rPr>
                <w:sz w:val="16"/>
                <w:szCs w:val="16"/>
                <w:rtl w:val="0"/>
              </w:rPr>
              <w:t xml:space="preserve">Psychological Science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16"/>
                <w:szCs w:val="16"/>
              </w:rPr>
            </w:pPr>
            <w:r w:rsidDel="00000000" w:rsidR="00000000" w:rsidRPr="00000000">
              <w:rPr>
                <w:sz w:val="16"/>
                <w:szCs w:val="16"/>
                <w:rtl w:val="0"/>
              </w:rPr>
              <w:t xml:space="preserve">Health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16"/>
                <w:szCs w:val="16"/>
              </w:rPr>
            </w:pPr>
            <w:r w:rsidDel="00000000" w:rsidR="00000000" w:rsidRPr="00000000">
              <w:rPr>
                <w:sz w:val="16"/>
                <w:szCs w:val="16"/>
                <w:rtl w:val="0"/>
              </w:rPr>
              <w:t xml:space="preserve">Psychological Medicine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16"/>
                <w:szCs w:val="16"/>
              </w:rPr>
            </w:pPr>
            <w:r w:rsidDel="00000000" w:rsidR="00000000" w:rsidRPr="00000000">
              <w:rPr>
                <w:sz w:val="16"/>
                <w:szCs w:val="16"/>
                <w:rtl w:val="0"/>
              </w:rPr>
              <w:t xml:space="preserve">Social Science and Medicine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b w:val="1"/>
                <w:sz w:val="20"/>
                <w:szCs w:val="20"/>
                <w:rtl w:val="0"/>
              </w:rPr>
              <w:t xml:space="preserve">Economics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b w:val="1"/>
                <w:sz w:val="20"/>
                <w:szCs w:val="20"/>
                <w:rtl w:val="0"/>
              </w:rPr>
              <w:t xml:space="preserve">Political Science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b w:val="1"/>
                <w:sz w:val="20"/>
                <w:szCs w:val="20"/>
                <w:rtl w:val="0"/>
              </w:rPr>
              <w:t xml:space="preserve">Sociology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16"/>
                <w:szCs w:val="16"/>
              </w:rPr>
            </w:pPr>
            <w:r w:rsidDel="00000000" w:rsidR="00000000" w:rsidRPr="00000000">
              <w:rPr>
                <w:sz w:val="16"/>
                <w:szCs w:val="16"/>
                <w:rtl w:val="0"/>
              </w:rPr>
              <w:t xml:space="preserve">American Economic Journal: Applied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sz w:val="16"/>
                <w:szCs w:val="16"/>
              </w:rPr>
            </w:pPr>
            <w:r w:rsidDel="00000000" w:rsidR="00000000" w:rsidRPr="00000000">
              <w:rPr>
                <w:sz w:val="16"/>
                <w:szCs w:val="16"/>
                <w:rtl w:val="0"/>
              </w:rPr>
              <w:t xml:space="preserve">American Journal of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sz w:val="16"/>
                <w:szCs w:val="16"/>
              </w:rPr>
            </w:pPr>
            <w:r w:rsidDel="00000000" w:rsidR="00000000" w:rsidRPr="00000000">
              <w:rPr>
                <w:sz w:val="16"/>
                <w:szCs w:val="16"/>
                <w:rtl w:val="0"/>
              </w:rPr>
              <w:t xml:space="preserve">American Journal of Sociology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16"/>
                <w:szCs w:val="16"/>
              </w:rPr>
            </w:pPr>
            <w:r w:rsidDel="00000000" w:rsidR="00000000" w:rsidRPr="00000000">
              <w:rPr>
                <w:sz w:val="16"/>
                <w:szCs w:val="16"/>
                <w:rtl w:val="0"/>
              </w:rPr>
              <w:t xml:space="preserve">American Economic 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16"/>
                <w:szCs w:val="16"/>
              </w:rPr>
            </w:pPr>
            <w:r w:rsidDel="00000000" w:rsidR="00000000" w:rsidRPr="00000000">
              <w:rPr>
                <w:sz w:val="16"/>
                <w:szCs w:val="16"/>
                <w:rtl w:val="0"/>
              </w:rPr>
              <w:t xml:space="preserve">American Political Science 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16"/>
                <w:szCs w:val="16"/>
              </w:rPr>
            </w:pPr>
            <w:r w:rsidDel="00000000" w:rsidR="00000000" w:rsidRPr="00000000">
              <w:rPr>
                <w:sz w:val="16"/>
                <w:szCs w:val="16"/>
                <w:rtl w:val="0"/>
              </w:rPr>
              <w:t xml:space="preserve">American Sociological Review</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16"/>
                <w:szCs w:val="16"/>
              </w:rPr>
            </w:pPr>
            <w:r w:rsidDel="00000000" w:rsidR="00000000" w:rsidRPr="00000000">
              <w:rPr>
                <w:sz w:val="16"/>
                <w:szCs w:val="16"/>
                <w:rtl w:val="0"/>
              </w:rPr>
              <w:t xml:space="preserve">Econometrica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16"/>
                <w:szCs w:val="16"/>
              </w:rPr>
            </w:pPr>
            <w:r w:rsidDel="00000000" w:rsidR="00000000" w:rsidRPr="00000000">
              <w:rPr>
                <w:sz w:val="16"/>
                <w:szCs w:val="16"/>
                <w:rtl w:val="0"/>
              </w:rPr>
              <w:t xml:space="preserve">British Journal of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16"/>
                <w:szCs w:val="16"/>
              </w:rPr>
            </w:pPr>
            <w:r w:rsidDel="00000000" w:rsidR="00000000" w:rsidRPr="00000000">
              <w:rPr>
                <w:sz w:val="16"/>
                <w:szCs w:val="16"/>
                <w:rtl w:val="0"/>
              </w:rPr>
              <w:t xml:space="preserve">Demography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16"/>
                <w:szCs w:val="16"/>
              </w:rPr>
            </w:pPr>
            <w:r w:rsidDel="00000000" w:rsidR="00000000" w:rsidRPr="00000000">
              <w:rPr>
                <w:sz w:val="16"/>
                <w:szCs w:val="16"/>
                <w:rtl w:val="0"/>
              </w:rPr>
              <w:t xml:space="preserve">Experimental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16"/>
                <w:szCs w:val="16"/>
              </w:rPr>
            </w:pPr>
            <w:r w:rsidDel="00000000" w:rsidR="00000000" w:rsidRPr="00000000">
              <w:rPr>
                <w:sz w:val="16"/>
                <w:szCs w:val="16"/>
                <w:rtl w:val="0"/>
              </w:rPr>
              <w:t xml:space="preserve">Comparative Political Studies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16"/>
                <w:szCs w:val="16"/>
              </w:rPr>
            </w:pPr>
            <w:r w:rsidDel="00000000" w:rsidR="00000000" w:rsidRPr="00000000">
              <w:rPr>
                <w:sz w:val="16"/>
                <w:szCs w:val="16"/>
                <w:rtl w:val="0"/>
              </w:rPr>
              <w:t xml:space="preserve">European Sociological Review</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sz w:val="16"/>
                <w:szCs w:val="16"/>
              </w:rPr>
            </w:pPr>
            <w:r w:rsidDel="00000000" w:rsidR="00000000" w:rsidRPr="00000000">
              <w:rPr>
                <w:sz w:val="16"/>
                <w:szCs w:val="16"/>
                <w:rtl w:val="0"/>
              </w:rPr>
              <w:t xml:space="preserve">Journal of Finance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sz w:val="16"/>
                <w:szCs w:val="16"/>
              </w:rPr>
            </w:pPr>
            <w:r w:rsidDel="00000000" w:rsidR="00000000" w:rsidRPr="00000000">
              <w:rPr>
                <w:sz w:val="16"/>
                <w:szCs w:val="16"/>
                <w:rtl w:val="0"/>
              </w:rPr>
              <w:t xml:space="preserve">Journal of Conflict Resolution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16"/>
                <w:szCs w:val="16"/>
              </w:rPr>
            </w:pPr>
            <w:r w:rsidDel="00000000" w:rsidR="00000000" w:rsidRPr="00000000">
              <w:rPr>
                <w:sz w:val="16"/>
                <w:szCs w:val="16"/>
                <w:rtl w:val="0"/>
              </w:rPr>
              <w:t xml:space="preserve">Journal of Marriage and Family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16"/>
                <w:szCs w:val="16"/>
              </w:rPr>
            </w:pPr>
            <w:r w:rsidDel="00000000" w:rsidR="00000000" w:rsidRPr="00000000">
              <w:rPr>
                <w:sz w:val="16"/>
                <w:szCs w:val="16"/>
                <w:rtl w:val="0"/>
              </w:rPr>
              <w:t xml:space="preserve">Journal of Financial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sz w:val="16"/>
                <w:szCs w:val="16"/>
              </w:rPr>
            </w:pPr>
            <w:r w:rsidDel="00000000" w:rsidR="00000000" w:rsidRPr="00000000">
              <w:rPr>
                <w:sz w:val="16"/>
                <w:szCs w:val="16"/>
                <w:rtl w:val="0"/>
              </w:rPr>
              <w:t xml:space="preserve">Journal of Experimental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sz w:val="16"/>
                <w:szCs w:val="16"/>
              </w:rPr>
            </w:pPr>
            <w:r w:rsidDel="00000000" w:rsidR="00000000" w:rsidRPr="00000000">
              <w:rPr>
                <w:sz w:val="16"/>
                <w:szCs w:val="16"/>
                <w:rtl w:val="0"/>
              </w:rPr>
              <w:t xml:space="preserve">Social Forces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sz w:val="16"/>
                <w:szCs w:val="16"/>
              </w:rPr>
            </w:pPr>
            <w:r w:rsidDel="00000000" w:rsidR="00000000" w:rsidRPr="00000000">
              <w:rPr>
                <w:sz w:val="16"/>
                <w:szCs w:val="16"/>
                <w:rtl w:val="0"/>
              </w:rPr>
              <w:t xml:space="preserve">Journal of Labor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sz w:val="16"/>
                <w:szCs w:val="16"/>
              </w:rPr>
            </w:pPr>
            <w:r w:rsidDel="00000000" w:rsidR="00000000" w:rsidRPr="00000000">
              <w:rPr>
                <w:sz w:val="16"/>
                <w:szCs w:val="16"/>
                <w:rtl w:val="0"/>
              </w:rPr>
              <w:t xml:space="preserve">World Politics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16"/>
                <w:szCs w:val="16"/>
              </w:rPr>
            </w:pPr>
            <w:r w:rsidDel="00000000" w:rsidR="00000000" w:rsidRPr="00000000">
              <w:rPr>
                <w:sz w:val="16"/>
                <w:szCs w:val="16"/>
                <w:rtl w:val="0"/>
              </w:rPr>
              <w:t xml:space="preserve">Criminology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sz w:val="16"/>
                <w:szCs w:val="16"/>
              </w:rPr>
            </w:pPr>
            <w:r w:rsidDel="00000000" w:rsidR="00000000" w:rsidRPr="00000000">
              <w:rPr>
                <w:sz w:val="16"/>
                <w:szCs w:val="16"/>
                <w:rtl w:val="0"/>
              </w:rPr>
              <w:t xml:space="preserve">Journal of Political Economy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sz w:val="16"/>
                <w:szCs w:val="16"/>
              </w:rPr>
            </w:pPr>
            <w:r w:rsidDel="00000000" w:rsidR="00000000" w:rsidRPr="00000000">
              <w:rPr>
                <w:sz w:val="16"/>
                <w:szCs w:val="16"/>
                <w:rtl w:val="0"/>
              </w:rPr>
              <w:t xml:space="preserve">Journal of Public Admin. Research and Theory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sz w:val="16"/>
                <w:szCs w:val="16"/>
              </w:rPr>
            </w:pPr>
            <w:r w:rsidDel="00000000" w:rsidR="00000000" w:rsidRPr="00000000">
              <w:rPr>
                <w:sz w:val="16"/>
                <w:szCs w:val="16"/>
                <w:rtl w:val="0"/>
              </w:rPr>
              <w:t xml:space="preserve">Law and Human Behavior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sz w:val="16"/>
                <w:szCs w:val="16"/>
              </w:rPr>
            </w:pPr>
            <w:r w:rsidDel="00000000" w:rsidR="00000000" w:rsidRPr="00000000">
              <w:rPr>
                <w:sz w:val="16"/>
                <w:szCs w:val="16"/>
                <w:rtl w:val="0"/>
              </w:rPr>
              <w:t xml:space="preserve">Quarterly Journal of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16"/>
                <w:szCs w:val="16"/>
              </w:rPr>
            </w:pPr>
            <w:r w:rsidDel="00000000" w:rsidR="00000000" w:rsidRPr="00000000">
              <w:rPr>
                <w:sz w:val="16"/>
                <w:szCs w:val="16"/>
                <w:rtl w:val="0"/>
              </w:rPr>
              <w:t xml:space="preserve">Public Administration 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16"/>
                <w:szCs w:val="16"/>
              </w:rPr>
            </w:pPr>
            <w:r w:rsidDel="00000000" w:rsidR="00000000" w:rsidRPr="00000000">
              <w:rPr>
                <w:sz w:val="16"/>
                <w:szCs w:val="16"/>
                <w:rtl w:val="0"/>
              </w:rPr>
              <w:t xml:space="preserve">Review of Financial Studies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16"/>
                <w:szCs w:val="16"/>
              </w:rPr>
            </w:pPr>
            <w:r w:rsidDel="00000000" w:rsidR="00000000" w:rsidRPr="00000000">
              <w:rPr>
                <w:sz w:val="16"/>
                <w:szCs w:val="16"/>
                <w:rtl w:val="0"/>
              </w:rPr>
              <w:t xml:space="preserve">World Development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16"/>
                <w:szCs w:val="16"/>
              </w:rPr>
            </w:pPr>
            <w:r w:rsidDel="00000000" w:rsidR="00000000" w:rsidRPr="00000000">
              <w:rPr>
                <w:rtl w:val="0"/>
              </w:rPr>
            </w:r>
          </w:p>
        </w:tc>
      </w:tr>
    </w:tbl>
    <w:p w:rsidR="00000000" w:rsidDel="00000000" w:rsidP="00000000" w:rsidRDefault="00000000" w:rsidRPr="00000000" w14:paraId="0000006B">
      <w:pPr>
        <w:rPr/>
      </w:pPr>
      <w:r w:rsidDel="00000000" w:rsidR="00000000" w:rsidRPr="00000000">
        <w:rPr>
          <w:i w:val="1"/>
          <w:sz w:val="20"/>
          <w:szCs w:val="20"/>
          <w:rtl w:val="0"/>
        </w:rPr>
        <w:t xml:space="preserve">Caption: For primary reporting, Economics and Finance were combined as “Economics,” Sociology and Criminology were combined as “Sociology,” Management, Marketing, and Organizational Behavior were combined as “Business,” Psychology and Health were combined as “Psychology,” and Political Science and Public Administration were combined as “Political Science.” Outcomes are reported separately by subdiscipline in the supporting information.</w:t>
      </w:r>
      <w:r w:rsidDel="00000000" w:rsidR="00000000" w:rsidRPr="00000000">
        <w:rPr>
          <w:rtl w:val="0"/>
        </w:rPr>
      </w:r>
    </w:p>
    <w:p w:rsidR="00000000" w:rsidDel="00000000" w:rsidP="00000000" w:rsidRDefault="00000000" w:rsidRPr="00000000" w14:paraId="0000006C">
      <w:pPr>
        <w:pStyle w:val="Heading1"/>
        <w:rPr/>
      </w:pPr>
      <w:bookmarkStart w:colFirst="0" w:colLast="0" w:name="_gfezqw5lekfc" w:id="1"/>
      <w:bookmarkEnd w:id="1"/>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6D">
      <w:pPr>
        <w:pStyle w:val="Heading2"/>
        <w:rPr/>
      </w:pPr>
      <w:bookmarkStart w:colFirst="0" w:colLast="0" w:name="_vk9272fxon4x" w:id="2"/>
      <w:bookmarkEnd w:id="2"/>
      <w:r w:rsidDel="00000000" w:rsidR="00000000" w:rsidRPr="00000000">
        <w:rPr>
          <w:rtl w:val="0"/>
        </w:rPr>
        <w:t xml:space="preserve">Process reproducibility</w:t>
      </w:r>
    </w:p>
    <w:p w:rsidR="00000000" w:rsidDel="00000000" w:rsidP="00000000" w:rsidRDefault="00000000" w:rsidRPr="00000000" w14:paraId="0000006E">
      <w:pPr>
        <w:rPr/>
      </w:pPr>
      <w:r w:rsidDel="00000000" w:rsidR="00000000" w:rsidRPr="00000000">
        <w:rPr>
          <w:rtl w:val="0"/>
        </w:rPr>
        <w:t xml:space="preserve">We assessed process reproducibility of {n_papers_assess_process_repro} papers from a stratified random sample published from 2009 to 2018 in {n_journals} journals across the social and behavioral sciences (Table 1).</w:t>
      </w:r>
      <w:r w:rsidDel="00000000" w:rsidR="00000000" w:rsidRPr="00000000">
        <w:rPr>
          <w:rtl w:val="0"/>
        </w:rPr>
        <w:t xml:space="preserve"> </w:t>
      </w:r>
      <w:r w:rsidDel="00000000" w:rsidR="00000000" w:rsidRPr="00000000">
        <w:rPr>
          <w:rtl w:val="0"/>
        </w:rPr>
        <w:t xml:space="preserve">For each</w:t>
      </w:r>
      <w:r w:rsidDel="00000000" w:rsidR="00000000" w:rsidRPr="00000000">
        <w:rPr>
          <w:rtl w:val="0"/>
        </w:rPr>
        <w:t xml:space="preserve"> paper</w:t>
      </w:r>
      <w:r w:rsidDel="00000000" w:rsidR="00000000" w:rsidRPr="00000000">
        <w:rPr>
          <w:rtl w:val="0"/>
        </w:rPr>
        <w:t xml:space="preserve">, we searched for data collected or prepared by the original author(s) </w:t>
      </w:r>
      <w:r w:rsidDel="00000000" w:rsidR="00000000" w:rsidRPr="00000000">
        <w:rPr>
          <w:rtl w:val="0"/>
        </w:rPr>
        <w:t xml:space="preserve">for the analyses</w:t>
      </w:r>
      <w:r w:rsidDel="00000000" w:rsidR="00000000" w:rsidRPr="00000000">
        <w:rPr>
          <w:rtl w:val="0"/>
        </w:rPr>
        <w:t xml:space="preserve"> reported in the paper. This </w:t>
      </w:r>
      <w:r w:rsidDel="00000000" w:rsidR="00000000" w:rsidRPr="00000000">
        <w:rPr>
          <w:i w:val="1"/>
          <w:rtl w:val="0"/>
        </w:rPr>
        <w:t xml:space="preserve">author-generated</w:t>
      </w:r>
      <w:r w:rsidDel="00000000" w:rsidR="00000000" w:rsidRPr="00000000">
        <w:rPr>
          <w:rtl w:val="0"/>
        </w:rPr>
        <w:t xml:space="preserve"> data </w:t>
      </w:r>
      <w:r w:rsidDel="00000000" w:rsidR="00000000" w:rsidRPr="00000000">
        <w:rPr>
          <w:rtl w:val="0"/>
        </w:rPr>
        <w:t xml:space="preserve">was</w:t>
      </w:r>
      <w:r w:rsidDel="00000000" w:rsidR="00000000" w:rsidRPr="00000000">
        <w:rPr>
          <w:rtl w:val="0"/>
        </w:rPr>
        <w:t xml:space="preserve"> considered shared if </w:t>
      </w:r>
      <w:r w:rsidDel="00000000" w:rsidR="00000000" w:rsidRPr="00000000">
        <w:rPr>
          <w:rtl w:val="0"/>
        </w:rPr>
        <w:t xml:space="preserve">it was</w:t>
      </w:r>
      <w:r w:rsidDel="00000000" w:rsidR="00000000" w:rsidRPr="00000000">
        <w:rPr>
          <w:rtl w:val="0"/>
        </w:rPr>
        <w:t xml:space="preserve"> publicly available, or made accessible by the authors after we requested </w:t>
      </w:r>
      <w:r w:rsidDel="00000000" w:rsidR="00000000" w:rsidRPr="00000000">
        <w:rPr>
          <w:rtl w:val="0"/>
        </w:rPr>
        <w:t xml:space="preserve">it</w:t>
      </w:r>
      <w:r w:rsidDel="00000000" w:rsidR="00000000" w:rsidRPr="00000000">
        <w:rPr>
          <w:rtl w:val="0"/>
        </w:rPr>
        <w:t xml:space="preserve">. We examined the paper and supplementary materials for the data and links to repositories, and we recorded whether authors explicitly stated that some or all of the original data sources were restricted or unable to be shared </w:t>
      </w:r>
      <w:r w:rsidDel="00000000" w:rsidR="00000000" w:rsidRPr="00000000">
        <w:rPr>
          <w:rtl w:val="0"/>
        </w:rPr>
        <w:t xml:space="preserve">due to</w:t>
      </w:r>
      <w:r w:rsidDel="00000000" w:rsidR="00000000" w:rsidRPr="00000000">
        <w:rPr>
          <w:rtl w:val="0"/>
        </w:rPr>
        <w:t xml:space="preserve"> ethical or legal reasons. Restricted data was counted as not available. We did not code whether </w:t>
      </w:r>
      <w:r w:rsidDel="00000000" w:rsidR="00000000" w:rsidRPr="00000000">
        <w:rPr>
          <w:i w:val="1"/>
          <w:rtl w:val="0"/>
        </w:rPr>
        <w:t xml:space="preserve">source</w:t>
      </w:r>
      <w:r w:rsidDel="00000000" w:rsidR="00000000" w:rsidRPr="00000000">
        <w:rPr>
          <w:rtl w:val="0"/>
        </w:rPr>
        <w:t xml:space="preserve"> data were available (existing data sources not prepared specifically for the paper; e.g., Consumer Price Index, U.S. Bureau of Labor Statistics). We conducted a similar search for analytic code that appeared to produce the analyses reported in the paper.</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We obtained both data and code for </w:t>
      </w:r>
      <w:r w:rsidDel="00000000" w:rsidR="00000000" w:rsidRPr="00000000">
        <w:rPr>
          <w:rtl w:val="0"/>
        </w:rPr>
        <w:t xml:space="preserve">{n_papers_data_and_code_available}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{p_papers_data_and_code_available}</w:t>
      </w:r>
      <w:r w:rsidDel="00000000" w:rsidR="00000000" w:rsidRPr="00000000">
        <w:rPr>
          <w:rtl w:val="0"/>
        </w:rPr>
        <w:t xml:space="preserve">),</w:t>
      </w:r>
      <w:r w:rsidDel="00000000" w:rsidR="00000000" w:rsidRPr="00000000">
        <w:rPr>
          <w:rtl w:val="0"/>
        </w:rPr>
        <w:t xml:space="preserve"> just data for </w:t>
      </w:r>
      <w:r w:rsidDel="00000000" w:rsidR="00000000" w:rsidRPr="00000000">
        <w:rPr>
          <w:rtl w:val="0"/>
        </w:rPr>
        <w:t xml:space="preserve">{n_papers_data_only_available}</w:t>
      </w:r>
      <w:r w:rsidDel="00000000" w:rsidR="00000000" w:rsidRPr="00000000">
        <w:rPr>
          <w:rtl w:val="0"/>
        </w:rPr>
        <w:t xml:space="preserve"> (</w:t>
      </w:r>
      <w:r w:rsidDel="00000000" w:rsidR="00000000" w:rsidRPr="00000000">
        <w:rPr>
          <w:rtl w:val="0"/>
        </w:rPr>
        <w:t xml:space="preserve">{p_papers_data_only_available}</w:t>
      </w:r>
      <w:r w:rsidDel="00000000" w:rsidR="00000000" w:rsidRPr="00000000">
        <w:rPr>
          <w:rtl w:val="0"/>
        </w:rPr>
        <w:t xml:space="preserve">), just code for </w:t>
      </w:r>
      <w:r w:rsidDel="00000000" w:rsidR="00000000" w:rsidRPr="00000000">
        <w:rPr>
          <w:rtl w:val="0"/>
        </w:rPr>
        <w:t xml:space="preserve">{n_papers_code_only_available}</w:t>
      </w:r>
      <w:r w:rsidDel="00000000" w:rsidR="00000000" w:rsidRPr="00000000">
        <w:rPr>
          <w:rtl w:val="0"/>
        </w:rPr>
        <w:t xml:space="preserve"> (</w:t>
      </w:r>
      <w:r w:rsidDel="00000000" w:rsidR="00000000" w:rsidRPr="00000000">
        <w:rPr>
          <w:rtl w:val="0"/>
        </w:rPr>
        <w:t xml:space="preserve">{p_papers_code_only_available}</w:t>
      </w:r>
      <w:r w:rsidDel="00000000" w:rsidR="00000000" w:rsidRPr="00000000">
        <w:rPr>
          <w:rtl w:val="0"/>
        </w:rPr>
        <w:t xml:space="preserve">), and neither for </w:t>
      </w:r>
      <w:r w:rsidDel="00000000" w:rsidR="00000000" w:rsidRPr="00000000">
        <w:rPr>
          <w:rtl w:val="0"/>
        </w:rPr>
        <w:t xml:space="preserve">{n_papers_neither_code_nor_data_available} </w:t>
      </w:r>
      <w:r w:rsidDel="00000000" w:rsidR="00000000" w:rsidRPr="00000000">
        <w:rPr>
          <w:rtl w:val="0"/>
        </w:rPr>
        <w:t xml:space="preserve">(</w:t>
      </w:r>
      <w:r w:rsidDel="00000000" w:rsidR="00000000" w:rsidRPr="00000000">
        <w:rPr>
          <w:rtl w:val="0"/>
        </w:rPr>
        <w:t xml:space="preserve">{p_papers_neither_code_nor_data_available}</w:t>
      </w: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Based on our criterion of obtaining at least data, this means that </w:t>
      </w:r>
      <w:r w:rsidDel="00000000" w:rsidR="00000000" w:rsidRPr="00000000">
        <w:rPr>
          <w:rtl w:val="0"/>
        </w:rPr>
        <w:t xml:space="preserve">{n_papers_data_available} </w:t>
      </w:r>
      <w:r w:rsidDel="00000000" w:rsidR="00000000" w:rsidRPr="00000000">
        <w:rPr>
          <w:rtl w:val="0"/>
        </w:rPr>
        <w:t xml:space="preserve">achieved process reproducibility and </w:t>
      </w:r>
      <w:r w:rsidDel="00000000" w:rsidR="00000000" w:rsidRPr="00000000">
        <w:rPr>
          <w:rtl w:val="0"/>
        </w:rPr>
        <w:t xml:space="preserve">{n_papers_data_unavailable} did not</w:t>
      </w:r>
      <w:r w:rsidDel="00000000" w:rsidR="00000000" w:rsidRPr="00000000">
        <w:rPr>
          <w:rtl w:val="0"/>
        </w:rPr>
        <w:t xml:space="preserve">, </w:t>
      </w:r>
      <w:r w:rsidDel="00000000" w:rsidR="00000000" w:rsidRPr="00000000">
        <w:rPr>
          <w:rtl w:val="0"/>
        </w:rPr>
        <w:t xml:space="preserve">{p_papers_data_available}</w:t>
      </w:r>
      <w:r w:rsidDel="00000000" w:rsidR="00000000" w:rsidRPr="00000000">
        <w:rPr>
          <w:rtl w:val="0"/>
        </w:rPr>
        <w:t xml:space="preserve">. Using a criterion for process reproducibility based only on data availability means that it is, in principle, possible to reanalyze the data to assess outcome reproducibility. A more stringent criterion of data and code availability (</w:t>
      </w:r>
      <w:r w:rsidDel="00000000" w:rsidR="00000000" w:rsidRPr="00000000">
        <w:rPr>
          <w:rtl w:val="0"/>
        </w:rPr>
        <w:t xml:space="preserve">{p_papers_data_and_code_available}</w:t>
      </w:r>
      <w:r w:rsidDel="00000000" w:rsidR="00000000" w:rsidRPr="00000000">
        <w:rPr>
          <w:rtl w:val="0"/>
        </w:rPr>
        <w:t xml:space="preserve">) adds the benefits of ease and direct examination of original code to evaluate outcome reproducibility.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u w:val="single"/>
          <w:rtl w:val="0"/>
        </w:rPr>
        <w:t xml:space="preserve">Figure 1</w:t>
      </w:r>
      <w:r w:rsidDel="00000000" w:rsidR="00000000" w:rsidRPr="00000000">
        <w:rPr>
          <w:u w:val="single"/>
          <w:rtl w:val="0"/>
        </w:rPr>
        <w:t xml:space="preserve">.</w:t>
      </w:r>
      <w:r w:rsidDel="00000000" w:rsidR="00000000" w:rsidRPr="00000000">
        <w:rPr>
          <w:u w:val="single"/>
          <w:rtl w:val="0"/>
        </w:rPr>
        <w:t xml:space="preserve"> Process reproducibility success rates by year of publication.</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{figure_1}</w:t>
      </w:r>
    </w:p>
    <w:p w:rsidR="00000000" w:rsidDel="00000000" w:rsidP="00000000" w:rsidRDefault="00000000" w:rsidRPr="00000000" w14:paraId="00000076">
      <w:pPr>
        <w:rPr>
          <w:i w:val="1"/>
        </w:rPr>
      </w:pPr>
      <w:r w:rsidDel="00000000" w:rsidR="00000000" w:rsidRPr="00000000">
        <w:rPr>
          <w:i w:val="1"/>
          <w:sz w:val="20"/>
          <w:szCs w:val="20"/>
          <w:rtl w:val="0"/>
        </w:rPr>
        <w:t xml:space="preserve">Caption</w:t>
      </w:r>
      <w:r w:rsidDel="00000000" w:rsidR="00000000" w:rsidRPr="00000000">
        <w:rPr>
          <w:i w:val="1"/>
          <w:sz w:val="20"/>
          <w:szCs w:val="20"/>
          <w:rtl w:val="0"/>
        </w:rPr>
        <w:t xml:space="preserve">: The left panel shows data and code availability as a percentage of papers; the right panel shows raw counts of papers with data and code available and not available. Note that middle purple and middle red reflect restricted data, which did not count as available data for process reproducibility, but might be accessible in principle.</w:t>
      </w:r>
      <w:r w:rsidDel="00000000" w:rsidR="00000000" w:rsidRPr="00000000">
        <w:rPr>
          <w:rtl w:val="0"/>
        </w:rPr>
      </w:r>
    </w:p>
    <w:p w:rsidR="00000000" w:rsidDel="00000000" w:rsidP="00000000" w:rsidRDefault="00000000" w:rsidRPr="00000000" w14:paraId="00000077">
      <w:pPr>
        <w:pStyle w:val="Heading2"/>
        <w:rPr/>
      </w:pPr>
      <w:bookmarkStart w:colFirst="0" w:colLast="0" w:name="_qb84x2baaqgv" w:id="3"/>
      <w:bookmarkEnd w:id="3"/>
      <w:r w:rsidDel="00000000" w:rsidR="00000000" w:rsidRPr="00000000">
        <w:rPr>
          <w:rtl w:val="0"/>
        </w:rPr>
        <w:t xml:space="preserve">Process reproducibility by year of original publication</w:t>
      </w:r>
    </w:p>
    <w:p w:rsidR="00000000" w:rsidDel="00000000" w:rsidP="00000000" w:rsidRDefault="00000000" w:rsidRPr="00000000" w14:paraId="00000078">
      <w:pPr>
        <w:rPr/>
      </w:pPr>
      <w:r w:rsidDel="00000000" w:rsidR="00000000" w:rsidRPr="00000000">
        <w:rPr>
          <w:rtl w:val="0"/>
        </w:rPr>
        <w:t xml:space="preserve">Prior investigations suggest that data and code availability is higher for more recent papers </w:t>
      </w:r>
      <w:r w:rsidDel="00000000" w:rsidR="00000000" w:rsidRPr="00000000">
        <w:rPr>
          <w:rFonts w:ascii="Calibri" w:cs="Calibri" w:eastAsia="Calibri" w:hAnsi="Calibri"/>
          <w:color w:val="0a0a0a"/>
          <w:sz w:val="24"/>
          <w:szCs w:val="24"/>
          <w:rtl w:val="0"/>
        </w:rPr>
        <w:t xml:space="preserve">–</w:t>
      </w:r>
      <w:r w:rsidDel="00000000" w:rsidR="00000000" w:rsidRPr="00000000">
        <w:rPr>
          <w:rtl w:val="0"/>
        </w:rPr>
        <w:t xml:space="preserve"> perhaps due to poor archival practices that lead to data loss over time, and also to standards in data sharing improving over </w:t>
      </w:r>
      <w:commentRangeStart w:id="3"/>
      <w:r w:rsidDel="00000000" w:rsidR="00000000" w:rsidRPr="00000000">
        <w:rPr>
          <w:rtl w:val="0"/>
        </w:rPr>
        <w:t xml:space="preserve">time.</w:t>
      </w:r>
      <w:hyperlink r:id="rId13">
        <w:r w:rsidDel="00000000" w:rsidR="00000000" w:rsidRPr="00000000">
          <w:rPr>
            <w:shd w:fill="auto" w:val="clear"/>
            <w:vertAlign w:val="superscript"/>
            <w:rtl w:val="0"/>
          </w:rPr>
          <w:t xml:space="preserve">11</w:t>
        </w:r>
      </w:hyperlink>
      <w:r w:rsidDel="00000000" w:rsidR="00000000" w:rsidRPr="00000000">
        <w:rPr>
          <w:rtl w:val="0"/>
        </w:rPr>
        <w:t xml:space="preserve"> </w:t>
      </w:r>
      <w:ins w:author="Brian Nosek" w:id="9" w:date="2025-07-03T17:18:26Z">
        <w:commentRangeEnd w:id="3"/>
        <w:r w:rsidDel="00000000" w:rsidR="00000000" w:rsidRPr="00000000">
          <w:commentReference w:id="3"/>
        </w:r>
        <w:r w:rsidDel="00000000" w:rsidR="00000000" w:rsidRPr="00000000">
          <w:rPr>
            <w:rtl w:val="0"/>
          </w:rPr>
          <w:t xml:space="preserve">Our 10-year time span of papers</w:t>
        </w:r>
      </w:ins>
      <w:ins w:author="Nate Breznau" w:id="10" w:date="2025-07-17T20:12:23Z">
        <w:r w:rsidDel="00000000" w:rsidR="00000000" w:rsidRPr="00000000">
          <w:rPr>
            <w:rtl w:val="0"/>
          </w:rPr>
          <w:t xml:space="preserve"> involved both widespread discussion of reproducibility and changes to journals preproducibility policies offering a window for observing variation</w:t>
        </w:r>
        <w:del w:author="Nate Breznau" w:id="10" w:date="2025-07-17T20:12:23Z">
          <w:r w:rsidDel="00000000" w:rsidR="00000000" w:rsidRPr="00000000">
            <w:rPr>
              <w:rtl w:val="0"/>
            </w:rPr>
            <w:delText xml:space="preserve"> </w:delText>
          </w:r>
        </w:del>
      </w:ins>
      <w:ins w:author="Brian Nosek" w:id="9" w:date="2025-07-03T17:18:26Z">
        <w:del w:author="Nate Breznau" w:id="10" w:date="2025-07-17T20:12:23Z">
          <w:r w:rsidDel="00000000" w:rsidR="00000000" w:rsidRPr="00000000">
            <w:rPr>
              <w:rtl w:val="0"/>
            </w:rPr>
            <w:delText xml:space="preserve">, during which there was widespread discussion of reproducibility, could be long enough to observe variation</w:delText>
          </w:r>
        </w:del>
        <w:r w:rsidDel="00000000" w:rsidR="00000000" w:rsidRPr="00000000">
          <w:rPr>
            <w:rtl w:val="0"/>
          </w:rPr>
          <w:t xml:space="preserve"> due to both of these factors. </w:t>
        </w:r>
      </w:ins>
      <w:r w:rsidDel="00000000" w:rsidR="00000000" w:rsidRPr="00000000">
        <w:rPr>
          <w:rtl w:val="0"/>
        </w:rPr>
        <w:t xml:space="preserve">We replicated the association between year of publication and availability of data and code, with more recent papers having higher rates of sharing data, code, or both (Figure 1). This is also reflected in modest positive correlations between year and percent of papers with data available </w:t>
      </w:r>
      <w:r w:rsidDel="00000000" w:rsidR="00000000" w:rsidRPr="00000000">
        <w:rPr>
          <w:rtl w:val="0"/>
        </w:rPr>
        <w:t xml:space="preserve">(</w:t>
      </w:r>
      <w:r w:rsidDel="00000000" w:rsidR="00000000" w:rsidRPr="00000000">
        <w:rPr>
          <w:i w:val="1"/>
          <w:rtl w:val="0"/>
        </w:rPr>
        <w:t xml:space="preserve">ρ </w:t>
      </w:r>
      <w:r w:rsidDel="00000000" w:rsidR="00000000" w:rsidRPr="00000000">
        <w:rPr>
          <w:rtl w:val="0"/>
        </w:rPr>
        <w:t xml:space="preserve">= {rho_data_avail_v_year})</w:t>
      </w:r>
      <w:r w:rsidDel="00000000" w:rsidR="00000000" w:rsidRPr="00000000">
        <w:rPr>
          <w:rtl w:val="0"/>
        </w:rPr>
        <w:t xml:space="preserve">, code available (</w:t>
      </w:r>
      <w:r w:rsidDel="00000000" w:rsidR="00000000" w:rsidRPr="00000000">
        <w:rPr>
          <w:i w:val="1"/>
          <w:rtl w:val="0"/>
        </w:rPr>
        <w:t xml:space="preserve">ρ </w:t>
      </w:r>
      <w:r w:rsidDel="00000000" w:rsidR="00000000" w:rsidRPr="00000000">
        <w:rPr>
          <w:rtl w:val="0"/>
        </w:rPr>
        <w:t xml:space="preserve">= {rho_code_avail_v_year}</w:t>
      </w:r>
      <w:r w:rsidDel="00000000" w:rsidR="00000000" w:rsidRPr="00000000">
        <w:rPr>
          <w:rtl w:val="0"/>
        </w:rPr>
        <w:t xml:space="preserve">), or both available (</w:t>
      </w:r>
      <w:r w:rsidDel="00000000" w:rsidR="00000000" w:rsidRPr="00000000">
        <w:rPr>
          <w:i w:val="1"/>
          <w:rtl w:val="0"/>
        </w:rPr>
        <w:t xml:space="preserve">ρ </w:t>
      </w:r>
      <w:r w:rsidDel="00000000" w:rsidR="00000000" w:rsidRPr="00000000">
        <w:rPr>
          <w:rtl w:val="0"/>
        </w:rPr>
        <w:t xml:space="preserve">= {rho_code_and_data_avail_v_year}). </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Conditional on data </w:t>
      </w:r>
      <w:r w:rsidDel="00000000" w:rsidR="00000000" w:rsidRPr="00000000">
        <w:rPr>
          <w:i w:val="1"/>
          <w:rtl w:val="0"/>
        </w:rPr>
        <w:t xml:space="preserve">or</w:t>
      </w:r>
      <w:r w:rsidDel="00000000" w:rsidR="00000000" w:rsidRPr="00000000">
        <w:rPr>
          <w:rtl w:val="0"/>
        </w:rPr>
        <w:t xml:space="preserve"> code being available, we did not observe clear evidence of greater data </w:t>
      </w:r>
      <w:r w:rsidDel="00000000" w:rsidR="00000000" w:rsidRPr="00000000">
        <w:rPr>
          <w:i w:val="1"/>
          <w:rtl w:val="0"/>
        </w:rPr>
        <w:t xml:space="preserve">and</w:t>
      </w:r>
      <w:r w:rsidDel="00000000" w:rsidR="00000000" w:rsidRPr="00000000">
        <w:rPr>
          <w:rtl w:val="0"/>
        </w:rPr>
        <w:t xml:space="preserve"> code availability for more recent papers. Overall, {n_papers_data_and_code_available} of {n_papers_data_or_code_available} papers ({p_papers_data_or_code_available_among_either}) with either data or code available had both data and code available and the correlation with year of publication was </w:t>
      </w:r>
      <w:r w:rsidDel="00000000" w:rsidR="00000000" w:rsidRPr="00000000">
        <w:rPr>
          <w:i w:val="1"/>
          <w:rtl w:val="0"/>
        </w:rPr>
        <w:t xml:space="preserve">ρ =</w:t>
      </w:r>
      <w:r w:rsidDel="00000000" w:rsidR="00000000" w:rsidRPr="00000000">
        <w:rPr>
          <w:rtl w:val="0"/>
        </w:rPr>
        <w:t xml:space="preserve"> {rho_code_and_data_avail_v_year_among_either}</w:t>
      </w:r>
      <w:r w:rsidDel="00000000" w:rsidR="00000000" w:rsidRPr="00000000">
        <w:rPr>
          <w:rtl w:val="0"/>
        </w:rPr>
        <w:t xml:space="preserve">. </w:t>
      </w:r>
      <w:r w:rsidDel="00000000" w:rsidR="00000000" w:rsidRPr="00000000">
        <w:rPr>
          <w:rtl w:val="0"/>
        </w:rPr>
        <w:t xml:space="preserve">In sum, </w:t>
      </w:r>
      <w:r w:rsidDel="00000000" w:rsidR="00000000" w:rsidRPr="00000000">
        <w:rPr>
          <w:rtl w:val="0"/>
        </w:rPr>
        <w:t xml:space="preserve">considering papers for which some sharing occurred, the comprehensiveness of sharing was not significantly higher for more recent papers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B">
      <w:pPr>
        <w:pStyle w:val="Heading2"/>
        <w:rPr/>
      </w:pPr>
      <w:bookmarkStart w:colFirst="0" w:colLast="0" w:name="_268p6gcdlnac" w:id="4"/>
      <w:bookmarkEnd w:id="4"/>
      <w:r w:rsidDel="00000000" w:rsidR="00000000" w:rsidRPr="00000000">
        <w:rPr>
          <w:rtl w:val="0"/>
        </w:rPr>
        <w:t xml:space="preserve">Process reproducibility by discipline</w:t>
      </w:r>
    </w:p>
    <w:p w:rsidR="00000000" w:rsidDel="00000000" w:rsidP="00000000" w:rsidRDefault="00000000" w:rsidRPr="00000000" w14:paraId="0000007C">
      <w:pPr>
        <w:rPr/>
      </w:pPr>
      <w:r w:rsidDel="00000000" w:rsidR="00000000" w:rsidRPr="00000000">
        <w:rPr>
          <w:rtl w:val="0"/>
        </w:rPr>
        <w:t xml:space="preserve">Papers from the 62 included journals were aggregated into 6 discipline categories for expository purposes: Business (including Marketing, Management, Organizational Behavior), Economics (including Finance), Education, Political Science (including Public Administration), Psychology (including Health), and Sociology (including Criminology). Figure 2 illustrates that Political Science ({n_papers_data_available_polisci} of {n_papers_polisci} papers, {p_papers_data_available_polisci}) and Economics ({n_papers_data_available_econ} of {n_papers_econ} papers, {p_papers_data_available_econ}) had higher process reproducibility rates than the other disciplines (combined: {p_papers_data_available_non_econ_polisci}), and </w:t>
      </w:r>
      <w:r w:rsidDel="00000000" w:rsidR="00000000" w:rsidRPr="00000000">
        <w:rPr>
          <w:rtl w:val="0"/>
        </w:rPr>
        <w:t xml:space="preserve">Education had the lowest ({p_papers_data_available_edu})</w:t>
      </w:r>
      <w:r w:rsidDel="00000000" w:rsidR="00000000" w:rsidRPr="00000000">
        <w:rPr>
          <w:rtl w:val="0"/>
        </w:rPr>
        <w:t xml:space="preserve">. In the supporting information, Figure S6 illustrates even higher process reproducibility in </w:t>
      </w:r>
      <w:r w:rsidDel="00000000" w:rsidR="00000000" w:rsidRPr="00000000">
        <w:rPr>
          <w:rtl w:val="0"/>
        </w:rPr>
        <w:t xml:space="preserve">Political Science {</w:t>
      </w:r>
      <w:r w:rsidDel="00000000" w:rsidR="00000000" w:rsidRPr="00000000">
        <w:rPr>
          <w:rtl w:val="0"/>
        </w:rPr>
        <w:t xml:space="preserve">p_papers_data_available_polisci_sub</w:t>
      </w:r>
      <w:r w:rsidDel="00000000" w:rsidR="00000000" w:rsidRPr="00000000">
        <w:rPr>
          <w:rtl w:val="0"/>
        </w:rPr>
        <w:t xml:space="preserve">} and </w:t>
      </w:r>
      <w:r w:rsidDel="00000000" w:rsidR="00000000" w:rsidRPr="00000000">
        <w:rPr>
          <w:rtl w:val="0"/>
        </w:rPr>
        <w:t xml:space="preserve">Economics</w:t>
      </w:r>
      <w:r w:rsidDel="00000000" w:rsidR="00000000" w:rsidRPr="00000000">
        <w:rPr>
          <w:rtl w:val="0"/>
        </w:rPr>
        <w:t xml:space="preserve"> {</w:t>
      </w:r>
      <w:r w:rsidDel="00000000" w:rsidR="00000000" w:rsidRPr="00000000">
        <w:rPr>
          <w:rtl w:val="0"/>
        </w:rPr>
        <w:t xml:space="preserve">p_papers_data_available_econ_sub</w:t>
      </w:r>
      <w:r w:rsidDel="00000000" w:rsidR="00000000" w:rsidRPr="00000000">
        <w:rPr>
          <w:rtl w:val="0"/>
        </w:rPr>
        <w:t xml:space="preserve">} after separating them from Public Administration {</w:t>
      </w:r>
      <w:r w:rsidDel="00000000" w:rsidR="00000000" w:rsidRPr="00000000">
        <w:rPr>
          <w:rtl w:val="0"/>
        </w:rPr>
        <w:t xml:space="preserve">p_papers_data_available_padmin_sub</w:t>
      </w:r>
      <w:r w:rsidDel="00000000" w:rsidR="00000000" w:rsidRPr="00000000">
        <w:rPr>
          <w:rtl w:val="0"/>
        </w:rPr>
        <w:t xml:space="preserve">} and Finance {</w:t>
      </w:r>
      <w:r w:rsidDel="00000000" w:rsidR="00000000" w:rsidRPr="00000000">
        <w:rPr>
          <w:rtl w:val="0"/>
        </w:rPr>
        <w:t xml:space="preserve">p_papers_data_available_fin_sub</w:t>
      </w:r>
      <w:r w:rsidDel="00000000" w:rsidR="00000000" w:rsidRPr="00000000">
        <w:rPr>
          <w:rtl w:val="0"/>
        </w:rPr>
        <w:t xml:space="preserve">}, respectively.</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u w:val="single"/>
          <w:rtl w:val="0"/>
        </w:rPr>
        <w:t xml:space="preserve">Figure 2</w:t>
      </w:r>
      <w:r w:rsidDel="00000000" w:rsidR="00000000" w:rsidRPr="00000000">
        <w:rPr>
          <w:u w:val="single"/>
          <w:rtl w:val="0"/>
        </w:rPr>
        <w:t xml:space="preserve">.</w:t>
      </w:r>
      <w:r w:rsidDel="00000000" w:rsidR="00000000" w:rsidRPr="00000000">
        <w:rPr>
          <w:u w:val="single"/>
          <w:rtl w:val="0"/>
        </w:rPr>
        <w:t xml:space="preserve"> Process reproducibility success rates by field</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{figure_2}</w:t>
      </w:r>
      <w:r w:rsidDel="00000000" w:rsidR="00000000" w:rsidRPr="00000000">
        <w:rPr>
          <w:rtl w:val="0"/>
        </w:rPr>
      </w:r>
    </w:p>
    <w:p w:rsidR="00000000" w:rsidDel="00000000" w:rsidP="00000000" w:rsidRDefault="00000000" w:rsidRPr="00000000" w14:paraId="00000080">
      <w:pPr>
        <w:rPr/>
      </w:pPr>
      <w:r w:rsidDel="00000000" w:rsidR="00000000" w:rsidRPr="00000000">
        <w:rPr>
          <w:i w:val="1"/>
          <w:sz w:val="20"/>
          <w:szCs w:val="20"/>
          <w:rtl w:val="0"/>
        </w:rPr>
        <w:t xml:space="preserve">Caption</w:t>
      </w:r>
      <w:r w:rsidDel="00000000" w:rsidR="00000000" w:rsidRPr="00000000">
        <w:rPr>
          <w:i w:val="1"/>
          <w:sz w:val="20"/>
          <w:szCs w:val="20"/>
          <w:rtl w:val="0"/>
        </w:rPr>
        <w:t xml:space="preserve">: The left panel shows data and code availability as a percentage of papers; the right panel shows raw counts of papers with data and code available and not available. Note that middle purple and middle red reflect restricted data, which did not count as available data for process reproducibility, but might be accessible in principle.</w:t>
      </w:r>
      <w:r w:rsidDel="00000000" w:rsidR="00000000" w:rsidRPr="00000000">
        <w:rPr>
          <w:rtl w:val="0"/>
        </w:rPr>
      </w:r>
    </w:p>
    <w:p w:rsidR="00000000" w:rsidDel="00000000" w:rsidP="00000000" w:rsidRDefault="00000000" w:rsidRPr="00000000" w14:paraId="00000081">
      <w:pPr>
        <w:pStyle w:val="Heading2"/>
        <w:rPr/>
      </w:pPr>
      <w:bookmarkStart w:colFirst="0" w:colLast="0" w:name="_c1dwpyntx4au" w:id="5"/>
      <w:bookmarkEnd w:id="5"/>
      <w:r w:rsidDel="00000000" w:rsidR="00000000" w:rsidRPr="00000000">
        <w:rPr>
          <w:rtl w:val="0"/>
        </w:rPr>
        <w:t xml:space="preserve">O</w:t>
      </w:r>
      <w:r w:rsidDel="00000000" w:rsidR="00000000" w:rsidRPr="00000000">
        <w:rPr>
          <w:rtl w:val="0"/>
        </w:rPr>
        <w:t xml:space="preserve">utcome reproducibility </w:t>
      </w:r>
    </w:p>
    <w:p w:rsidR="00000000" w:rsidDel="00000000" w:rsidP="00000000" w:rsidRDefault="00000000" w:rsidRPr="00000000" w14:paraId="00000082">
      <w:pPr>
        <w:rPr/>
      </w:pPr>
      <w:r w:rsidDel="00000000" w:rsidR="00000000" w:rsidRPr="00000000">
        <w:rPr>
          <w:rtl w:val="0"/>
        </w:rPr>
        <w:t xml:space="preserve">Whereas we evaluated process reproducibility only at the paper level, outcome reproducibility could also be assessed for individual claims within papers. W</w:t>
      </w:r>
      <w:r w:rsidDel="00000000" w:rsidR="00000000" w:rsidRPr="00000000">
        <w:rPr>
          <w:rtl w:val="0"/>
        </w:rPr>
        <w:t xml:space="preserve">e mostly extracted and evaluated single key claims from papers, but for a subset of papers, multiple claims per paper were extracted.</w:t>
      </w:r>
      <w:hyperlink r:id="rId14">
        <w:r w:rsidDel="00000000" w:rsidR="00000000" w:rsidRPr="00000000">
          <w:rPr>
            <w:shd w:fill="auto" w:val="clear"/>
            <w:vertAlign w:val="superscript"/>
            <w:rtl w:val="0"/>
          </w:rPr>
          <w:t xml:space="preserve">25</w:t>
        </w:r>
      </w:hyperlink>
      <w:r w:rsidDel="00000000" w:rsidR="00000000" w:rsidRPr="00000000">
        <w:rPr>
          <w:rtl w:val="0"/>
        </w:rPr>
        <w:t xml:space="preserve"> {n_papers_OR_multiple_claims} of {n_papers_OR} ({p_papers_OR_multiple_claims}) papers had &gt;1 claim assessed for outcome reproducibility (mean claims per paper = {mean_claims_per_paper}, SD = {SD_claims_per_paper}, range = {range_claims_per_paper}). In total, there were {n_claims_OR} claims from {n_papers_OR} papers assessed for outcome reproducibility.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outcome reproducibility of multiple claims within a paper could be statistically independent, but in practice are likely to be dependent because they are from the same project and authors. We assessed outcome reproducibility at the (1) claim</w:t>
      </w:r>
      <w:r w:rsidDel="00000000" w:rsidR="00000000" w:rsidRPr="00000000">
        <w:rPr>
          <w:rtl w:val="0"/>
        </w:rPr>
        <w:t xml:space="preserve"> level</w:t>
      </w:r>
      <w:r w:rsidDel="00000000" w:rsidR="00000000" w:rsidRPr="00000000">
        <w:rPr>
          <w:rtl w:val="0"/>
        </w:rPr>
        <w:t xml:space="preserve"> and (2) paper level with weighting to account for interdependence among claims. As such, outcome reproducibility for papers could be a fraction based on the outcomes of multiple claims from the same paper. We report paper-level outcomes in the main text and </w:t>
      </w:r>
      <w:r w:rsidDel="00000000" w:rsidR="00000000" w:rsidRPr="00000000">
        <w:rPr>
          <w:rtl w:val="0"/>
        </w:rPr>
        <w:t xml:space="preserve">claim-level outcomes in </w:t>
      </w:r>
      <w:r w:rsidDel="00000000" w:rsidR="00000000" w:rsidRPr="00000000">
        <w:rPr>
          <w:rtl w:val="0"/>
        </w:rPr>
        <w:t xml:space="preserve">supporting information.</w:t>
      </w:r>
    </w:p>
    <w:p w:rsidR="00000000" w:rsidDel="00000000" w:rsidP="00000000" w:rsidRDefault="00000000" w:rsidRPr="00000000" w14:paraId="00000085">
      <w:pPr>
        <w:pStyle w:val="Heading2"/>
        <w:rPr/>
      </w:pPr>
      <w:bookmarkStart w:colFirst="0" w:colLast="0" w:name="_v37rerja9fx0" w:id="6"/>
      <w:bookmarkEnd w:id="6"/>
      <w:r w:rsidDel="00000000" w:rsidR="00000000" w:rsidRPr="00000000">
        <w:rPr>
          <w:rtl w:val="0"/>
        </w:rPr>
        <w:t xml:space="preserve">Outcome reproducibility assessments in comparison with the sample</w:t>
      </w:r>
    </w:p>
    <w:p w:rsidR="00000000" w:rsidDel="00000000" w:rsidP="00000000" w:rsidRDefault="00000000" w:rsidRPr="00000000" w14:paraId="00000086">
      <w:pPr>
        <w:rPr/>
      </w:pPr>
      <w:r w:rsidDel="00000000" w:rsidR="00000000" w:rsidRPr="00000000">
        <w:rPr>
          <w:rtl w:val="0"/>
        </w:rPr>
        <w:t xml:space="preserve">Assessing outcome reproducibility depended on data availability, which varied by discipline and time. Table 2 presents the distribution of papers by discipline across events in the research process</w:t>
      </w:r>
      <w:r w:rsidDel="00000000" w:rsidR="00000000" w:rsidRPr="00000000">
        <w:rPr>
          <w:rtl w:val="0"/>
        </w:rPr>
        <w:t xml:space="preserve"> </w:t>
      </w:r>
      <w:r w:rsidDel="00000000" w:rsidR="00000000" w:rsidRPr="00000000">
        <w:rPr>
          <w:rtl w:val="0"/>
        </w:rPr>
        <w:t xml:space="preserve">that could have shifted representativeness.</w:t>
      </w:r>
      <w:hyperlink r:id="rId15">
        <w:r w:rsidDel="00000000" w:rsidR="00000000" w:rsidRPr="00000000">
          <w:rPr>
            <w:shd w:fill="auto" w:val="clear"/>
            <w:vertAlign w:val="superscript"/>
            <w:rtl w:val="0"/>
          </w:rPr>
          <w:t xml:space="preserve">26</w:t>
        </w:r>
      </w:hyperlink>
      <w:r w:rsidDel="00000000" w:rsidR="00000000" w:rsidRPr="00000000">
        <w:rPr>
          <w:rtl w:val="0"/>
        </w:rPr>
        <w:t xml:space="preserve"> The initial stages of selecting papers and identifying claims maintained representativeness by discipline</w:t>
      </w: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Successfully obtaining author-generated data </w:t>
      </w:r>
      <w:r w:rsidDel="00000000" w:rsidR="00000000" w:rsidRPr="00000000">
        <w:rPr>
          <w:rtl w:val="0"/>
        </w:rPr>
        <w:t xml:space="preserve">(n =</w:t>
      </w:r>
      <w:r w:rsidDel="00000000" w:rsidR="00000000" w:rsidRPr="00000000">
        <w:rPr>
          <w:rtl w:val="0"/>
        </w:rPr>
        <w:t xml:space="preserve"> </w:t>
      </w:r>
      <w:r w:rsidDel="00000000" w:rsidR="00000000" w:rsidRPr="00000000">
        <w:rPr>
          <w:rtl w:val="0"/>
        </w:rPr>
        <w:t xml:space="preserve">{n_papers_data_available}</w:t>
      </w:r>
      <w:r w:rsidDel="00000000" w:rsidR="00000000" w:rsidRPr="00000000">
        <w:rPr>
          <w:rtl w:val="0"/>
        </w:rPr>
        <w:t xml:space="preserve">)</w:t>
      </w:r>
      <w:r w:rsidDel="00000000" w:rsidR="00000000" w:rsidRPr="00000000">
        <w:rPr>
          <w:rtl w:val="0"/>
        </w:rPr>
        <w:t xml:space="preserve"> defined most of the sample for conducting outcome reproducibility tests. We supplemented that with </w:t>
      </w:r>
      <w:r w:rsidDel="00000000" w:rsidR="00000000" w:rsidRPr="00000000">
        <w:rPr>
          <w:rtl w:val="0"/>
        </w:rPr>
        <w:t xml:space="preserve">{n_papers_OR_source_data_of_all}</w:t>
      </w:r>
      <w:r w:rsidDel="00000000" w:rsidR="00000000" w:rsidRPr="00000000">
        <w:rPr>
          <w:rtl w:val="0"/>
        </w:rPr>
        <w:t xml:space="preserve"> </w:t>
      </w:r>
      <w:r w:rsidDel="00000000" w:rsidR="00000000" w:rsidRPr="00000000">
        <w:rPr>
          <w:rtl w:val="0"/>
        </w:rPr>
        <w:t xml:space="preserve">papers</w:t>
      </w:r>
      <w:r w:rsidDel="00000000" w:rsidR="00000000" w:rsidRPr="00000000">
        <w:rPr>
          <w:rtl w:val="0"/>
        </w:rPr>
        <w:t xml:space="preserve"> for which we did not have access to authors’ data but were able to obtain source data to recreate the authors’ datasets</w:t>
      </w:r>
      <w:r w:rsidDel="00000000" w:rsidR="00000000" w:rsidRPr="00000000">
        <w:rPr>
          <w:rtl w:val="0"/>
        </w:rPr>
        <w:t xml:space="preserve">. </w:t>
      </w:r>
      <w:r w:rsidDel="00000000" w:rsidR="00000000" w:rsidRPr="00000000">
        <w:rPr>
          <w:rtl w:val="0"/>
        </w:rPr>
        <w:t xml:space="preserve">The combination of these is represented in Table 2 as the “papers with source or author data available.” Political Science and Economics papers became a more substantial portion of the sample. Sociology was mostly unchanged, and the other fields were a less substantial portion of the sample. At the claims level, Economics had a notably higher proportion because of having a larger number of reanalyzed claims per paper. A similar analysis of representativeness by publication year is available in the supporting information.</w:t>
      </w:r>
    </w:p>
    <w:p w:rsidR="00000000" w:rsidDel="00000000" w:rsidP="00000000" w:rsidRDefault="00000000" w:rsidRPr="00000000" w14:paraId="00000089">
      <w:pPr>
        <w:pStyle w:val="Heading2"/>
        <w:rPr/>
      </w:pPr>
      <w:bookmarkStart w:colFirst="0" w:colLast="0" w:name="_oxr13na3ykh3" w:id="7"/>
      <w:bookmarkEnd w:id="7"/>
      <w:r w:rsidDel="00000000" w:rsidR="00000000" w:rsidRPr="00000000">
        <w:rPr>
          <w:rtl w:val="0"/>
        </w:rPr>
        <w:t xml:space="preserve">O</w:t>
      </w:r>
      <w:r w:rsidDel="00000000" w:rsidR="00000000" w:rsidRPr="00000000">
        <w:rPr>
          <w:rtl w:val="0"/>
        </w:rPr>
        <w:t xml:space="preserve">utcome reproducibility</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Analysts were matched with data to reanalyze and followed a structured protocol. Outcome reproducibility was investigated with three possible outcomes: precise reproducibility, approximate reproducibility, and not reproduced. Precise reproducibility was achieved if the statistical outcomes of the reproduction were the same as originally reported. This could include, for example, the sample size, focal regression coefficient, test statistic, effect size, and p-value for a single claim. </w:t>
      </w:r>
      <w:r w:rsidDel="00000000" w:rsidR="00000000" w:rsidRPr="00000000">
        <w:rPr>
          <w:rtl w:val="0"/>
        </w:rPr>
        <w:t xml:space="preserve">Approximate reproducibility was defined </w:t>
      </w:r>
      <w:r w:rsidDel="00000000" w:rsidR="00000000" w:rsidRPr="00000000">
        <w:rPr>
          <w:i w:val="1"/>
          <w:rtl w:val="0"/>
        </w:rPr>
        <w:t xml:space="preserve">a priori </w:t>
      </w:r>
      <w:r w:rsidDel="00000000" w:rsidR="00000000" w:rsidRPr="00000000">
        <w:rPr>
          <w:rtl w:val="0"/>
        </w:rPr>
        <w:t xml:space="preserve">as achieved if one or more of the statistical outcomes for a claim were reproduced within ± 15% of what was originally reported and, </w:t>
      </w:r>
      <w:r w:rsidDel="00000000" w:rsidR="00000000" w:rsidRPr="00000000">
        <w:rPr>
          <w:rtl w:val="0"/>
        </w:rPr>
        <w:t xml:space="preserve">for p-values, a difference of no more than .05</w:t>
      </w:r>
      <w:r w:rsidDel="00000000" w:rsidR="00000000" w:rsidRPr="00000000">
        <w:rPr>
          <w:rtl w:val="0"/>
        </w:rPr>
        <w:t xml:space="preserve">. </w:t>
      </w:r>
      <w:r w:rsidDel="00000000" w:rsidR="00000000" w:rsidRPr="00000000">
        <w:rPr>
          <w:rtl w:val="0"/>
        </w:rPr>
        <w:t xml:space="preserve">If any of the statistical outcomes were neither precisely nor approximately reproduced, then the claim was coded as not reproduced.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u w:val="single"/>
          <w:rtl w:val="0"/>
        </w:rPr>
        <w:t xml:space="preserve">Table 2. </w:t>
      </w:r>
      <w:r w:rsidDel="00000000" w:rsidR="00000000" w:rsidRPr="00000000">
        <w:rPr>
          <w:u w:val="single"/>
          <w:rtl w:val="0"/>
        </w:rPr>
        <w:t xml:space="preserve">Number of papers at each stage of the selection process and number and percentage of papers and claims reproduced by discipline.</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jc w:val="center"/>
              <w:rPr>
                <w:sz w:val="16"/>
                <w:szCs w:val="16"/>
              </w:rPr>
            </w:pPr>
            <w:r w:rsidDel="00000000" w:rsidR="00000000" w:rsidRPr="00000000">
              <w:rPr>
                <w:b w:val="1"/>
                <w:sz w:val="16"/>
                <w:szCs w:val="16"/>
                <w:rtl w:val="0"/>
              </w:rPr>
              <w:t xml:space="preserve">Business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jc w:val="center"/>
              <w:rPr>
                <w:sz w:val="16"/>
                <w:szCs w:val="16"/>
              </w:rPr>
            </w:pPr>
            <w:r w:rsidDel="00000000" w:rsidR="00000000" w:rsidRPr="00000000">
              <w:rPr>
                <w:b w:val="1"/>
                <w:sz w:val="16"/>
                <w:szCs w:val="16"/>
                <w:rtl w:val="0"/>
              </w:rPr>
              <w:t xml:space="preserve">Economics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jc w:val="center"/>
              <w:rPr>
                <w:sz w:val="16"/>
                <w:szCs w:val="16"/>
              </w:rPr>
            </w:pPr>
            <w:r w:rsidDel="00000000" w:rsidR="00000000" w:rsidRPr="00000000">
              <w:rPr>
                <w:b w:val="1"/>
                <w:sz w:val="16"/>
                <w:szCs w:val="16"/>
                <w:rtl w:val="0"/>
              </w:rPr>
              <w:t xml:space="preserve">Education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jc w:val="center"/>
              <w:rPr>
                <w:sz w:val="16"/>
                <w:szCs w:val="16"/>
              </w:rPr>
            </w:pPr>
            <w:r w:rsidDel="00000000" w:rsidR="00000000" w:rsidRPr="00000000">
              <w:rPr>
                <w:b w:val="1"/>
                <w:sz w:val="16"/>
                <w:szCs w:val="16"/>
                <w:rtl w:val="0"/>
              </w:rPr>
              <w:t xml:space="preserve">Political 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jc w:val="center"/>
              <w:rPr>
                <w:sz w:val="16"/>
                <w:szCs w:val="16"/>
              </w:rPr>
            </w:pPr>
            <w:r w:rsidDel="00000000" w:rsidR="00000000" w:rsidRPr="00000000">
              <w:rPr>
                <w:b w:val="1"/>
                <w:sz w:val="16"/>
                <w:szCs w:val="16"/>
                <w:rtl w:val="0"/>
              </w:rPr>
              <w:t xml:space="preserve">Psychology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jc w:val="center"/>
              <w:rPr>
                <w:sz w:val="16"/>
                <w:szCs w:val="16"/>
              </w:rPr>
            </w:pPr>
            <w:r w:rsidDel="00000000" w:rsidR="00000000" w:rsidRPr="00000000">
              <w:rPr>
                <w:b w:val="1"/>
                <w:sz w:val="16"/>
                <w:szCs w:val="16"/>
                <w:rtl w:val="0"/>
              </w:rPr>
              <w:t xml:space="preserve">Sociology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jc w:val="center"/>
              <w:rPr>
                <w:sz w:val="16"/>
                <w:szCs w:val="16"/>
              </w:rPr>
            </w:pPr>
            <w:r w:rsidDel="00000000" w:rsidR="00000000" w:rsidRPr="00000000">
              <w:rPr>
                <w:b w:val="1"/>
                <w:sz w:val="16"/>
                <w:szCs w:val="16"/>
                <w:rtl w:val="0"/>
              </w:rPr>
              <w:t xml:space="preserve">Total</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6">
            <w:pPr>
              <w:widowControl w:val="0"/>
              <w:rPr>
                <w:sz w:val="16"/>
                <w:szCs w:val="16"/>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sz w:val="16"/>
                <w:szCs w:val="16"/>
              </w:rPr>
            </w:pPr>
            <w:r w:rsidDel="00000000" w:rsidR="00000000" w:rsidRPr="00000000">
              <w:rPr>
                <w:sz w:val="16"/>
                <w:szCs w:val="16"/>
                <w:rtl w:val="0"/>
              </w:rPr>
              <w:t xml:space="preserve">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widowControl w:val="0"/>
              <w:rPr>
                <w:sz w:val="16"/>
                <w:szCs w:val="16"/>
              </w:rPr>
            </w:pPr>
            <w:r w:rsidDel="00000000" w:rsidR="00000000" w:rsidRPr="00000000">
              <w:rPr>
                <w:sz w:val="16"/>
                <w:szCs w:val="16"/>
                <w:rtl w:val="0"/>
              </w:rPr>
              <w:t xml:space="preserve">Papers with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sz w:val="16"/>
                <w:szCs w:val="16"/>
              </w:rPr>
            </w:pPr>
            <w:r w:rsidDel="00000000" w:rsidR="00000000" w:rsidRPr="00000000">
              <w:rPr>
                <w:sz w:val="16"/>
                <w:szCs w:val="16"/>
                <w:rtl w:val="0"/>
              </w:rPr>
              <w:t xml:space="preserve">{table_2_1_1}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sz w:val="16"/>
                <w:szCs w:val="16"/>
              </w:rPr>
            </w:pPr>
            <w:r w:rsidDel="00000000" w:rsidR="00000000" w:rsidRPr="00000000">
              <w:rPr>
                <w:sz w:val="16"/>
                <w:szCs w:val="16"/>
                <w:rtl w:val="0"/>
              </w:rPr>
              <w:t xml:space="preserve">{table_2_1_2}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sz w:val="16"/>
                <w:szCs w:val="16"/>
              </w:rPr>
            </w:pPr>
            <w:r w:rsidDel="00000000" w:rsidR="00000000" w:rsidRPr="00000000">
              <w:rPr>
                <w:sz w:val="16"/>
                <w:szCs w:val="16"/>
                <w:rtl w:val="0"/>
              </w:rPr>
              <w:t xml:space="preserve">{table_2_1_3}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sz w:val="16"/>
                <w:szCs w:val="16"/>
              </w:rPr>
            </w:pPr>
            <w:r w:rsidDel="00000000" w:rsidR="00000000" w:rsidRPr="00000000">
              <w:rPr>
                <w:sz w:val="16"/>
                <w:szCs w:val="16"/>
                <w:rtl w:val="0"/>
              </w:rPr>
              <w:t xml:space="preserve">{table_2_1_4}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sz w:val="16"/>
                <w:szCs w:val="16"/>
              </w:rPr>
            </w:pPr>
            <w:r w:rsidDel="00000000" w:rsidR="00000000" w:rsidRPr="00000000">
              <w:rPr>
                <w:sz w:val="16"/>
                <w:szCs w:val="16"/>
                <w:rtl w:val="0"/>
              </w:rPr>
              <w:t xml:space="preserve">{table_2_1_5}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sz w:val="16"/>
                <w:szCs w:val="16"/>
              </w:rPr>
            </w:pPr>
            <w:r w:rsidDel="00000000" w:rsidR="00000000" w:rsidRPr="00000000">
              <w:rPr>
                <w:sz w:val="16"/>
                <w:szCs w:val="16"/>
                <w:rtl w:val="0"/>
              </w:rPr>
              <w:t xml:space="preserve">{table_2_1_6}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sz w:val="16"/>
                <w:szCs w:val="16"/>
              </w:rPr>
            </w:pPr>
            <w:r w:rsidDel="00000000" w:rsidR="00000000" w:rsidRPr="00000000">
              <w:rPr>
                <w:sz w:val="16"/>
                <w:szCs w:val="16"/>
                <w:rtl w:val="0"/>
              </w:rPr>
              <w:t xml:space="preserve">{table_2_1_7}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6">
            <w:pPr>
              <w:widowControl w:val="0"/>
              <w:rPr>
                <w:sz w:val="16"/>
                <w:szCs w:val="16"/>
              </w:rPr>
            </w:pPr>
            <w:r w:rsidDel="00000000" w:rsidR="00000000" w:rsidRPr="00000000">
              <w:rPr>
                <w:sz w:val="16"/>
                <w:szCs w:val="16"/>
                <w:rtl w:val="0"/>
              </w:rPr>
              <w:t xml:space="preserve">Papers eligible for reproduction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sz w:val="16"/>
                <w:szCs w:val="16"/>
              </w:rPr>
            </w:pPr>
            <w:r w:rsidDel="00000000" w:rsidR="00000000" w:rsidRPr="00000000">
              <w:rPr>
                <w:sz w:val="16"/>
                <w:szCs w:val="16"/>
                <w:rtl w:val="0"/>
              </w:rPr>
              <w:t xml:space="preserve">{table_2_2_1}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sz w:val="16"/>
                <w:szCs w:val="16"/>
              </w:rPr>
            </w:pPr>
            <w:r w:rsidDel="00000000" w:rsidR="00000000" w:rsidRPr="00000000">
              <w:rPr>
                <w:sz w:val="16"/>
                <w:szCs w:val="16"/>
                <w:rtl w:val="0"/>
              </w:rPr>
              <w:t xml:space="preserve">{table_2_2_2}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sz w:val="16"/>
                <w:szCs w:val="16"/>
              </w:rPr>
            </w:pPr>
            <w:r w:rsidDel="00000000" w:rsidR="00000000" w:rsidRPr="00000000">
              <w:rPr>
                <w:sz w:val="16"/>
                <w:szCs w:val="16"/>
                <w:rtl w:val="0"/>
              </w:rPr>
              <w:t xml:space="preserve">{table_2_2_3}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sz w:val="16"/>
                <w:szCs w:val="16"/>
              </w:rPr>
            </w:pPr>
            <w:r w:rsidDel="00000000" w:rsidR="00000000" w:rsidRPr="00000000">
              <w:rPr>
                <w:sz w:val="16"/>
                <w:szCs w:val="16"/>
                <w:rtl w:val="0"/>
              </w:rPr>
              <w:t xml:space="preserve">{table_2_2_4}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sz w:val="16"/>
                <w:szCs w:val="16"/>
              </w:rPr>
            </w:pPr>
            <w:r w:rsidDel="00000000" w:rsidR="00000000" w:rsidRPr="00000000">
              <w:rPr>
                <w:sz w:val="16"/>
                <w:szCs w:val="16"/>
                <w:rtl w:val="0"/>
              </w:rPr>
              <w:t xml:space="preserve">{table_2_2_5}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sz w:val="16"/>
                <w:szCs w:val="16"/>
              </w:rPr>
            </w:pPr>
            <w:r w:rsidDel="00000000" w:rsidR="00000000" w:rsidRPr="00000000">
              <w:rPr>
                <w:sz w:val="16"/>
                <w:szCs w:val="16"/>
                <w:rtl w:val="0"/>
              </w:rPr>
              <w:t xml:space="preserve">{table_2_2_6}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sz w:val="16"/>
                <w:szCs w:val="16"/>
              </w:rPr>
            </w:pPr>
            <w:r w:rsidDel="00000000" w:rsidR="00000000" w:rsidRPr="00000000">
              <w:rPr>
                <w:sz w:val="16"/>
                <w:szCs w:val="16"/>
                <w:rtl w:val="0"/>
              </w:rPr>
              <w:t xml:space="preserve">{table_2_2_7}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E">
            <w:pPr>
              <w:widowControl w:val="0"/>
              <w:rPr>
                <w:sz w:val="16"/>
                <w:szCs w:val="16"/>
              </w:rPr>
            </w:pPr>
            <w:r w:rsidDel="00000000" w:rsidR="00000000" w:rsidRPr="00000000">
              <w:rPr>
                <w:sz w:val="16"/>
                <w:szCs w:val="16"/>
                <w:rtl w:val="0"/>
              </w:rPr>
              <w:t xml:space="preserve">Papers with multiple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sz w:val="16"/>
                <w:szCs w:val="16"/>
              </w:rPr>
            </w:pPr>
            <w:r w:rsidDel="00000000" w:rsidR="00000000" w:rsidRPr="00000000">
              <w:rPr>
                <w:sz w:val="16"/>
                <w:szCs w:val="16"/>
                <w:rtl w:val="0"/>
              </w:rPr>
              <w:t xml:space="preserve">{table_2_3_1}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sz w:val="16"/>
                <w:szCs w:val="16"/>
              </w:rPr>
            </w:pPr>
            <w:r w:rsidDel="00000000" w:rsidR="00000000" w:rsidRPr="00000000">
              <w:rPr>
                <w:sz w:val="16"/>
                <w:szCs w:val="16"/>
                <w:rtl w:val="0"/>
              </w:rPr>
              <w:t xml:space="preserve">{table_2_3_2}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sz w:val="16"/>
                <w:szCs w:val="16"/>
              </w:rPr>
            </w:pPr>
            <w:r w:rsidDel="00000000" w:rsidR="00000000" w:rsidRPr="00000000">
              <w:rPr>
                <w:sz w:val="16"/>
                <w:szCs w:val="16"/>
                <w:rtl w:val="0"/>
              </w:rPr>
              <w:t xml:space="preserve">{table_2_3_3}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sz w:val="16"/>
                <w:szCs w:val="16"/>
              </w:rPr>
            </w:pPr>
            <w:r w:rsidDel="00000000" w:rsidR="00000000" w:rsidRPr="00000000">
              <w:rPr>
                <w:sz w:val="16"/>
                <w:szCs w:val="16"/>
                <w:rtl w:val="0"/>
              </w:rPr>
              <w:t xml:space="preserve">{table_2_3_4}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sz w:val="16"/>
                <w:szCs w:val="16"/>
              </w:rPr>
            </w:pPr>
            <w:r w:rsidDel="00000000" w:rsidR="00000000" w:rsidRPr="00000000">
              <w:rPr>
                <w:sz w:val="16"/>
                <w:szCs w:val="16"/>
                <w:rtl w:val="0"/>
              </w:rPr>
              <w:t xml:space="preserve">{table_2_3_5}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sz w:val="16"/>
                <w:szCs w:val="16"/>
              </w:rPr>
            </w:pPr>
            <w:r w:rsidDel="00000000" w:rsidR="00000000" w:rsidRPr="00000000">
              <w:rPr>
                <w:sz w:val="16"/>
                <w:szCs w:val="16"/>
                <w:rtl w:val="0"/>
              </w:rPr>
              <w:t xml:space="preserve">{table_2_3_6}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sz w:val="16"/>
                <w:szCs w:val="16"/>
              </w:rPr>
            </w:pPr>
            <w:r w:rsidDel="00000000" w:rsidR="00000000" w:rsidRPr="00000000">
              <w:rPr>
                <w:sz w:val="16"/>
                <w:szCs w:val="16"/>
                <w:rtl w:val="0"/>
              </w:rPr>
              <w:t xml:space="preserve">{table_2_3_7}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16"/>
                <w:szCs w:val="16"/>
              </w:rPr>
            </w:pPr>
            <w:r w:rsidDel="00000000" w:rsidR="00000000" w:rsidRPr="00000000">
              <w:rPr>
                <w:sz w:val="16"/>
                <w:szCs w:val="16"/>
                <w:rtl w:val="0"/>
              </w:rPr>
              <w:t xml:space="preserve">Papers with single claim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sz w:val="16"/>
                <w:szCs w:val="16"/>
              </w:rPr>
            </w:pPr>
            <w:r w:rsidDel="00000000" w:rsidR="00000000" w:rsidRPr="00000000">
              <w:rPr>
                <w:sz w:val="16"/>
                <w:szCs w:val="16"/>
                <w:rtl w:val="0"/>
              </w:rPr>
              <w:t xml:space="preserve">{table_2_4_1}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sz w:val="16"/>
                <w:szCs w:val="16"/>
              </w:rPr>
            </w:pPr>
            <w:r w:rsidDel="00000000" w:rsidR="00000000" w:rsidRPr="00000000">
              <w:rPr>
                <w:sz w:val="16"/>
                <w:szCs w:val="16"/>
                <w:rtl w:val="0"/>
              </w:rPr>
              <w:t xml:space="preserve">{table_2_4_2}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sz w:val="16"/>
                <w:szCs w:val="16"/>
              </w:rPr>
            </w:pPr>
            <w:r w:rsidDel="00000000" w:rsidR="00000000" w:rsidRPr="00000000">
              <w:rPr>
                <w:sz w:val="16"/>
                <w:szCs w:val="16"/>
                <w:rtl w:val="0"/>
              </w:rPr>
              <w:t xml:space="preserve">{table_2_4_3}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sz w:val="16"/>
                <w:szCs w:val="16"/>
              </w:rPr>
            </w:pPr>
            <w:r w:rsidDel="00000000" w:rsidR="00000000" w:rsidRPr="00000000">
              <w:rPr>
                <w:sz w:val="16"/>
                <w:szCs w:val="16"/>
                <w:rtl w:val="0"/>
              </w:rPr>
              <w:t xml:space="preserve">{table_2_4_4}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sz w:val="16"/>
                <w:szCs w:val="16"/>
              </w:rPr>
            </w:pPr>
            <w:r w:rsidDel="00000000" w:rsidR="00000000" w:rsidRPr="00000000">
              <w:rPr>
                <w:sz w:val="16"/>
                <w:szCs w:val="16"/>
                <w:rtl w:val="0"/>
              </w:rPr>
              <w:t xml:space="preserve">{table_2_4_5}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sz w:val="16"/>
                <w:szCs w:val="16"/>
              </w:rPr>
            </w:pPr>
            <w:r w:rsidDel="00000000" w:rsidR="00000000" w:rsidRPr="00000000">
              <w:rPr>
                <w:sz w:val="16"/>
                <w:szCs w:val="16"/>
                <w:rtl w:val="0"/>
              </w:rPr>
              <w:t xml:space="preserve">{table_2_4_6}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sz w:val="16"/>
                <w:szCs w:val="16"/>
              </w:rPr>
            </w:pPr>
            <w:r w:rsidDel="00000000" w:rsidR="00000000" w:rsidRPr="00000000">
              <w:rPr>
                <w:sz w:val="16"/>
                <w:szCs w:val="16"/>
                <w:rtl w:val="0"/>
              </w:rPr>
              <w:t xml:space="preserve">{table_2_4_7}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widowControl w:val="0"/>
              <w:rPr>
                <w:sz w:val="16"/>
                <w:szCs w:val="16"/>
              </w:rPr>
            </w:pPr>
            <w:r w:rsidDel="00000000" w:rsidR="00000000" w:rsidRPr="00000000">
              <w:rPr>
                <w:sz w:val="16"/>
                <w:szCs w:val="16"/>
                <w:rtl w:val="0"/>
              </w:rPr>
              <w:t xml:space="preserve">Papers with source or author data 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sz w:val="16"/>
                <w:szCs w:val="16"/>
              </w:rPr>
            </w:pPr>
            <w:r w:rsidDel="00000000" w:rsidR="00000000" w:rsidRPr="00000000">
              <w:rPr>
                <w:sz w:val="16"/>
                <w:szCs w:val="16"/>
                <w:rtl w:val="0"/>
              </w:rPr>
              <w:t xml:space="preserve">{table_2_5_1}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sz w:val="16"/>
                <w:szCs w:val="16"/>
              </w:rPr>
            </w:pPr>
            <w:r w:rsidDel="00000000" w:rsidR="00000000" w:rsidRPr="00000000">
              <w:rPr>
                <w:sz w:val="16"/>
                <w:szCs w:val="16"/>
                <w:rtl w:val="0"/>
              </w:rPr>
              <w:t xml:space="preserve">{table_2_5_2}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sz w:val="16"/>
                <w:szCs w:val="16"/>
              </w:rPr>
            </w:pPr>
            <w:r w:rsidDel="00000000" w:rsidR="00000000" w:rsidRPr="00000000">
              <w:rPr>
                <w:sz w:val="16"/>
                <w:szCs w:val="16"/>
                <w:rtl w:val="0"/>
              </w:rPr>
              <w:t xml:space="preserve">{table_2_5_3}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sz w:val="16"/>
                <w:szCs w:val="16"/>
              </w:rPr>
            </w:pPr>
            <w:r w:rsidDel="00000000" w:rsidR="00000000" w:rsidRPr="00000000">
              <w:rPr>
                <w:sz w:val="16"/>
                <w:szCs w:val="16"/>
                <w:rtl w:val="0"/>
              </w:rPr>
              <w:t xml:space="preserve">{table_2_5_4}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sz w:val="16"/>
                <w:szCs w:val="16"/>
              </w:rPr>
            </w:pPr>
            <w:r w:rsidDel="00000000" w:rsidR="00000000" w:rsidRPr="00000000">
              <w:rPr>
                <w:sz w:val="16"/>
                <w:szCs w:val="16"/>
                <w:rtl w:val="0"/>
              </w:rPr>
              <w:t xml:space="preserve">{table_2_5_5}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sz w:val="16"/>
                <w:szCs w:val="16"/>
              </w:rPr>
            </w:pPr>
            <w:r w:rsidDel="00000000" w:rsidR="00000000" w:rsidRPr="00000000">
              <w:rPr>
                <w:sz w:val="16"/>
                <w:szCs w:val="16"/>
                <w:rtl w:val="0"/>
              </w:rPr>
              <w:t xml:space="preserve">{table_2_5_6}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sz w:val="16"/>
                <w:szCs w:val="16"/>
              </w:rPr>
            </w:pPr>
            <w:r w:rsidDel="00000000" w:rsidR="00000000" w:rsidRPr="00000000">
              <w:rPr>
                <w:sz w:val="16"/>
                <w:szCs w:val="16"/>
                <w:rtl w:val="0"/>
              </w:rPr>
              <w:t xml:space="preserve">{table_2_5_7}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6">
            <w:pPr>
              <w:widowControl w:val="0"/>
              <w:rPr>
                <w:sz w:val="16"/>
                <w:szCs w:val="16"/>
              </w:rPr>
            </w:pPr>
            <w:r w:rsidDel="00000000" w:rsidR="00000000" w:rsidRPr="00000000">
              <w:rPr>
                <w:sz w:val="16"/>
                <w:szCs w:val="16"/>
                <w:rtl w:val="0"/>
              </w:rPr>
              <w:t xml:space="preserve">Papers with  at least one claim reproduction started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sz w:val="16"/>
                <w:szCs w:val="16"/>
              </w:rPr>
            </w:pPr>
            <w:r w:rsidDel="00000000" w:rsidR="00000000" w:rsidRPr="00000000">
              <w:rPr>
                <w:sz w:val="16"/>
                <w:szCs w:val="16"/>
                <w:rtl w:val="0"/>
              </w:rPr>
              <w:t xml:space="preserve">{table_2_6_1}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sz w:val="16"/>
                <w:szCs w:val="16"/>
              </w:rPr>
            </w:pPr>
            <w:r w:rsidDel="00000000" w:rsidR="00000000" w:rsidRPr="00000000">
              <w:rPr>
                <w:sz w:val="16"/>
                <w:szCs w:val="16"/>
                <w:rtl w:val="0"/>
              </w:rPr>
              <w:t xml:space="preserve">{table_2_6_2}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sz w:val="16"/>
                <w:szCs w:val="16"/>
              </w:rPr>
            </w:pPr>
            <w:r w:rsidDel="00000000" w:rsidR="00000000" w:rsidRPr="00000000">
              <w:rPr>
                <w:sz w:val="16"/>
                <w:szCs w:val="16"/>
                <w:rtl w:val="0"/>
              </w:rPr>
              <w:t xml:space="preserve">{table_2_6_3}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sz w:val="16"/>
                <w:szCs w:val="16"/>
              </w:rPr>
            </w:pPr>
            <w:r w:rsidDel="00000000" w:rsidR="00000000" w:rsidRPr="00000000">
              <w:rPr>
                <w:sz w:val="16"/>
                <w:szCs w:val="16"/>
                <w:rtl w:val="0"/>
              </w:rPr>
              <w:t xml:space="preserve">{table_2_6_4}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sz w:val="16"/>
                <w:szCs w:val="16"/>
              </w:rPr>
            </w:pPr>
            <w:r w:rsidDel="00000000" w:rsidR="00000000" w:rsidRPr="00000000">
              <w:rPr>
                <w:sz w:val="16"/>
                <w:szCs w:val="16"/>
                <w:rtl w:val="0"/>
              </w:rPr>
              <w:t xml:space="preserve">{table_2_6_5}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sz w:val="16"/>
                <w:szCs w:val="16"/>
              </w:rPr>
            </w:pPr>
            <w:r w:rsidDel="00000000" w:rsidR="00000000" w:rsidRPr="00000000">
              <w:rPr>
                <w:sz w:val="16"/>
                <w:szCs w:val="16"/>
                <w:rtl w:val="0"/>
              </w:rPr>
              <w:t xml:space="preserve">{table_2_6_6}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sz w:val="16"/>
                <w:szCs w:val="16"/>
              </w:rPr>
            </w:pPr>
            <w:r w:rsidDel="00000000" w:rsidR="00000000" w:rsidRPr="00000000">
              <w:rPr>
                <w:sz w:val="16"/>
                <w:szCs w:val="16"/>
                <w:rtl w:val="0"/>
              </w:rPr>
              <w:t xml:space="preserve">{table_2_6_7}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E">
            <w:pPr>
              <w:widowControl w:val="0"/>
              <w:rPr>
                <w:sz w:val="16"/>
                <w:szCs w:val="16"/>
              </w:rPr>
            </w:pPr>
            <w:r w:rsidDel="00000000" w:rsidR="00000000" w:rsidRPr="00000000">
              <w:rPr>
                <w:sz w:val="16"/>
                <w:szCs w:val="16"/>
                <w:rtl w:val="0"/>
              </w:rPr>
              <w:t xml:space="preserve">Papers with  at least one claim  reproduction completed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sz w:val="16"/>
                <w:szCs w:val="16"/>
              </w:rPr>
            </w:pPr>
            <w:r w:rsidDel="00000000" w:rsidR="00000000" w:rsidRPr="00000000">
              <w:rPr>
                <w:sz w:val="16"/>
                <w:szCs w:val="16"/>
                <w:rtl w:val="0"/>
              </w:rPr>
              <w:t xml:space="preserve">{table_2_7_1}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sz w:val="16"/>
                <w:szCs w:val="16"/>
              </w:rPr>
            </w:pPr>
            <w:r w:rsidDel="00000000" w:rsidR="00000000" w:rsidRPr="00000000">
              <w:rPr>
                <w:sz w:val="16"/>
                <w:szCs w:val="16"/>
                <w:rtl w:val="0"/>
              </w:rPr>
              <w:t xml:space="preserve">{table_2_7_2}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sz w:val="16"/>
                <w:szCs w:val="16"/>
              </w:rPr>
            </w:pPr>
            <w:r w:rsidDel="00000000" w:rsidR="00000000" w:rsidRPr="00000000">
              <w:rPr>
                <w:sz w:val="16"/>
                <w:szCs w:val="16"/>
                <w:rtl w:val="0"/>
              </w:rPr>
              <w:t xml:space="preserve">{table_2_7_3}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sz w:val="16"/>
                <w:szCs w:val="16"/>
              </w:rPr>
            </w:pPr>
            <w:r w:rsidDel="00000000" w:rsidR="00000000" w:rsidRPr="00000000">
              <w:rPr>
                <w:sz w:val="16"/>
                <w:szCs w:val="16"/>
                <w:rtl w:val="0"/>
              </w:rPr>
              <w:t xml:space="preserve">{table_2_7_4}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sz w:val="16"/>
                <w:szCs w:val="16"/>
              </w:rPr>
            </w:pPr>
            <w:r w:rsidDel="00000000" w:rsidR="00000000" w:rsidRPr="00000000">
              <w:rPr>
                <w:sz w:val="16"/>
                <w:szCs w:val="16"/>
                <w:rtl w:val="0"/>
              </w:rPr>
              <w:t xml:space="preserve">{table_2_7_5}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sz w:val="16"/>
                <w:szCs w:val="16"/>
              </w:rPr>
            </w:pPr>
            <w:r w:rsidDel="00000000" w:rsidR="00000000" w:rsidRPr="00000000">
              <w:rPr>
                <w:sz w:val="16"/>
                <w:szCs w:val="16"/>
                <w:rtl w:val="0"/>
              </w:rPr>
              <w:t xml:space="preserve">{table_2_7_6}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sz w:val="16"/>
                <w:szCs w:val="16"/>
              </w:rPr>
            </w:pPr>
            <w:r w:rsidDel="00000000" w:rsidR="00000000" w:rsidRPr="00000000">
              <w:rPr>
                <w:sz w:val="16"/>
                <w:szCs w:val="16"/>
                <w:rtl w:val="0"/>
              </w:rPr>
              <w:t xml:space="preserve">{table_2_7_7}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widowControl w:val="0"/>
              <w:rPr>
                <w:sz w:val="16"/>
                <w:szCs w:val="16"/>
              </w:rPr>
            </w:pPr>
            <w:r w:rsidDel="00000000" w:rsidR="00000000" w:rsidRPr="00000000">
              <w:rPr>
                <w:sz w:val="16"/>
                <w:szCs w:val="16"/>
                <w:rtl w:val="0"/>
              </w:rPr>
              <w:t xml:space="preserve">Total reproductions of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sz w:val="16"/>
                <w:szCs w:val="16"/>
              </w:rPr>
            </w:pPr>
            <w:r w:rsidDel="00000000" w:rsidR="00000000" w:rsidRPr="00000000">
              <w:rPr>
                <w:sz w:val="16"/>
                <w:szCs w:val="16"/>
                <w:rtl w:val="0"/>
              </w:rPr>
              <w:t xml:space="preserve">{table_2_8_1}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sz w:val="16"/>
                <w:szCs w:val="16"/>
              </w:rPr>
            </w:pPr>
            <w:r w:rsidDel="00000000" w:rsidR="00000000" w:rsidRPr="00000000">
              <w:rPr>
                <w:sz w:val="16"/>
                <w:szCs w:val="16"/>
                <w:rtl w:val="0"/>
              </w:rPr>
              <w:t xml:space="preserve">{table_2_8_2}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sz w:val="16"/>
                <w:szCs w:val="16"/>
              </w:rPr>
            </w:pPr>
            <w:r w:rsidDel="00000000" w:rsidR="00000000" w:rsidRPr="00000000">
              <w:rPr>
                <w:sz w:val="16"/>
                <w:szCs w:val="16"/>
                <w:rtl w:val="0"/>
              </w:rPr>
              <w:t xml:space="preserve">{table_2_8_3}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sz w:val="16"/>
                <w:szCs w:val="16"/>
              </w:rPr>
            </w:pPr>
            <w:r w:rsidDel="00000000" w:rsidR="00000000" w:rsidRPr="00000000">
              <w:rPr>
                <w:sz w:val="16"/>
                <w:szCs w:val="16"/>
                <w:rtl w:val="0"/>
              </w:rPr>
              <w:t xml:space="preserve">{table_2_8_4}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sz w:val="16"/>
                <w:szCs w:val="16"/>
              </w:rPr>
            </w:pPr>
            <w:r w:rsidDel="00000000" w:rsidR="00000000" w:rsidRPr="00000000">
              <w:rPr>
                <w:sz w:val="16"/>
                <w:szCs w:val="16"/>
                <w:rtl w:val="0"/>
              </w:rPr>
              <w:t xml:space="preserve">{table_2_8_5}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sz w:val="16"/>
                <w:szCs w:val="16"/>
              </w:rPr>
            </w:pPr>
            <w:r w:rsidDel="00000000" w:rsidR="00000000" w:rsidRPr="00000000">
              <w:rPr>
                <w:sz w:val="16"/>
                <w:szCs w:val="16"/>
                <w:rtl w:val="0"/>
              </w:rPr>
              <w:t xml:space="preserve">{table_2_8_6}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sz w:val="16"/>
                <w:szCs w:val="16"/>
              </w:rPr>
            </w:pPr>
            <w:r w:rsidDel="00000000" w:rsidR="00000000" w:rsidRPr="00000000">
              <w:rPr>
                <w:sz w:val="16"/>
                <w:szCs w:val="16"/>
                <w:rtl w:val="0"/>
              </w:rPr>
              <w:t xml:space="preserve">{table_2_8_7}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widowControl w:val="0"/>
              <w:rPr>
                <w:sz w:val="16"/>
                <w:szCs w:val="16"/>
              </w:rPr>
            </w:pPr>
            <w:r w:rsidDel="00000000" w:rsidR="00000000" w:rsidRPr="00000000">
              <w:rPr>
                <w:sz w:val="16"/>
                <w:szCs w:val="16"/>
                <w:rtl w:val="0"/>
              </w:rPr>
              <w:t xml:space="preserve">Reproductions of unique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sz w:val="16"/>
                <w:szCs w:val="16"/>
              </w:rPr>
            </w:pPr>
            <w:r w:rsidDel="00000000" w:rsidR="00000000" w:rsidRPr="00000000">
              <w:rPr>
                <w:sz w:val="16"/>
                <w:szCs w:val="16"/>
                <w:rtl w:val="0"/>
              </w:rPr>
              <w:t xml:space="preserve">{table_2_9_1}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sz w:val="16"/>
                <w:szCs w:val="16"/>
              </w:rPr>
            </w:pPr>
            <w:r w:rsidDel="00000000" w:rsidR="00000000" w:rsidRPr="00000000">
              <w:rPr>
                <w:sz w:val="16"/>
                <w:szCs w:val="16"/>
                <w:rtl w:val="0"/>
              </w:rPr>
              <w:t xml:space="preserve">{table_2_9_2}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sz w:val="16"/>
                <w:szCs w:val="16"/>
              </w:rPr>
            </w:pPr>
            <w:r w:rsidDel="00000000" w:rsidR="00000000" w:rsidRPr="00000000">
              <w:rPr>
                <w:sz w:val="16"/>
                <w:szCs w:val="16"/>
                <w:rtl w:val="0"/>
              </w:rPr>
              <w:t xml:space="preserve">{table_2_9_3}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sz w:val="16"/>
                <w:szCs w:val="16"/>
              </w:rPr>
            </w:pPr>
            <w:r w:rsidDel="00000000" w:rsidR="00000000" w:rsidRPr="00000000">
              <w:rPr>
                <w:sz w:val="16"/>
                <w:szCs w:val="16"/>
                <w:rtl w:val="0"/>
              </w:rPr>
              <w:t xml:space="preserve">{table_2_9_4}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sz w:val="16"/>
                <w:szCs w:val="16"/>
              </w:rPr>
            </w:pPr>
            <w:r w:rsidDel="00000000" w:rsidR="00000000" w:rsidRPr="00000000">
              <w:rPr>
                <w:sz w:val="16"/>
                <w:szCs w:val="16"/>
                <w:rtl w:val="0"/>
              </w:rPr>
              <w:t xml:space="preserve">{table_2_9_5}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sz w:val="16"/>
                <w:szCs w:val="16"/>
              </w:rPr>
            </w:pPr>
            <w:r w:rsidDel="00000000" w:rsidR="00000000" w:rsidRPr="00000000">
              <w:rPr>
                <w:sz w:val="16"/>
                <w:szCs w:val="16"/>
                <w:rtl w:val="0"/>
              </w:rPr>
              <w:t xml:space="preserve">{table_2_9_6}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sz w:val="16"/>
                <w:szCs w:val="16"/>
              </w:rPr>
            </w:pPr>
            <w:r w:rsidDel="00000000" w:rsidR="00000000" w:rsidRPr="00000000">
              <w:rPr>
                <w:sz w:val="16"/>
                <w:szCs w:val="16"/>
                <w:rtl w:val="0"/>
              </w:rPr>
              <w:t xml:space="preserve">{table_2_9_7}</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While {n_papers_OR_at_least_one} papers and</w:t>
      </w:r>
      <w:r w:rsidDel="00000000" w:rsidR="00000000" w:rsidRPr="00000000">
        <w:rPr>
          <w:rtl w:val="0"/>
        </w:rPr>
        <w:t xml:space="preserve"> {n_claims} claims had at least one outcome reproduction attempt, {n_papers_at_exc_no_elig}</w:t>
      </w:r>
      <w:r w:rsidDel="00000000" w:rsidR="00000000" w:rsidRPr="00000000">
        <w:rPr>
          <w:rtl w:val="0"/>
        </w:rPr>
        <w:t xml:space="preserve"> papers and {n_claims_at_exc_no_elig} claims</w:t>
      </w:r>
      <w:r w:rsidDel="00000000" w:rsidR="00000000" w:rsidRPr="00000000">
        <w:rPr>
          <w:rtl w:val="0"/>
        </w:rPr>
        <w:t xml:space="preserve"> had none of our eligible statistical outcomes and were not counted for the quantitative assessment of outcome reproducibility. </w:t>
      </w:r>
      <w:r w:rsidDel="00000000" w:rsidR="00000000" w:rsidRPr="00000000">
        <w:rPr>
          <w:rtl w:val="0"/>
        </w:rPr>
        <w:t xml:space="preserve">As such, </w:t>
      </w:r>
      <w:r w:rsidDel="00000000" w:rsidR="00000000" w:rsidRPr="00000000">
        <w:rPr>
          <w:rtl w:val="0"/>
        </w:rPr>
        <w:t xml:space="preserve">{n_papers_OR} </w:t>
      </w:r>
      <w:r w:rsidDel="00000000" w:rsidR="00000000" w:rsidRPr="00000000">
        <w:rPr>
          <w:rtl w:val="0"/>
        </w:rPr>
        <w:t xml:space="preserve">papers consisting of {n_claims_OR} claims were assessed for outcome reproducibility. For</w:t>
      </w:r>
      <w:r w:rsidDel="00000000" w:rsidR="00000000" w:rsidRPr="00000000">
        <w:rPr>
          <w:rtl w:val="0"/>
        </w:rPr>
        <w:t xml:space="preserve"> {</w:t>
      </w:r>
      <w:r w:rsidDel="00000000" w:rsidR="00000000" w:rsidRPr="00000000">
        <w:rPr>
          <w:rtl w:val="0"/>
        </w:rPr>
        <w:t xml:space="preserve">n_papers_not_attemptable</w:t>
      </w:r>
      <w:r w:rsidDel="00000000" w:rsidR="00000000" w:rsidRPr="00000000">
        <w:rPr>
          <w:rtl w:val="0"/>
        </w:rPr>
        <w:t xml:space="preserve">} papers</w:t>
      </w:r>
      <w:r w:rsidDel="00000000" w:rsidR="00000000" w:rsidRPr="00000000">
        <w:rPr>
          <w:rtl w:val="0"/>
        </w:rPr>
        <w:t xml:space="preserve">, an outcome reproduction attempt began, but the analysts’ determined that the material they had was not sufficient to assess outcome reproducibility. This could occur if the provided data was incomplete or otherwise compromised for conducting a reproduction, or the provided code was not usable or adaptable to complete a reproduction attempt. These were counted as outcome reproducibility failures. </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Of the {n_papers_OR} papers that were assessed, we observed approximate or precise reproducibility for </w:t>
      </w:r>
      <w:r w:rsidDel="00000000" w:rsidR="00000000" w:rsidRPr="00000000">
        <w:rPr>
          <w:rtl w:val="0"/>
        </w:rPr>
        <w:t xml:space="preserve">{n_papers_OR_approx_or_precise}</w:t>
      </w:r>
      <w:r w:rsidDel="00000000" w:rsidR="00000000" w:rsidRPr="00000000">
        <w:rPr>
          <w:rtl w:val="0"/>
        </w:rPr>
        <w:t xml:space="preserve"> papers ({p_papers_OR_approx_or_precise}) and precise reproducibility for {n_papers_OR_precise} papers ({p_papers_OR_precise}).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Figure 3 </w:t>
      </w:r>
      <w:r w:rsidDel="00000000" w:rsidR="00000000" w:rsidRPr="00000000">
        <w:rPr>
          <w:rtl w:val="0"/>
        </w:rPr>
        <w:t xml:space="preserve">shows outcome reproducibility results separately for different circumstances of conducting the reproduction. </w:t>
      </w:r>
      <w:r w:rsidDel="00000000" w:rsidR="00000000" w:rsidRPr="00000000">
        <w:rPr>
          <w:rtl w:val="0"/>
        </w:rPr>
        <w:t xml:space="preserve">When</w:t>
      </w:r>
      <w:r w:rsidDel="00000000" w:rsidR="00000000" w:rsidRPr="00000000">
        <w:rPr>
          <w:rtl w:val="0"/>
        </w:rPr>
        <w:t xml:space="preserve"> code and data were available, we attempted to execute the original code or adapt it if necessary. We observed approximate or precise reproducibility for </w:t>
      </w:r>
      <w:r w:rsidDel="00000000" w:rsidR="00000000" w:rsidRPr="00000000">
        <w:rPr>
          <w:rtl w:val="0"/>
        </w:rPr>
        <w:t xml:space="preserve">{n_papers_OR_data_and_code_approx_or_precise} of the {n_papers_OR_data_and_code} papers ({p_papers_OR_data_and_code_approx_or_precise})</w:t>
      </w:r>
      <w:r w:rsidDel="00000000" w:rsidR="00000000" w:rsidRPr="00000000">
        <w:rPr>
          <w:rtl w:val="0"/>
        </w:rPr>
        <w:t xml:space="preserve"> and </w:t>
      </w:r>
      <w:r w:rsidDel="00000000" w:rsidR="00000000" w:rsidRPr="00000000">
        <w:rPr>
          <w:rtl w:val="0"/>
        </w:rPr>
        <w:t xml:space="preserve">precise reproducibility for {n_papers_OR_data_and_code_precise} of the {n_papers_OR_data_and_code} papers ({p_papers_OR_data_and_code_precise})</w:t>
      </w:r>
      <w:r w:rsidDel="00000000" w:rsidR="00000000" w:rsidRPr="00000000">
        <w:rPr>
          <w:rtl w:val="0"/>
        </w:rPr>
        <w:t xml:space="preserve">. For {n_papers_OR_data_and_code_pushbutton} ({p_papers_OR_data_and_code_pushbutton}) of these papers, we were able to reproduce the findings with minimal effort other than executing the code on the data, a high standard known as </w:t>
      </w:r>
      <w:r w:rsidDel="00000000" w:rsidR="00000000" w:rsidRPr="00000000">
        <w:rPr>
          <w:i w:val="1"/>
          <w:rtl w:val="0"/>
        </w:rPr>
        <w:t xml:space="preserve">push button reproducibility</w:t>
      </w:r>
      <w:r w:rsidDel="00000000" w:rsidR="00000000" w:rsidRPr="00000000">
        <w:rPr>
          <w:rtl w:val="0"/>
        </w:rPr>
        <w:t xml:space="preserve">.</w:t>
      </w:r>
      <w:hyperlink r:id="rId16">
        <w:r w:rsidDel="00000000" w:rsidR="00000000" w:rsidRPr="00000000">
          <w:rPr>
            <w:shd w:fill="auto" w:val="clear"/>
            <w:vertAlign w:val="superscript"/>
            <w:rtl w:val="0"/>
          </w:rPr>
          <w:t xml:space="preserve">27</w:t>
        </w:r>
      </w:hyperlink>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When only data were available, we attempted to reproduce the findings by generating new code following the analyses described in the paper. Of these, we observed approximate or precise reproducibility for </w:t>
      </w:r>
      <w:r w:rsidDel="00000000" w:rsidR="00000000" w:rsidRPr="00000000">
        <w:rPr>
          <w:rtl w:val="0"/>
        </w:rPr>
        <w:t xml:space="preserve">{n_papers_OR_data_only_approx_or_precise}</w:t>
      </w:r>
      <w:r w:rsidDel="00000000" w:rsidR="00000000" w:rsidRPr="00000000">
        <w:rPr>
          <w:rtl w:val="0"/>
        </w:rPr>
        <w:t xml:space="preserve"> of the {n_papers_OR_data_only} papers ({p_papers_OR_data_only_approx_or_precise}) and precise reproducibility for {n_papers_OR_data_only_precise} of the {n_papers_OR_data_only} papers ({p_papers_OR_data_only_precise}). </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When author-prepared data were unavailable, but source data were available, we attempted to reproduce the findings by preparing the data and generating new code. Of these, we observed approximate or precise reproducibility for </w:t>
      </w:r>
      <w:r w:rsidDel="00000000" w:rsidR="00000000" w:rsidRPr="00000000">
        <w:rPr>
          <w:rtl w:val="0"/>
        </w:rPr>
        <w:t xml:space="preserve">{n_papers_OR_source_data_approx_or_precise} of the {n_papers_OR_source_data} papers ({p_papers_OR_source_data_approx_or_precise}) and precise reproducibility for {n_papers_OR_source_data_precise} of the {n_papers_OR_source_data} papers ({p_papers_OR_source_data_precise}). </w:t>
      </w:r>
      <w:r w:rsidDel="00000000" w:rsidR="00000000" w:rsidRPr="00000000">
        <w:rPr>
          <w:rtl w:val="0"/>
        </w:rPr>
        <w:t xml:space="preserve">In summary, outcome reproducibility rates were comparatively high when data and code were both available, and comparatively low when needing to reconstruct the d</w:t>
      </w:r>
      <w:commentRangeStart w:id="4"/>
      <w:r w:rsidDel="00000000" w:rsidR="00000000" w:rsidRPr="00000000">
        <w:rPr>
          <w:rtl w:val="0"/>
        </w:rPr>
        <w:t xml:space="preserve">ata </w:t>
      </w:r>
      <w:r w:rsidDel="00000000" w:rsidR="00000000" w:rsidRPr="00000000">
        <w:rPr>
          <w:rtl w:val="0"/>
        </w:rPr>
        <w:t xml:space="preserve">and </w:t>
      </w:r>
      <w:r w:rsidDel="00000000" w:rsidR="00000000" w:rsidRPr="00000000">
        <w:rPr>
          <w:rtl w:val="0"/>
        </w:rPr>
        <w:t xml:space="preserve">code.</w:t>
      </w:r>
      <w:commentRangeEnd w:id="4"/>
      <w:r w:rsidDel="00000000" w:rsidR="00000000" w:rsidRPr="00000000">
        <w:commentReference w:id="4"/>
      </w:r>
      <w:r w:rsidDel="00000000" w:rsidR="00000000" w:rsidRPr="00000000">
        <w:rPr>
          <w:rtl w:val="0"/>
        </w:rPr>
        <w:t xml:space="preserve"> </w:t>
      </w:r>
    </w:p>
    <w:p w:rsidR="00000000" w:rsidDel="00000000" w:rsidP="00000000" w:rsidRDefault="00000000" w:rsidRPr="00000000" w14:paraId="000000F0">
      <w:pPr>
        <w:rPr>
          <w:u w:val="single"/>
        </w:rPr>
      </w:pPr>
      <w:r w:rsidDel="00000000" w:rsidR="00000000" w:rsidRPr="00000000">
        <w:rPr>
          <w:rtl w:val="0"/>
        </w:rPr>
      </w:r>
    </w:p>
    <w:p w:rsidR="00000000" w:rsidDel="00000000" w:rsidP="00000000" w:rsidRDefault="00000000" w:rsidRPr="00000000" w14:paraId="000000F1">
      <w:pPr>
        <w:rPr/>
      </w:pPr>
      <w:r w:rsidDel="00000000" w:rsidR="00000000" w:rsidRPr="00000000">
        <w:rPr>
          <w:u w:val="single"/>
          <w:rtl w:val="0"/>
        </w:rPr>
        <w:t xml:space="preserve">Figure </w:t>
      </w:r>
      <w:r w:rsidDel="00000000" w:rsidR="00000000" w:rsidRPr="00000000">
        <w:rPr>
          <w:u w:val="single"/>
          <w:rtl w:val="0"/>
        </w:rPr>
        <w:t xml:space="preserve">3. Outcome reproducibility by data and code availability.</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{figure_3}</w:t>
      </w:r>
    </w:p>
    <w:p w:rsidR="00000000" w:rsidDel="00000000" w:rsidP="00000000" w:rsidRDefault="00000000" w:rsidRPr="00000000" w14:paraId="000000F3">
      <w:pPr>
        <w:rPr/>
      </w:pPr>
      <w:r w:rsidDel="00000000" w:rsidR="00000000" w:rsidRPr="00000000">
        <w:rPr>
          <w:i w:val="1"/>
          <w:sz w:val="20"/>
          <w:szCs w:val="20"/>
          <w:rtl w:val="0"/>
        </w:rPr>
        <w:t xml:space="preserve">Caption: Outcome reproducibility as a percentage of attempts (left), and outcome reproducibility as counts (right).</w:t>
      </w:r>
      <w:r w:rsidDel="00000000" w:rsidR="00000000" w:rsidRPr="00000000">
        <w:rPr>
          <w:rtl w:val="0"/>
        </w:rPr>
      </w:r>
    </w:p>
    <w:p w:rsidR="00000000" w:rsidDel="00000000" w:rsidP="00000000" w:rsidRDefault="00000000" w:rsidRPr="00000000" w14:paraId="000000F4">
      <w:pPr>
        <w:rPr>
          <w:shd w:fill="d9ead3" w:val="clear"/>
        </w:rPr>
      </w:pPr>
      <w:r w:rsidDel="00000000" w:rsidR="00000000" w:rsidRPr="00000000">
        <w:rPr>
          <w:rtl w:val="0"/>
        </w:rPr>
      </w:r>
    </w:p>
    <w:p w:rsidR="00000000" w:rsidDel="00000000" w:rsidP="00000000" w:rsidRDefault="00000000" w:rsidRPr="00000000" w14:paraId="000000F5">
      <w:pPr>
        <w:rPr>
          <w:del w:author="Brian Nosek" w:id="11" w:date="2025-07-03T16:54:05Z"/>
        </w:rPr>
      </w:pPr>
      <w:del w:author="Brian Nosek" w:id="11" w:date="2025-07-03T16:54:05Z">
        <w:r w:rsidDel="00000000" w:rsidR="00000000" w:rsidRPr="00000000">
          <w:rPr>
            <w:rtl w:val="0"/>
          </w:rPr>
          <w:delText xml:space="preserve">We also consider </w:delText>
        </w:r>
        <w:r w:rsidDel="00000000" w:rsidR="00000000" w:rsidRPr="00000000">
          <w:rPr>
            <w:i w:val="1"/>
            <w:rtl w:val="0"/>
          </w:rPr>
          <w:delText xml:space="preserve">full reproducibility</w:delText>
        </w:r>
        <w:r w:rsidDel="00000000" w:rsidR="00000000" w:rsidRPr="00000000">
          <w:rPr>
            <w:rtl w:val="0"/>
          </w:rPr>
          <w:delText xml:space="preserve"> </w:delText>
        </w:r>
        <w:r w:rsidDel="00000000" w:rsidR="00000000" w:rsidRPr="00000000">
          <w:rPr>
            <w:rtl w:val="0"/>
          </w:rPr>
          <w:delText xml:space="preserve">as the rate of both obtaining data and successfully reproducing the outcomes for all papers investigated. SCORE’s sampling procedures for assessing process and outcome reproducibility were not directly dependent on each other, so a direct measure combining the two to estimate full reproducibility is not possible. However, we can approximate full reproducibility by multiplying our estimates of process reproducibility (i.e. the proportion of the literature which were implied to be outcome reproducibility-assessable) with our estimate of outcome reproducibility among those that were assessed. {</w:delText>
        </w:r>
        <w:r w:rsidDel="00000000" w:rsidR="00000000" w:rsidRPr="00000000">
          <w:rPr>
            <w:rtl w:val="0"/>
          </w:rPr>
          <w:delText xml:space="preserve">p_papers_data_available</w:delText>
        </w:r>
        <w:r w:rsidDel="00000000" w:rsidR="00000000" w:rsidRPr="00000000">
          <w:rPr>
            <w:rtl w:val="0"/>
          </w:rPr>
          <w:delText xml:space="preserve">} had</w:delText>
        </w:r>
        <w:r w:rsidDel="00000000" w:rsidR="00000000" w:rsidRPr="00000000">
          <w:rPr>
            <w:rtl w:val="0"/>
          </w:rPr>
          <w:delText xml:space="preserve"> data available</w:delText>
        </w:r>
        <w:r w:rsidDel="00000000" w:rsidR="00000000" w:rsidRPr="00000000">
          <w:rPr>
            <w:rtl w:val="0"/>
          </w:rPr>
          <w:delText xml:space="preserve"> and therefore assessable for outcome reproducibility. Among those assessed, {p_papers_OR_approx_or_precise} of papers were approximately or precisely reproduced, and {p_papers_OR_precise} of papers were precisely reproduced. Together, this implies that {p_papers_OR_approx_or_precise_overall} of papers were approximately or precisely reproducible, and {p_papers_OR_precise_overall} of papers were precisely reproducible in this sample. Full reproducibility is a minimum estimate as it can only increase with additional effort to obtain author data, reconstruct datasets from original sources, or troubleshoot reanalysis challenges.</w:delText>
        </w:r>
      </w:del>
    </w:p>
    <w:p w:rsidR="00000000" w:rsidDel="00000000" w:rsidP="00000000" w:rsidRDefault="00000000" w:rsidRPr="00000000" w14:paraId="000000F6">
      <w:pPr>
        <w:rPr>
          <w:del w:author="Brian Nosek" w:id="11" w:date="2025-07-03T16:54:05Z"/>
        </w:rPr>
      </w:pPr>
      <w:del w:author="Brian Nosek" w:id="11" w:date="2025-07-03T16:54:05Z">
        <w:r w:rsidDel="00000000" w:rsidR="00000000" w:rsidRPr="00000000">
          <w:rPr>
            <w:rtl w:val="0"/>
          </w:rPr>
        </w:r>
      </w:del>
    </w:p>
    <w:p w:rsidR="00000000" w:rsidDel="00000000" w:rsidP="00000000" w:rsidRDefault="00000000" w:rsidRPr="00000000" w14:paraId="000000F7">
      <w:pPr>
        <w:rPr/>
      </w:pPr>
      <w:r w:rsidDel="00000000" w:rsidR="00000000" w:rsidRPr="00000000">
        <w:rPr>
          <w:rtl w:val="0"/>
        </w:rPr>
        <w:t xml:space="preserve">In addition to the empirically defined outcome reproducibility criteria, we asked analysts to provide their subjective assessment of whether they successfully reproduced each claim. This included papers and claims that did not have eligible statistical outcomes for our quantitative evaluation. Excluding missing or undetermined cases, analysts reported successful reproductions of </w:t>
      </w:r>
      <w:r w:rsidDel="00000000" w:rsidR="00000000" w:rsidRPr="00000000">
        <w:rPr>
          <w:rtl w:val="0"/>
        </w:rPr>
        <w:t xml:space="preserve">{n_papers_analyst_report_success}</w:t>
      </w:r>
      <w:r w:rsidDel="00000000" w:rsidR="00000000" w:rsidRPr="00000000">
        <w:rPr>
          <w:rtl w:val="0"/>
        </w:rPr>
        <w:t xml:space="preserve"> of </w:t>
      </w:r>
      <w:r w:rsidDel="00000000" w:rsidR="00000000" w:rsidRPr="00000000">
        <w:rPr>
          <w:rtl w:val="0"/>
        </w:rPr>
        <w:t xml:space="preserve">{n_papers_analyst_report}</w:t>
      </w:r>
      <w:r w:rsidDel="00000000" w:rsidR="00000000" w:rsidRPr="00000000">
        <w:rPr>
          <w:rtl w:val="0"/>
        </w:rPr>
        <w:t xml:space="preserve"> papers (</w:t>
      </w:r>
      <w:r w:rsidDel="00000000" w:rsidR="00000000" w:rsidRPr="00000000">
        <w:rPr>
          <w:rtl w:val="0"/>
        </w:rPr>
        <w:t xml:space="preserve">{p_papers_analyst_report_success}</w:t>
      </w:r>
      <w:r w:rsidDel="00000000" w:rsidR="00000000" w:rsidRPr="00000000">
        <w:rPr>
          <w:rtl w:val="0"/>
        </w:rPr>
        <w:t xml:space="preserve">) and </w:t>
      </w:r>
      <w:r w:rsidDel="00000000" w:rsidR="00000000" w:rsidRPr="00000000">
        <w:rPr>
          <w:rtl w:val="0"/>
        </w:rPr>
        <w:t xml:space="preserve">{n_claims_analyst_report_success}</w:t>
      </w:r>
      <w:r w:rsidDel="00000000" w:rsidR="00000000" w:rsidRPr="00000000">
        <w:rPr>
          <w:rtl w:val="0"/>
        </w:rPr>
        <w:t xml:space="preserve"> of </w:t>
      </w:r>
      <w:r w:rsidDel="00000000" w:rsidR="00000000" w:rsidRPr="00000000">
        <w:rPr>
          <w:rtl w:val="0"/>
        </w:rPr>
        <w:t xml:space="preserve">{n_claims_analyst_report}</w:t>
      </w:r>
      <w:r w:rsidDel="00000000" w:rsidR="00000000" w:rsidRPr="00000000">
        <w:rPr>
          <w:rtl w:val="0"/>
        </w:rPr>
        <w:t xml:space="preserve"> claims (</w:t>
      </w:r>
      <w:r w:rsidDel="00000000" w:rsidR="00000000" w:rsidRPr="00000000">
        <w:rPr>
          <w:rtl w:val="0"/>
        </w:rPr>
        <w:t xml:space="preserve">{p_claims_analyst_report_success</w:t>
      </w:r>
      <w:r w:rsidDel="00000000" w:rsidR="00000000" w:rsidRPr="00000000">
        <w:rPr>
          <w:rtl w:val="0"/>
        </w:rPr>
        <w:t xml:space="preserve">}). </w:t>
      </w:r>
    </w:p>
    <w:p w:rsidR="00000000" w:rsidDel="00000000" w:rsidP="00000000" w:rsidRDefault="00000000" w:rsidRPr="00000000" w14:paraId="000000F8">
      <w:pPr>
        <w:pStyle w:val="Heading2"/>
        <w:rPr/>
      </w:pPr>
      <w:bookmarkStart w:colFirst="0" w:colLast="0" w:name="_8qvure9ctnqs" w:id="8"/>
      <w:bookmarkEnd w:id="8"/>
      <w:r w:rsidDel="00000000" w:rsidR="00000000" w:rsidRPr="00000000">
        <w:rPr>
          <w:rtl w:val="0"/>
        </w:rPr>
        <w:t xml:space="preserve">Outcome reproducibility by year of original publication</w:t>
      </w:r>
    </w:p>
    <w:p w:rsidR="00000000" w:rsidDel="00000000" w:rsidP="00000000" w:rsidRDefault="00000000" w:rsidRPr="00000000" w14:paraId="000000F9">
      <w:pPr>
        <w:rPr/>
      </w:pPr>
      <w:r w:rsidDel="00000000" w:rsidR="00000000" w:rsidRPr="00000000">
        <w:rPr>
          <w:rtl w:val="0"/>
        </w:rPr>
        <w:t xml:space="preserve">Figure 4 presents outcome reproducibility by year. </w:t>
      </w:r>
      <w:ins w:author="Brian Nosek" w:id="12" w:date="2025-07-03T18:45:08Z">
        <w:r w:rsidDel="00000000" w:rsidR="00000000" w:rsidRPr="00000000">
          <w:rPr>
            <w:rtl w:val="0"/>
          </w:rPr>
          <w:t xml:space="preserve">The number of</w:t>
        </w:r>
      </w:ins>
      <w:del w:author="Brian Nosek" w:id="12" w:date="2025-07-03T18:45:08Z">
        <w:r w:rsidDel="00000000" w:rsidR="00000000" w:rsidRPr="00000000">
          <w:rPr>
            <w:rtl w:val="0"/>
          </w:rPr>
          <w:delText xml:space="preserve">Sample sizes of</w:delText>
        </w:r>
      </w:del>
      <w:r w:rsidDel="00000000" w:rsidR="00000000" w:rsidRPr="00000000">
        <w:rPr>
          <w:rtl w:val="0"/>
        </w:rPr>
        <w:t xml:space="preserve"> outcome reproduction attempts </w:t>
      </w:r>
      <w:ins w:author="Brian Nosek" w:id="13" w:date="2025-07-03T18:45:27Z">
        <w:r w:rsidDel="00000000" w:rsidR="00000000" w:rsidRPr="00000000">
          <w:rPr>
            <w:rtl w:val="0"/>
          </w:rPr>
          <w:t xml:space="preserve">per</w:t>
        </w:r>
      </w:ins>
      <w:del w:author="Brian Nosek" w:id="13" w:date="2025-07-03T18:45:27Z">
        <w:r w:rsidDel="00000000" w:rsidR="00000000" w:rsidRPr="00000000">
          <w:rPr>
            <w:rtl w:val="0"/>
          </w:rPr>
          <w:delText xml:space="preserve">within each</w:delText>
        </w:r>
      </w:del>
      <w:r w:rsidDel="00000000" w:rsidR="00000000" w:rsidRPr="00000000">
        <w:rPr>
          <w:rtl w:val="0"/>
        </w:rPr>
        <w:t xml:space="preserve"> year </w:t>
      </w:r>
      <w:ins w:author="Brian Nosek" w:id="14" w:date="2025-07-03T18:45:31Z">
        <w:r w:rsidDel="00000000" w:rsidR="00000000" w:rsidRPr="00000000">
          <w:rPr>
            <w:rtl w:val="0"/>
          </w:rPr>
          <w:t xml:space="preserve">is</w:t>
        </w:r>
      </w:ins>
      <w:del w:author="Brian Nosek" w:id="14" w:date="2025-07-03T18:45:31Z">
        <w:r w:rsidDel="00000000" w:rsidR="00000000" w:rsidRPr="00000000">
          <w:rPr>
            <w:rtl w:val="0"/>
          </w:rPr>
          <w:delText xml:space="preserve">are</w:delText>
        </w:r>
      </w:del>
      <w:r w:rsidDel="00000000" w:rsidR="00000000" w:rsidRPr="00000000">
        <w:rPr>
          <w:rtl w:val="0"/>
        </w:rPr>
        <w:t xml:space="preserve"> quite small. </w:t>
      </w:r>
      <w:r w:rsidDel="00000000" w:rsidR="00000000" w:rsidRPr="00000000">
        <w:rPr>
          <w:rtl w:val="0"/>
        </w:rPr>
        <w:t xml:space="preserve">Considering only papers with an attempt, the prevalence of precise reproducibility (Spearman’s </w:t>
      </w:r>
      <w:r w:rsidDel="00000000" w:rsidR="00000000" w:rsidRPr="00000000">
        <w:rPr>
          <w:i w:val="1"/>
          <w:rtl w:val="0"/>
        </w:rPr>
        <w:t xml:space="preserve">ρ</w:t>
      </w:r>
      <w:r w:rsidDel="00000000" w:rsidR="00000000" w:rsidRPr="00000000">
        <w:rPr>
          <w:rtl w:val="0"/>
        </w:rPr>
        <w:t xml:space="preserve"> = {rho_OR_precise_v_year}) and the prevalence of </w:t>
      </w:r>
      <w:r w:rsidDel="00000000" w:rsidR="00000000" w:rsidRPr="00000000">
        <w:rPr>
          <w:rtl w:val="0"/>
        </w:rPr>
        <w:t xml:space="preserve">approximate and precise</w:t>
      </w:r>
      <w:r w:rsidDel="00000000" w:rsidR="00000000" w:rsidRPr="00000000">
        <w:rPr>
          <w:rtl w:val="0"/>
        </w:rPr>
        <w:t xml:space="preserve"> reproducibility </w:t>
      </w:r>
      <w:r w:rsidDel="00000000" w:rsidR="00000000" w:rsidRPr="00000000">
        <w:rPr>
          <w:rtl w:val="0"/>
        </w:rPr>
        <w:t xml:space="preserve">(Spearman’s </w:t>
      </w:r>
      <w:r w:rsidDel="00000000" w:rsidR="00000000" w:rsidRPr="00000000">
        <w:rPr>
          <w:i w:val="1"/>
          <w:rtl w:val="0"/>
        </w:rPr>
        <w:t xml:space="preserve">ρ</w:t>
      </w:r>
      <w:r w:rsidDel="00000000" w:rsidR="00000000" w:rsidRPr="00000000">
        <w:rPr>
          <w:rtl w:val="0"/>
        </w:rPr>
        <w:t xml:space="preserve"> = {rho_OR_precise_or_approx_v_year}</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were not significantly associated with</w:t>
      </w:r>
      <w:r w:rsidDel="00000000" w:rsidR="00000000" w:rsidRPr="00000000">
        <w:rPr>
          <w:rtl w:val="0"/>
        </w:rPr>
        <w:t xml:space="preserve"> time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i w:val="1"/>
        </w:rPr>
      </w:pPr>
      <w:r w:rsidDel="00000000" w:rsidR="00000000" w:rsidRPr="00000000">
        <w:rPr>
          <w:u w:val="single"/>
          <w:rtl w:val="0"/>
        </w:rPr>
        <w:t xml:space="preserve">Figure </w:t>
      </w:r>
      <w:r w:rsidDel="00000000" w:rsidR="00000000" w:rsidRPr="00000000">
        <w:rPr>
          <w:u w:val="single"/>
          <w:rtl w:val="0"/>
        </w:rPr>
        <w:t xml:space="preserve">4.</w:t>
      </w:r>
      <w:r w:rsidDel="00000000" w:rsidR="00000000" w:rsidRPr="00000000">
        <w:rPr>
          <w:u w:val="single"/>
          <w:rtl w:val="0"/>
        </w:rPr>
        <w:t xml:space="preserve"> Outcome reproducibility by year of publication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{figure_4}</w:t>
      </w:r>
    </w:p>
    <w:p w:rsidR="00000000" w:rsidDel="00000000" w:rsidP="00000000" w:rsidRDefault="00000000" w:rsidRPr="00000000" w14:paraId="000000FD">
      <w:pPr>
        <w:rPr>
          <w:i w:val="1"/>
          <w:sz w:val="20"/>
          <w:szCs w:val="20"/>
        </w:rPr>
      </w:pPr>
      <w:r w:rsidDel="00000000" w:rsidR="00000000" w:rsidRPr="00000000">
        <w:rPr>
          <w:i w:val="1"/>
          <w:sz w:val="20"/>
          <w:szCs w:val="20"/>
          <w:rtl w:val="0"/>
        </w:rPr>
        <w:t xml:space="preserve">Caption</w:t>
      </w:r>
      <w:r w:rsidDel="00000000" w:rsidR="00000000" w:rsidRPr="00000000">
        <w:rPr>
          <w:i w:val="1"/>
          <w:sz w:val="20"/>
          <w:szCs w:val="20"/>
          <w:rtl w:val="0"/>
        </w:rPr>
        <w:t xml:space="preserve">: Left: Proportion of outcome reproduction attempts from the sample of papers. Middle: Outcome reproducibility as a percentage of the attempts. Right: Outcome reproducibility as counts compared with the sample of papers. Note that papers with multiple claims could be partly reproducible, but color coding of </w:t>
      </w:r>
      <w:ins w:author="Brian Nosek" w:id="15" w:date="2025-07-03T18:46:01Z">
        <w:r w:rsidDel="00000000" w:rsidR="00000000" w:rsidRPr="00000000">
          <w:rPr>
            <w:i w:val="1"/>
            <w:sz w:val="20"/>
            <w:szCs w:val="20"/>
            <w:rtl w:val="0"/>
          </w:rPr>
          <w:t xml:space="preserve">the dots showing </w:t>
        </w:r>
      </w:ins>
      <w:r w:rsidDel="00000000" w:rsidR="00000000" w:rsidRPr="00000000">
        <w:rPr>
          <w:i w:val="1"/>
          <w:sz w:val="20"/>
          <w:szCs w:val="20"/>
          <w:rtl w:val="0"/>
        </w:rPr>
        <w:t xml:space="preserve">paper counts </w:t>
      </w:r>
      <w:ins w:author="Brian Nosek" w:id="16" w:date="2025-07-03T18:46:11Z">
        <w:r w:rsidDel="00000000" w:rsidR="00000000" w:rsidRPr="00000000">
          <w:rPr>
            <w:i w:val="1"/>
            <w:sz w:val="20"/>
            <w:szCs w:val="20"/>
            <w:rtl w:val="0"/>
          </w:rPr>
          <w:t xml:space="preserve">in the right panel </w:t>
        </w:r>
      </w:ins>
      <w:r w:rsidDel="00000000" w:rsidR="00000000" w:rsidRPr="00000000">
        <w:rPr>
          <w:i w:val="1"/>
          <w:sz w:val="20"/>
          <w:szCs w:val="20"/>
          <w:rtl w:val="0"/>
        </w:rPr>
        <w:t xml:space="preserve">is rounded to the nearest paper.</w:t>
      </w:r>
    </w:p>
    <w:p w:rsidR="00000000" w:rsidDel="00000000" w:rsidP="00000000" w:rsidRDefault="00000000" w:rsidRPr="00000000" w14:paraId="000000FE">
      <w:pPr>
        <w:pStyle w:val="Heading2"/>
        <w:rPr/>
      </w:pPr>
      <w:bookmarkStart w:colFirst="0" w:colLast="0" w:name="_9s9och1fojxz" w:id="9"/>
      <w:bookmarkEnd w:id="9"/>
      <w:r w:rsidDel="00000000" w:rsidR="00000000" w:rsidRPr="00000000">
        <w:rPr>
          <w:rtl w:val="0"/>
        </w:rPr>
        <w:t xml:space="preserve">Outcome reproducibility by discipline</w:t>
      </w:r>
    </w:p>
    <w:p w:rsidR="00000000" w:rsidDel="00000000" w:rsidP="00000000" w:rsidRDefault="00000000" w:rsidRPr="00000000" w14:paraId="000000FF">
      <w:pPr>
        <w:rPr/>
      </w:pPr>
      <w:r w:rsidDel="00000000" w:rsidR="00000000" w:rsidRPr="00000000">
        <w:rPr>
          <w:rtl w:val="0"/>
        </w:rPr>
        <w:t xml:space="preserve">Figure 5 </w:t>
      </w:r>
      <w:r w:rsidDel="00000000" w:rsidR="00000000" w:rsidRPr="00000000">
        <w:rPr>
          <w:rtl w:val="0"/>
        </w:rPr>
        <w:t xml:space="preserve">presents outcome reproducibility by discipline. Political Science and Economics had much higher rates of reproduction attempts than other fields due to greater data availability. Considering only papers with a reproduction attempt, we observed approximate or precise reproducibility for {n_papers_OR_approx_or_precise_polisci} of {n_papers_OR_polisci} ({p_papers_OR_approx_or_precise_polisci}) Political Science papers and {n_papers_OR_approx_or_precise_econ} of {n_papers_OR_econ} ({p_papers_OR_approx_or_precise_econ}) Economics papers. We observed precise reproducibility for {n_papers_OR_precise_polisci} of {n_papers_OR_polisci} ({p_papers_OR_precise_polisci}) Political Science papers and {n_papers_OR_precise_econ} of {n_papers_OR_econ} ({p_papers_OR_precise_econ}) Economics papers. Combining the data across the other four disciplines, we observed approximate or precise reproducibility for {n_papers_OR_approx_or_precise_other} of {n_papers_OR_other} ({p_papers_OR_approx_or_precise_other}) papers and precise reproducibility for {n_papers_OR_precise_other} of {n_papers_OR_other} ({p_papers_OR_precise_other}) </w:t>
      </w:r>
      <w:r w:rsidDel="00000000" w:rsidR="00000000" w:rsidRPr="00000000">
        <w:rPr>
          <w:rtl w:val="0"/>
        </w:rPr>
        <w:t xml:space="preserve">papers. </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u w:val="single"/>
          <w:rtl w:val="0"/>
        </w:rPr>
        <w:t xml:space="preserve">Figure </w:t>
      </w:r>
      <w:r w:rsidDel="00000000" w:rsidR="00000000" w:rsidRPr="00000000">
        <w:rPr>
          <w:u w:val="single"/>
          <w:rtl w:val="0"/>
        </w:rPr>
        <w:t xml:space="preserve">5. Outcome reproducibility by discipline</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{figure_5}</w:t>
      </w:r>
      <w:r w:rsidDel="00000000" w:rsidR="00000000" w:rsidRPr="00000000">
        <w:rPr>
          <w:rtl w:val="0"/>
        </w:rPr>
      </w:r>
    </w:p>
    <w:p w:rsidR="00000000" w:rsidDel="00000000" w:rsidP="00000000" w:rsidRDefault="00000000" w:rsidRPr="00000000" w14:paraId="00000103">
      <w:pPr>
        <w:rPr>
          <w:i w:val="1"/>
          <w:sz w:val="20"/>
          <w:szCs w:val="20"/>
        </w:rPr>
      </w:pPr>
      <w:r w:rsidDel="00000000" w:rsidR="00000000" w:rsidRPr="00000000">
        <w:rPr>
          <w:i w:val="1"/>
          <w:sz w:val="20"/>
          <w:szCs w:val="20"/>
          <w:rtl w:val="0"/>
        </w:rPr>
        <w:t xml:space="preserve">Caption: Left: Proportion of outcome reproduction attempts from the sample of papers. Middle: Outcome reproducibility as a percentage of the attempts. Right: Outcome reproducibility as counts compared with the sample of papers. </w:t>
      </w:r>
      <w:r w:rsidDel="00000000" w:rsidR="00000000" w:rsidRPr="00000000">
        <w:rPr>
          <w:i w:val="1"/>
          <w:sz w:val="20"/>
          <w:szCs w:val="20"/>
          <w:rtl w:val="0"/>
        </w:rPr>
        <w:t xml:space="preserve">Note that papers with multiple claims may have only some claims that were reproducible according to these success measures (i.e. are partly reproducible), but color coding of paper counts is rounded to the nearest paper.</w:t>
      </w:r>
      <w:r w:rsidDel="00000000" w:rsidR="00000000" w:rsidRPr="00000000">
        <w:rPr>
          <w:rtl w:val="0"/>
        </w:rPr>
      </w:r>
    </w:p>
    <w:p w:rsidR="00000000" w:rsidDel="00000000" w:rsidP="00000000" w:rsidRDefault="00000000" w:rsidRPr="00000000" w14:paraId="00000104">
      <w:pPr>
        <w:pStyle w:val="Heading1"/>
        <w:rPr/>
      </w:pPr>
      <w:bookmarkStart w:colFirst="0" w:colLast="0" w:name="_q6i2luup35hv" w:id="10"/>
      <w:bookmarkEnd w:id="10"/>
      <w:r w:rsidDel="00000000" w:rsidR="00000000" w:rsidRPr="00000000">
        <w:rPr>
          <w:rtl w:val="0"/>
        </w:rPr>
        <w:t xml:space="preserve">Discussion </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most substantial barrier to observing reproducibility in our random sample of social and behavioral science papers was the unavailability of author data </w:t>
      </w:r>
      <w:del w:author="Brian Nosek" w:id="17" w:date="2025-07-03T18:46:46Z">
        <w:r w:rsidDel="00000000" w:rsidR="00000000" w:rsidRPr="00000000">
          <w:rPr>
            <w:rtl w:val="0"/>
          </w:rPr>
          <w:delText xml:space="preserve">and code </w:delText>
        </w:r>
      </w:del>
      <w:r w:rsidDel="00000000" w:rsidR="00000000" w:rsidRPr="00000000">
        <w:rPr>
          <w:rtl w:val="0"/>
        </w:rPr>
        <w:t xml:space="preserve">preventing reproduction attempts. When reproductions could be attempted, availability of data and code was associated with greater but imperfect reproducibility compared with only data availability. Attempting to reproduce findings from source data had a low</w:t>
      </w:r>
      <w:ins w:author="Brian Nosek" w:id="18" w:date="2025-07-03T18:47:24Z">
        <w:r w:rsidDel="00000000" w:rsidR="00000000" w:rsidRPr="00000000">
          <w:rPr>
            <w:rtl w:val="0"/>
          </w:rPr>
          <w:t xml:space="preserve">er</w:t>
        </w:r>
      </w:ins>
      <w:r w:rsidDel="00000000" w:rsidR="00000000" w:rsidRPr="00000000">
        <w:rPr>
          <w:rtl w:val="0"/>
        </w:rPr>
        <w:t xml:space="preserve"> success rate. Political Science and Economics papers were more likely to have data available and reproduce successfully than other fields. These findings provide several insights about reproducibility in the </w:t>
      </w:r>
      <w:r w:rsidDel="00000000" w:rsidR="00000000" w:rsidRPr="00000000">
        <w:rPr>
          <w:rtl w:val="0"/>
        </w:rPr>
        <w:t xml:space="preserve">social and behavioral sciences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6">
      <w:pPr>
        <w:pStyle w:val="Heading2"/>
        <w:rPr/>
      </w:pPr>
      <w:bookmarkStart w:colFirst="0" w:colLast="0" w:name="_v2hv33s0641j" w:id="11"/>
      <w:bookmarkEnd w:id="11"/>
      <w:r w:rsidDel="00000000" w:rsidR="00000000" w:rsidRPr="00000000">
        <w:rPr>
          <w:rtl w:val="0"/>
        </w:rPr>
        <w:t xml:space="preserve">Does a process reproducibility failure mean that the outcomes cannot be trusted?</w:t>
      </w:r>
      <w:r w:rsidDel="00000000" w:rsidR="00000000" w:rsidRPr="00000000">
        <w:rPr>
          <w:rtl w:val="0"/>
        </w:rPr>
      </w:r>
    </w:p>
    <w:p w:rsidR="00000000" w:rsidDel="00000000" w:rsidP="00000000" w:rsidRDefault="00000000" w:rsidRPr="00000000" w14:paraId="00000107">
      <w:pPr>
        <w:spacing w:line="240" w:lineRule="auto"/>
        <w:rPr/>
      </w:pPr>
      <w:r w:rsidDel="00000000" w:rsidR="00000000" w:rsidRPr="00000000">
        <w:rPr>
          <w:rtl w:val="0"/>
        </w:rPr>
        <w:t xml:space="preserve">No. A process reproducibility failure is a failure of transparency and verifiability. It is possible that the results would be perfectly reproducible if the data were available, but </w:t>
      </w:r>
      <w:r w:rsidDel="00000000" w:rsidR="00000000" w:rsidRPr="00000000">
        <w:rPr>
          <w:rFonts w:ascii="Calibri" w:cs="Calibri" w:eastAsia="Calibri" w:hAnsi="Calibri"/>
          <w:color w:val="0a0a0a"/>
          <w:sz w:val="24"/>
          <w:szCs w:val="24"/>
          <w:rtl w:val="0"/>
        </w:rPr>
        <w:t xml:space="preserve">–</w:t>
      </w:r>
      <w:r w:rsidDel="00000000" w:rsidR="00000000" w:rsidRPr="00000000">
        <w:rPr>
          <w:rtl w:val="0"/>
        </w:rPr>
        <w:t xml:space="preserve"> because they are not </w:t>
      </w:r>
      <w:r w:rsidDel="00000000" w:rsidR="00000000" w:rsidRPr="00000000">
        <w:rPr>
          <w:rFonts w:ascii="Calibri" w:cs="Calibri" w:eastAsia="Calibri" w:hAnsi="Calibri"/>
          <w:color w:val="0a0a0a"/>
          <w:sz w:val="24"/>
          <w:szCs w:val="24"/>
          <w:rtl w:val="0"/>
        </w:rPr>
        <w:t xml:space="preserve">–</w:t>
      </w:r>
      <w:r w:rsidDel="00000000" w:rsidR="00000000" w:rsidRPr="00000000">
        <w:rPr>
          <w:rtl w:val="0"/>
        </w:rPr>
        <w:t xml:space="preserve"> it is not possible to find out. The primary consequence of process reproducibility failures is uncertainty, we cannot know whether the results are reported </w:t>
      </w:r>
      <w:ins w:author="Brian Nosek" w:id="19" w:date="2025-07-03T18:31:05Z">
        <w:r w:rsidDel="00000000" w:rsidR="00000000" w:rsidRPr="00000000">
          <w:rPr>
            <w:rtl w:val="0"/>
          </w:rPr>
          <w:t xml:space="preserve">precis</w:t>
        </w:r>
      </w:ins>
      <w:del w:author="Brian Nosek" w:id="19" w:date="2025-07-03T18:31:05Z">
        <w:r w:rsidDel="00000000" w:rsidR="00000000" w:rsidRPr="00000000">
          <w:rPr>
            <w:rtl w:val="0"/>
          </w:rPr>
          <w:delText xml:space="preserve">accurat</w:delText>
        </w:r>
      </w:del>
      <w:r w:rsidDel="00000000" w:rsidR="00000000" w:rsidRPr="00000000">
        <w:rPr>
          <w:rtl w:val="0"/>
        </w:rPr>
        <w:t xml:space="preserve">ely.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Our criterion for process reproducibility was the availability of author data that was prepared for the analyses reported in the paper. </w:t>
      </w:r>
      <w:r w:rsidDel="00000000" w:rsidR="00000000" w:rsidRPr="00000000">
        <w:rPr>
          <w:rtl w:val="0"/>
        </w:rPr>
        <w:t xml:space="preserve">It is likely that more data or code could have been accessed if we had adopted more assertive methods to </w:t>
      </w:r>
      <w:r w:rsidDel="00000000" w:rsidR="00000000" w:rsidRPr="00000000">
        <w:rPr>
          <w:rtl w:val="0"/>
        </w:rPr>
        <w:t xml:space="preserve">obtain it.</w:t>
      </w: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w:t>
      </w:r>
      <w:r w:rsidDel="00000000" w:rsidR="00000000" w:rsidRPr="00000000">
        <w:rPr>
          <w:rtl w:val="0"/>
        </w:rPr>
        <w:t xml:space="preserve">e could have relaxed the definition of what counted as data availability beyond author-prepared datasets, such as including occasions for which unprepared source data could be obtained, though </w:t>
      </w:r>
      <w:r w:rsidDel="00000000" w:rsidR="00000000" w:rsidRPr="00000000">
        <w:rPr>
          <w:rtl w:val="0"/>
        </w:rPr>
        <w:t xml:space="preserve">we observed much less outcome reproducibility in such cases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There may be a tradeoff between process and outcome reproducibility. Greater leniency on what counts as sufficient data sharing may be associated with greater failures in reproducing the outcomes. A hypothesis to account for that tradeoff is that reporting on data analysis in papers </w:t>
      </w:r>
      <w:ins w:author="Brian Nosek" w:id="20" w:date="2025-07-03T18:54:10Z">
        <w:r w:rsidDel="00000000" w:rsidR="00000000" w:rsidRPr="00000000">
          <w:rPr>
            <w:rtl w:val="0"/>
          </w:rPr>
          <w:t xml:space="preserve">can be</w:t>
        </w:r>
      </w:ins>
      <w:del w:author="Brian Nosek" w:id="20" w:date="2025-07-03T18:54:10Z">
        <w:r w:rsidDel="00000000" w:rsidR="00000000" w:rsidRPr="00000000">
          <w:rPr>
            <w:rtl w:val="0"/>
          </w:rPr>
          <w:delText xml:space="preserve">is often</w:delText>
        </w:r>
      </w:del>
      <w:r w:rsidDel="00000000" w:rsidR="00000000" w:rsidRPr="00000000">
        <w:rPr>
          <w:rtl w:val="0"/>
        </w:rPr>
        <w:t xml:space="preserve"> insufficient to reconstruct the actual data preparation and analysis pipeline from source data</w:t>
      </w:r>
      <w:ins w:author="Brian Nosek" w:id="21" w:date="2025-07-03T18:52:54Z">
        <w:r w:rsidDel="00000000" w:rsidR="00000000" w:rsidRPr="00000000">
          <w:rPr>
            <w:rtl w:val="0"/>
          </w:rPr>
          <w:t xml:space="preserve"> if documentation of preparation steps is incomplete</w:t>
        </w:r>
      </w:ins>
      <w:r w:rsidDel="00000000" w:rsidR="00000000" w:rsidRPr="00000000">
        <w:rPr>
          <w:rtl w:val="0"/>
        </w:rPr>
        <w:t xml:space="preserve">.</w:t>
      </w:r>
      <w:hyperlink r:id="rId17">
        <w:r w:rsidDel="00000000" w:rsidR="00000000" w:rsidRPr="00000000">
          <w:rPr>
            <w:shd w:fill="auto" w:val="clear"/>
            <w:vertAlign w:val="superscript"/>
            <w:rtl w:val="0"/>
          </w:rPr>
          <w:t xml:space="preserve">17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How should we handle process reproducibility failures then? The estimated outcome reproducibility differs dramatically depending on whether papers with no data available are included or ignored,</w:t>
      </w:r>
      <w:r w:rsidDel="00000000" w:rsidR="00000000" w:rsidRPr="00000000">
        <w:rPr>
          <w:rtl w:val="0"/>
        </w:rPr>
        <w:t xml:space="preserve"> </w:t>
      </w:r>
      <w:r w:rsidDel="00000000" w:rsidR="00000000" w:rsidRPr="00000000">
        <w:rPr>
          <w:rtl w:val="0"/>
        </w:rPr>
        <w:t xml:space="preserve">{p_short_papers_OR_approx_or_precise_overall}</w:t>
      </w:r>
      <w:r w:rsidDel="00000000" w:rsidR="00000000" w:rsidRPr="00000000">
        <w:rPr>
          <w:rtl w:val="0"/>
        </w:rPr>
        <w:t xml:space="preserve"> </w:t>
      </w:r>
      <w:r w:rsidDel="00000000" w:rsidR="00000000" w:rsidRPr="00000000">
        <w:rPr>
          <w:rtl w:val="0"/>
        </w:rPr>
        <w:t xml:space="preserve">versus </w:t>
      </w:r>
      <w:r w:rsidDel="00000000" w:rsidR="00000000" w:rsidRPr="00000000">
        <w:rPr>
          <w:rtl w:val="0"/>
        </w:rPr>
        <w:t xml:space="preserve">{p_short_papers_OR_approx_or_precise}</w:t>
      </w:r>
      <w:r w:rsidDel="00000000" w:rsidR="00000000" w:rsidRPr="00000000">
        <w:rPr>
          <w:rtl w:val="0"/>
        </w:rPr>
        <w:t xml:space="preserve"> for approximate or precise reproducibility, for example. Which is a more appropriate </w:t>
      </w:r>
      <w:r w:rsidDel="00000000" w:rsidR="00000000" w:rsidRPr="00000000">
        <w:rPr>
          <w:rtl w:val="0"/>
        </w:rPr>
        <w:t xml:space="preserve">outcome reproducibility </w:t>
      </w:r>
      <w:r w:rsidDel="00000000" w:rsidR="00000000" w:rsidRPr="00000000">
        <w:rPr>
          <w:rtl w:val="0"/>
        </w:rPr>
        <w:t xml:space="preserve">estimate depends on one’s perspective. If the question of interest is whether the outcomes can be verified, then the low estimate reflects the percentage of outcomes we were able to reproduce independently</w:t>
      </w:r>
      <w:ins w:author="Brian Nosek" w:id="22" w:date="2025-07-03T16:59:44Z">
        <w:r w:rsidDel="00000000" w:rsidR="00000000" w:rsidRPr="00000000">
          <w:rPr>
            <w:rtl w:val="0"/>
          </w:rPr>
          <w:t xml:space="preserve"> given the amount of effort we invested in gaining access to data and conducting reanalysis</w:t>
        </w:r>
      </w:ins>
      <w:r w:rsidDel="00000000" w:rsidR="00000000" w:rsidRPr="00000000">
        <w:rPr>
          <w:rtl w:val="0"/>
        </w:rPr>
        <w:t xml:space="preserve">. If the question of interest is whether the outcomes were reported </w:t>
      </w:r>
      <w:ins w:author="Brian Nosek" w:id="23" w:date="2025-07-03T18:31:25Z">
        <w:r w:rsidDel="00000000" w:rsidR="00000000" w:rsidRPr="00000000">
          <w:rPr>
            <w:rtl w:val="0"/>
          </w:rPr>
          <w:t xml:space="preserve">precis</w:t>
        </w:r>
      </w:ins>
      <w:del w:author="Brian Nosek" w:id="23" w:date="2025-07-03T18:31:25Z">
        <w:r w:rsidDel="00000000" w:rsidR="00000000" w:rsidRPr="00000000">
          <w:rPr>
            <w:rtl w:val="0"/>
          </w:rPr>
          <w:delText xml:space="preserve">accurat</w:delText>
        </w:r>
      </w:del>
      <w:r w:rsidDel="00000000" w:rsidR="00000000" w:rsidRPr="00000000">
        <w:rPr>
          <w:rtl w:val="0"/>
        </w:rPr>
        <w:t xml:space="preserve">ely in the original paper, then the higher reproducibility estimate might be closer to reality. It is a near certainty that some of the papers with unavailable data would have reproduced successfully if the data could have been </w:t>
      </w:r>
      <w:r w:rsidDel="00000000" w:rsidR="00000000" w:rsidRPr="00000000">
        <w:rPr>
          <w:rtl w:val="0"/>
        </w:rPr>
        <w:t xml:space="preserve">obtained. </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Whatever one’s perspective, the benefits of achieving process reproducibility are clear. Imagine that a failure of process reproducibility says nothing about outcome reproducibility and our observed approximate or precise reproducibility rate of {p_short_papers_OR_approx_or_precise} is true for quantitative social and behavioral sciences. </w:t>
      </w:r>
      <w:r w:rsidDel="00000000" w:rsidR="00000000" w:rsidRPr="00000000">
        <w:rPr>
          <w:rtl w:val="0"/>
        </w:rPr>
        <w:t xml:space="preserve">Then, the outcome reproducibility rate for papers with unavailable data is the same as papers with available data. For the papers without data available, the findings for {p_short_papers_OR_approx_or_precise} would be reproducible, we just would not know which {p_short_papers_OR_approx_or_precise}.</w:t>
      </w:r>
      <w:r w:rsidDel="00000000" w:rsidR="00000000" w:rsidRPr="00000000">
        <w:rPr>
          <w:rtl w:val="0"/>
        </w:rPr>
        <w:t xml:space="preserve"> Our findings suggest that reported results cannot be assumed to be </w:t>
      </w:r>
      <w:ins w:author="Brian Nosek" w:id="24" w:date="2025-07-03T18:31:36Z">
        <w:r w:rsidDel="00000000" w:rsidR="00000000" w:rsidRPr="00000000">
          <w:rPr>
            <w:rtl w:val="0"/>
          </w:rPr>
          <w:t xml:space="preserve">precis</w:t>
        </w:r>
      </w:ins>
      <w:del w:author="Brian Nosek" w:id="24" w:date="2025-07-03T18:31:36Z">
        <w:r w:rsidDel="00000000" w:rsidR="00000000" w:rsidRPr="00000000">
          <w:rPr>
            <w:rtl w:val="0"/>
          </w:rPr>
          <w:delText xml:space="preserve">accurat</w:delText>
        </w:r>
      </w:del>
      <w:r w:rsidDel="00000000" w:rsidR="00000000" w:rsidRPr="00000000">
        <w:rPr>
          <w:rtl w:val="0"/>
        </w:rPr>
        <w:t xml:space="preserve">e, and a lack of process reproducibility prevents verification. </w:t>
      </w:r>
    </w:p>
    <w:p w:rsidR="00000000" w:rsidDel="00000000" w:rsidP="00000000" w:rsidRDefault="00000000" w:rsidRPr="00000000" w14:paraId="00000110">
      <w:pPr>
        <w:pStyle w:val="Heading2"/>
        <w:rPr/>
      </w:pPr>
      <w:bookmarkStart w:colFirst="0" w:colLast="0" w:name="_a5big5a2q9x6" w:id="12"/>
      <w:bookmarkEnd w:id="12"/>
      <w:r w:rsidDel="00000000" w:rsidR="00000000" w:rsidRPr="00000000">
        <w:rPr>
          <w:rtl w:val="0"/>
        </w:rPr>
        <w:t xml:space="preserve">Does an outcome </w:t>
      </w:r>
      <w:r w:rsidDel="00000000" w:rsidR="00000000" w:rsidRPr="00000000">
        <w:rPr>
          <w:rtl w:val="0"/>
        </w:rPr>
        <w:t xml:space="preserve">reproducibility </w:t>
      </w:r>
      <w:r w:rsidDel="00000000" w:rsidR="00000000" w:rsidRPr="00000000">
        <w:rPr>
          <w:rtl w:val="0"/>
        </w:rPr>
        <w:t xml:space="preserve">failure mean that the finding is wrong?</w:t>
      </w:r>
    </w:p>
    <w:p w:rsidR="00000000" w:rsidDel="00000000" w:rsidP="00000000" w:rsidRDefault="00000000" w:rsidRPr="00000000" w14:paraId="00000111">
      <w:pPr>
        <w:rPr/>
      </w:pPr>
      <w:r w:rsidDel="00000000" w:rsidR="00000000" w:rsidRPr="00000000">
        <w:rPr>
          <w:rtl w:val="0"/>
        </w:rPr>
        <w:t xml:space="preserve">No. An outcome reproducibility test can fail because the data used are not identical to the original data, the code or computational environment used to execute the code used is not aligned with the original analysis, the reproduction analyst makes an error or did not spend enough time troubleshooting, or the original description of the data preparation and analysis was incomplete or inaccurate. If those are the sole reasons that the reproduction test failed, then the original outcome may have been reported correctly despite the independent failure to reproduce them. </w:t>
      </w:r>
      <w:ins w:author="Brian Nosek" w:id="25" w:date="2025-07-03T17:04:23Z">
        <w:r w:rsidDel="00000000" w:rsidR="00000000" w:rsidRPr="00000000">
          <w:rPr>
            <w:rtl w:val="0"/>
          </w:rPr>
          <w:t xml:space="preserve">Prior evidence suggests imperfect consistency across reproducibility analysts, and perhaps more so when working from raw data rather than author-prepared datasets, suggesting that this plays a </w:t>
        </w:r>
        <w:commentRangeStart w:id="5"/>
        <w:commentRangeStart w:id="6"/>
        <w:commentRangeStart w:id="7"/>
        <w:commentRangeStart w:id="8"/>
        <w:r w:rsidDel="00000000" w:rsidR="00000000" w:rsidRPr="00000000">
          <w:rPr>
            <w:rtl w:val="0"/>
          </w:rPr>
          <w:t xml:space="preserve">meaningful role.</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 Even so</w:t>
        </w:r>
      </w:ins>
      <w:del w:author="Brian Nosek" w:id="25" w:date="2025-07-03T17:04:23Z">
        <w:r w:rsidDel="00000000" w:rsidR="00000000" w:rsidRPr="00000000">
          <w:rPr>
            <w:rtl w:val="0"/>
          </w:rPr>
          <w:delText xml:space="preserve">However</w:delText>
        </w:r>
      </w:del>
      <w:r w:rsidDel="00000000" w:rsidR="00000000" w:rsidRPr="00000000">
        <w:rPr>
          <w:rtl w:val="0"/>
        </w:rPr>
        <w:t xml:space="preserve">, a failure in this context creates undesirable uncertainty </w:t>
      </w:r>
      <w:ins w:author="Brian Nosek" w:id="26" w:date="2025-07-03T17:08:47Z">
        <w:r w:rsidDel="00000000" w:rsidR="00000000" w:rsidRPr="00000000">
          <w:rPr>
            <w:rtl w:val="0"/>
          </w:rPr>
          <w:t xml:space="preserve">regarding</w:t>
        </w:r>
      </w:ins>
      <w:del w:author="Brian Nosek" w:id="26" w:date="2025-07-03T17:08:47Z">
        <w:r w:rsidDel="00000000" w:rsidR="00000000" w:rsidRPr="00000000">
          <w:rPr>
            <w:rtl w:val="0"/>
          </w:rPr>
          <w:delText xml:space="preserve">that may be associated with</w:delText>
        </w:r>
      </w:del>
      <w:r w:rsidDel="00000000" w:rsidR="00000000" w:rsidRPr="00000000">
        <w:rPr>
          <w:rtl w:val="0"/>
        </w:rPr>
        <w:t xml:space="preserve"> the credibility of the </w:t>
      </w:r>
      <w:r w:rsidDel="00000000" w:rsidR="00000000" w:rsidRPr="00000000">
        <w:rPr>
          <w:rtl w:val="0"/>
        </w:rPr>
        <w:t xml:space="preserve">original outcomes.</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Also, we observed a sizable number of approximately correct reproductions. We defined approximately correct statistically, within 15% of the original effects or within .05 of the p-value. We did not assess whether the </w:t>
      </w:r>
      <w:ins w:author="Brian Nosek" w:id="27" w:date="2025-07-03T18:57:14Z">
        <w:r w:rsidDel="00000000" w:rsidR="00000000" w:rsidRPr="00000000">
          <w:rPr>
            <w:rtl w:val="0"/>
          </w:rPr>
          <w:t xml:space="preserve">finding would be interpreted the same way as the original interpretation</w:t>
        </w:r>
      </w:ins>
      <w:del w:author="Brian Nosek" w:id="27" w:date="2025-07-03T18:57:14Z">
        <w:r w:rsidDel="00000000" w:rsidR="00000000" w:rsidRPr="00000000">
          <w:rPr>
            <w:rtl w:val="0"/>
          </w:rPr>
          <w:delText xml:space="preserve">conceptual interpretation remained consistent</w:delText>
        </w:r>
      </w:del>
      <w:r w:rsidDel="00000000" w:rsidR="00000000" w:rsidRPr="00000000">
        <w:rPr>
          <w:rtl w:val="0"/>
        </w:rPr>
        <w:t xml:space="preserve">. Regardless, w</w:t>
      </w:r>
      <w:r w:rsidDel="00000000" w:rsidR="00000000" w:rsidRPr="00000000">
        <w:rPr>
          <w:rtl w:val="0"/>
        </w:rPr>
        <w:t xml:space="preserve">e should not be sanguine about being almost correct</w:t>
      </w:r>
      <w:r w:rsidDel="00000000" w:rsidR="00000000" w:rsidRPr="00000000">
        <w:rPr>
          <w:rtl w:val="0"/>
        </w:rPr>
        <w:t xml:space="preserve">. The similarity between original and reproduction outcomes could be coincidental, masking fundamental differences in the underlying code or data that change the meaning or interpretation; or it could be trivial, such as a rounding error, that has no impact on the </w:t>
      </w:r>
      <w:r w:rsidDel="00000000" w:rsidR="00000000" w:rsidRPr="00000000">
        <w:rPr>
          <w:rtl w:val="0"/>
        </w:rPr>
        <w:t xml:space="preserve">interpretation</w:t>
      </w:r>
      <w:r w:rsidDel="00000000" w:rsidR="00000000" w:rsidRPr="00000000">
        <w:rPr>
          <w:rtl w:val="0"/>
        </w:rPr>
        <w:t xml:space="preserve">.</w:t>
      </w:r>
      <w:hyperlink r:id="rId18">
        <w:r w:rsidDel="00000000" w:rsidR="00000000" w:rsidRPr="00000000">
          <w:rPr>
            <w:shd w:fill="auto" w:val="clear"/>
            <w:vertAlign w:val="superscript"/>
            <w:rtl w:val="0"/>
          </w:rPr>
          <w:t xml:space="preserve">28</w:t>
        </w:r>
      </w:hyperlink>
      <w:r w:rsidDel="00000000" w:rsidR="00000000" w:rsidRPr="00000000">
        <w:rPr>
          <w:rtl w:val="0"/>
        </w:rPr>
        <w:t xml:space="preserve"> Without being able to precisely reproduce the original outcomes, the similarity is an ambiguous indicator of whether the underlying differences are meaningful</w:t>
      </w: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Finally, an outcome reproducibility test can fail because of an error in the original research.</w:t>
      </w:r>
      <w:r w:rsidDel="00000000" w:rsidR="00000000" w:rsidRPr="00000000">
        <w:rPr>
          <w:rtl w:val="0"/>
        </w:rPr>
        <w:t xml:space="preserve"> Even the most experienced researchers will make errors in data management, analysis, recordkeeping, and transcription. Science is difficult, often messy. That does not excuse errors or obviate their consequences, but it does mean that establishing reproducibility requires skill and is an achievement. Implementing measures to verify that research is reproducible is not a statement that researchers are untrustworthy, but a recognition that high standards for quality control are needed because even the most trustworthy researchers will sometimes be unable to detect and correct mistakes.</w:t>
      </w:r>
    </w:p>
    <w:p w:rsidR="00000000" w:rsidDel="00000000" w:rsidP="00000000" w:rsidRDefault="00000000" w:rsidRPr="00000000" w14:paraId="00000116">
      <w:pPr>
        <w:pStyle w:val="Heading2"/>
        <w:rPr/>
      </w:pPr>
      <w:bookmarkStart w:colFirst="0" w:colLast="0" w:name="_f1e7ykikzn2p" w:id="13"/>
      <w:bookmarkEnd w:id="13"/>
      <w:r w:rsidDel="00000000" w:rsidR="00000000" w:rsidRPr="00000000">
        <w:rPr>
          <w:rtl w:val="0"/>
        </w:rPr>
        <w:t xml:space="preserve">Does an outcome reproducibility success mean that the finding is </w:t>
      </w:r>
      <w:r w:rsidDel="00000000" w:rsidR="00000000" w:rsidRPr="00000000">
        <w:rPr>
          <w:rtl w:val="0"/>
        </w:rPr>
        <w:t xml:space="preserve">correct</w:t>
      </w:r>
      <w:r w:rsidDel="00000000" w:rsidR="00000000" w:rsidRPr="00000000">
        <w:rPr>
          <w:rtl w:val="0"/>
        </w:rPr>
        <w:t xml:space="preserve">?</w:t>
      </w:r>
    </w:p>
    <w:p w:rsidR="00000000" w:rsidDel="00000000" w:rsidP="00000000" w:rsidRDefault="00000000" w:rsidRPr="00000000" w14:paraId="00000117">
      <w:pPr>
        <w:rPr>
          <w:highlight w:val="white"/>
        </w:rPr>
      </w:pPr>
      <w:r w:rsidDel="00000000" w:rsidR="00000000" w:rsidRPr="00000000">
        <w:rPr>
          <w:rtl w:val="0"/>
        </w:rPr>
        <w:t xml:space="preserve">No. Outcome reproducibility success means that the results are reported </w:t>
      </w:r>
      <w:ins w:author="Brian Nosek" w:id="28" w:date="2025-07-03T18:31:57Z">
        <w:r w:rsidDel="00000000" w:rsidR="00000000" w:rsidRPr="00000000">
          <w:rPr>
            <w:rtl w:val="0"/>
          </w:rPr>
          <w:t xml:space="preserve">precis</w:t>
        </w:r>
      </w:ins>
      <w:del w:author="Brian Nosek" w:id="28" w:date="2025-07-03T18:31:57Z">
        <w:r w:rsidDel="00000000" w:rsidR="00000000" w:rsidRPr="00000000">
          <w:rPr>
            <w:rtl w:val="0"/>
          </w:rPr>
          <w:delText xml:space="preserve">accurat</w:delText>
        </w:r>
      </w:del>
      <w:r w:rsidDel="00000000" w:rsidR="00000000" w:rsidRPr="00000000">
        <w:rPr>
          <w:rtl w:val="0"/>
        </w:rPr>
        <w:t xml:space="preserve">ely. They are computationally reproducible. </w:t>
      </w:r>
      <w:ins w:author="Brian Nosek" w:id="29" w:date="2025-07-03T18:32:04Z">
        <w:r w:rsidDel="00000000" w:rsidR="00000000" w:rsidRPr="00000000">
          <w:rPr>
            <w:rtl w:val="0"/>
          </w:rPr>
          <w:t xml:space="preserve">Precis</w:t>
        </w:r>
      </w:ins>
      <w:del w:author="Brian Nosek" w:id="29" w:date="2025-07-03T18:32:04Z">
        <w:r w:rsidDel="00000000" w:rsidR="00000000" w:rsidRPr="00000000">
          <w:rPr>
            <w:rtl w:val="0"/>
          </w:rPr>
          <w:delText xml:space="preserve">Accurat</w:delText>
        </w:r>
      </w:del>
      <w:r w:rsidDel="00000000" w:rsidR="00000000" w:rsidRPr="00000000">
        <w:rPr>
          <w:rtl w:val="0"/>
        </w:rPr>
        <w:t xml:space="preserve">ely reported findings can be wrong because the analysis strategy is invalid, there are coding errors in the data, the research design is confounded, the result is not robust to reasonable alternative analytic decisions, or the researcher selectively reported positive results from a large number of analyses inflating the likelihood of exaggerated findings. Outcome reproducibility is a baseline assessment of credibility. Quantitative findings should be able to meet this standard. Those that do can then be productively interrogated on other dimensions of credibility and correctness.</w:t>
      </w:r>
      <w:hyperlink r:id="rId19">
        <w:r w:rsidDel="00000000" w:rsidR="00000000" w:rsidRPr="00000000">
          <w:rPr>
            <w:shd w:fill="auto" w:val="clear"/>
            <w:vertAlign w:val="superscript"/>
            <w:rtl w:val="0"/>
          </w:rPr>
          <w:t xml:space="preserve">29</w:t>
        </w:r>
      </w:hyperlink>
      <w:r w:rsidDel="00000000" w:rsidR="00000000" w:rsidRPr="00000000">
        <w:rPr>
          <w:rtl w:val="0"/>
        </w:rPr>
      </w:r>
    </w:p>
    <w:p w:rsidR="00000000" w:rsidDel="00000000" w:rsidP="00000000" w:rsidRDefault="00000000" w:rsidRPr="00000000" w14:paraId="00000118">
      <w:pPr>
        <w:pStyle w:val="Heading2"/>
        <w:rPr/>
      </w:pPr>
      <w:bookmarkStart w:colFirst="0" w:colLast="0" w:name="_m3fvyw7qck6p" w:id="14"/>
      <w:bookmarkEnd w:id="14"/>
      <w:r w:rsidDel="00000000" w:rsidR="00000000" w:rsidRPr="00000000">
        <w:rPr>
          <w:rtl w:val="0"/>
        </w:rPr>
        <w:t xml:space="preserve">What accounts for the disciplinary differences in process and outcome reproducibility?</w:t>
      </w:r>
    </w:p>
    <w:p w:rsidR="00000000" w:rsidDel="00000000" w:rsidP="00000000" w:rsidRDefault="00000000" w:rsidRPr="00000000" w14:paraId="00000119">
      <w:pPr>
        <w:rPr/>
      </w:pPr>
      <w:r w:rsidDel="00000000" w:rsidR="00000000" w:rsidRPr="00000000">
        <w:rPr>
          <w:rtl w:val="0"/>
        </w:rPr>
        <w:t xml:space="preserve">Papers from Political Science and Economics were both more likely to achieve process and outcome reproducibility than papers from other fields. There are several possible explanations for this difference. A plausible hypothesis is that there is disciplinary variation in relevant norms or policies. </w:t>
      </w:r>
      <w:r w:rsidDel="00000000" w:rsidR="00000000" w:rsidRPr="00000000">
        <w:rPr>
          <w:rtl w:val="0"/>
        </w:rPr>
        <w:t xml:space="preserve">A comprehensive historical record of data and code sharing policies of the 62 journals from 2009 to 2018 is not available. </w:t>
      </w:r>
      <w:r w:rsidDel="00000000" w:rsidR="00000000" w:rsidRPr="00000000">
        <w:rPr>
          <w:rtl w:val="0"/>
        </w:rPr>
        <w:t xml:space="preserve">However, as a speculative indicator, Figure 6 summarizes the distribution of data and code sharing policies by discipline following the TOP Guidelines as of 2024.</w:t>
      </w:r>
      <w:hyperlink r:id="rId20">
        <w:r w:rsidDel="00000000" w:rsidR="00000000" w:rsidRPr="00000000">
          <w:rPr>
            <w:shd w:fill="auto" w:val="clear"/>
            <w:vertAlign w:val="superscript"/>
            <w:rtl w:val="0"/>
          </w:rPr>
          <w:t xml:space="preserve">30</w:t>
        </w:r>
      </w:hyperlink>
      <w:r w:rsidDel="00000000" w:rsidR="00000000" w:rsidRPr="00000000">
        <w:rPr>
          <w:rtl w:val="0"/>
        </w:rPr>
        <w:t xml:space="preserve"> Journals in Political Science and Economics were much more likely than other fields to have policies requiring data and code sharing, </w:t>
      </w:r>
      <w:r w:rsidDel="00000000" w:rsidR="00000000" w:rsidRPr="00000000">
        <w:rPr>
          <w:rtl w:val="0"/>
        </w:rPr>
        <w:t xml:space="preserve">with some even having </w:t>
      </w:r>
      <w:r w:rsidDel="00000000" w:rsidR="00000000" w:rsidRPr="00000000">
        <w:rPr>
          <w:rtl w:val="0"/>
        </w:rPr>
        <w:t xml:space="preserve">verification processes</w:t>
      </w:r>
      <w:r w:rsidDel="00000000" w:rsidR="00000000" w:rsidRPr="00000000">
        <w:rPr>
          <w:rtl w:val="0"/>
        </w:rPr>
        <w:t xml:space="preserve"> to assess outcome reproducibility prior to publication. </w:t>
      </w:r>
      <w:r w:rsidDel="00000000" w:rsidR="00000000" w:rsidRPr="00000000">
        <w:rPr>
          <w:rtl w:val="0"/>
        </w:rPr>
        <w:t xml:space="preserve">By comparison, none of the journals in Sociology or Education in our sample required data or code sharing. The extent to which</w:t>
      </w:r>
      <w:r w:rsidDel="00000000" w:rsidR="00000000" w:rsidRPr="00000000">
        <w:rPr>
          <w:rtl w:val="0"/>
        </w:rPr>
        <w:t xml:space="preserve"> journal policies are contributors to improving reproducibility would be a productive future investigation</w:t>
      </w:r>
      <w:r w:rsidDel="00000000" w:rsidR="00000000" w:rsidRPr="00000000">
        <w:rPr>
          <w:rtl w:val="0"/>
        </w:rPr>
        <w:t xml:space="preserve">.</w:t>
      </w:r>
      <w:r w:rsidDel="00000000" w:rsidR="00000000" w:rsidRPr="00000000">
        <w:rPr>
          <w:rtl w:val="0"/>
        </w:rPr>
        <w:t xml:space="preserve"> Another useful follow-up investigation would examine variation in outcome reproducibility across research methodologies, and assess why such variation occurs.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u w:val="single"/>
          <w:rtl w:val="0"/>
        </w:rPr>
        <w:t xml:space="preserve">Figure 6. Data and code sharing policies for 62 social and behavioral science journals by discipline in 2024</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{figure_6}</w:t>
      </w:r>
    </w:p>
    <w:p w:rsidR="00000000" w:rsidDel="00000000" w:rsidP="00000000" w:rsidRDefault="00000000" w:rsidRPr="00000000" w14:paraId="0000011D">
      <w:pPr>
        <w:rPr>
          <w:i w:val="1"/>
          <w:sz w:val="20"/>
          <w:szCs w:val="20"/>
        </w:rPr>
      </w:pPr>
      <w:r w:rsidDel="00000000" w:rsidR="00000000" w:rsidRPr="00000000">
        <w:rPr>
          <w:i w:val="1"/>
          <w:sz w:val="20"/>
          <w:szCs w:val="20"/>
          <w:rtl w:val="0"/>
        </w:rPr>
        <w:t xml:space="preserve">Caption: Data sharing policies are on the left, code sharing policies are on the right. Within those columns, the left plot shows the percentages of policy levels within each field, the right shows counts of journals with each policy level. Red indicates that the journal had no policy for data or code sharing. Light grey indicates that the journal required authors to disclose whether the data or code is shared and, if so, where to obtain it. Grey indicates that the journal required data or code sharing unless qualifying for an exception such as privacy or proprietary constraints. Dark grey indicates that the journal required data or code sharing and had a verification process to assess the </w:t>
      </w:r>
      <w:ins w:author="Brian Nosek" w:id="30" w:date="2025-07-03T18:32:43Z">
        <w:r w:rsidDel="00000000" w:rsidR="00000000" w:rsidRPr="00000000">
          <w:rPr>
            <w:i w:val="1"/>
            <w:sz w:val="20"/>
            <w:szCs w:val="20"/>
            <w:rtl w:val="0"/>
          </w:rPr>
          <w:t xml:space="preserve">precision</w:t>
        </w:r>
      </w:ins>
      <w:del w:author="Brian Nosek" w:id="30" w:date="2025-07-03T18:32:43Z">
        <w:r w:rsidDel="00000000" w:rsidR="00000000" w:rsidRPr="00000000">
          <w:rPr>
            <w:i w:val="1"/>
            <w:sz w:val="20"/>
            <w:szCs w:val="20"/>
            <w:rtl w:val="0"/>
          </w:rPr>
          <w:delText xml:space="preserve">accuracy</w:delText>
        </w:r>
      </w:del>
      <w:r w:rsidDel="00000000" w:rsidR="00000000" w:rsidRPr="00000000">
        <w:rPr>
          <w:i w:val="1"/>
          <w:sz w:val="20"/>
          <w:szCs w:val="20"/>
          <w:rtl w:val="0"/>
        </w:rPr>
        <w:t xml:space="preserve"> of the reported outcomes.</w:t>
      </w:r>
    </w:p>
    <w:p w:rsidR="00000000" w:rsidDel="00000000" w:rsidP="00000000" w:rsidRDefault="00000000" w:rsidRPr="00000000" w14:paraId="0000011E">
      <w:pPr>
        <w:pStyle w:val="Heading2"/>
        <w:rPr/>
      </w:pPr>
      <w:bookmarkStart w:colFirst="0" w:colLast="0" w:name="_rnqdnk8tkfjc" w:id="15"/>
      <w:bookmarkEnd w:id="15"/>
      <w:r w:rsidDel="00000000" w:rsidR="00000000" w:rsidRPr="00000000">
        <w:rPr>
          <w:rtl w:val="0"/>
        </w:rPr>
        <w:t xml:space="preserve">Constraints on generalizability</w:t>
      </w:r>
    </w:p>
    <w:p w:rsidR="00000000" w:rsidDel="00000000" w:rsidP="00000000" w:rsidRDefault="00000000" w:rsidRPr="00000000" w14:paraId="0000011F">
      <w:pPr>
        <w:rPr/>
      </w:pPr>
      <w:r w:rsidDel="00000000" w:rsidR="00000000" w:rsidRPr="00000000">
        <w:rPr>
          <w:rtl w:val="0"/>
        </w:rPr>
        <w:t xml:space="preserve">We conducted reproducibility tests on a stratified sample of papers published from 2009 to 2018 from 62 journals in the social and behavioral sciences. Included papers had to have a quantitative outcome associated with a primary claim in the abstract of the paper. </w:t>
      </w:r>
      <w:ins w:author="Brian Nosek" w:id="31" w:date="2025-07-08T15:13:52Z">
        <w:r w:rsidDel="00000000" w:rsidR="00000000" w:rsidRPr="00000000">
          <w:rPr>
            <w:rtl w:val="0"/>
          </w:rPr>
          <w:t xml:space="preserve">Selection of the 62 journals followed a principled approach that was applied consistently across disciplinary boundaries. Nevertheless, the overall and discipline specific rates may differ with a different sample of journals. Likewise, the exploratory findings that reproducibility rates vary by time and transparency policies imply that the observed outcomes may be different during other time periods. </w:t>
        </w:r>
      </w:ins>
      <w:r w:rsidDel="00000000" w:rsidR="00000000" w:rsidRPr="00000000">
        <w:rPr>
          <w:rtl w:val="0"/>
        </w:rPr>
        <w:t xml:space="preserve">The papers subjected to process reproducibility assessment remained representative of th</w:t>
      </w:r>
      <w:ins w:author="Brian Nosek" w:id="32" w:date="2025-07-08T15:16:04Z">
        <w:r w:rsidDel="00000000" w:rsidR="00000000" w:rsidRPr="00000000">
          <w:rPr>
            <w:rtl w:val="0"/>
          </w:rPr>
          <w:t xml:space="preserve">e</w:t>
        </w:r>
      </w:ins>
      <w:del w:author="Brian Nosek" w:id="32" w:date="2025-07-08T15:16:04Z">
        <w:r w:rsidDel="00000000" w:rsidR="00000000" w:rsidRPr="00000000">
          <w:rPr>
            <w:rtl w:val="0"/>
          </w:rPr>
          <w:delText xml:space="preserve">is</w:delText>
        </w:r>
      </w:del>
      <w:r w:rsidDel="00000000" w:rsidR="00000000" w:rsidRPr="00000000">
        <w:rPr>
          <w:rtl w:val="0"/>
        </w:rPr>
        <w:t xml:space="preserve"> sample, but we did not attempt to access a small number of datasets that were reported as restricted but could, in principle, be obtained.</w:t>
      </w:r>
      <w:r w:rsidDel="00000000" w:rsidR="00000000" w:rsidRPr="00000000">
        <w:rPr>
          <w:rtl w:val="0"/>
        </w:rPr>
        <w:t xml:space="preserve"> The papers subjected to outcome reproducibility assessment were skewed</w:t>
      </w:r>
      <w:r w:rsidDel="00000000" w:rsidR="00000000" w:rsidRPr="00000000">
        <w:rPr>
          <w:rtl w:val="0"/>
        </w:rPr>
        <w:t xml:space="preserve"> </w:t>
      </w:r>
      <w:r w:rsidDel="00000000" w:rsidR="00000000" w:rsidRPr="00000000">
        <w:rPr>
          <w:rtl w:val="0"/>
        </w:rPr>
        <w:t xml:space="preserve">because a test could be conducted only if data were available. The extent to which this affects the generalizability is unknown. In every field for which a reproducibility study has been conducted, both </w:t>
      </w:r>
      <w:r w:rsidDel="00000000" w:rsidR="00000000" w:rsidRPr="00000000">
        <w:rPr>
          <w:rtl w:val="0"/>
        </w:rPr>
        <w:t xml:space="preserve">process and outcome </w:t>
      </w:r>
      <w:r w:rsidDel="00000000" w:rsidR="00000000" w:rsidRPr="00000000">
        <w:rPr>
          <w:rtl w:val="0"/>
        </w:rPr>
        <w:t xml:space="preserve">reproducibility rates have fallen short of </w:t>
      </w:r>
      <w:r w:rsidDel="00000000" w:rsidR="00000000" w:rsidRPr="00000000">
        <w:rPr>
          <w:rtl w:val="0"/>
        </w:rPr>
        <w:t xml:space="preserve">perfection.</w:t>
      </w:r>
      <w:hyperlink r:id="rId21">
        <w:r w:rsidDel="00000000" w:rsidR="00000000" w:rsidRPr="00000000">
          <w:rPr>
            <w:shd w:fill="auto" w:val="clear"/>
            <w:vertAlign w:val="superscript"/>
            <w:rtl w:val="0"/>
          </w:rPr>
          <w:t xml:space="preserve">5,9,10,18</w:t>
        </w:r>
      </w:hyperlink>
      <w:r w:rsidDel="00000000" w:rsidR="00000000" w:rsidRPr="00000000">
        <w:rPr>
          <w:rtl w:val="0"/>
        </w:rPr>
        <w:t xml:space="preserve"> Given that not all papers could be assessed for outcome reproducibility, it is unlikely that our outcome reproducibility estimate is precise for our full sample, or for the social and behavioral sciences generally. But, this evidence does suggest that reproducibility practices can improve in all disciplines investigated.</w:t>
      </w:r>
    </w:p>
    <w:p w:rsidR="00000000" w:rsidDel="00000000" w:rsidP="00000000" w:rsidRDefault="00000000" w:rsidRPr="00000000" w14:paraId="00000120">
      <w:pPr>
        <w:pStyle w:val="Heading2"/>
        <w:rPr/>
      </w:pPr>
      <w:bookmarkStart w:colFirst="0" w:colLast="0" w:name="_ri5kcjom5kwi" w:id="16"/>
      <w:bookmarkEnd w:id="16"/>
      <w:ins w:author="Brian Nosek" w:id="33" w:date="2025-07-03T16:38:46Z">
        <w:r w:rsidDel="00000000" w:rsidR="00000000" w:rsidRPr="00000000">
          <w:rPr>
            <w:rtl w:val="0"/>
          </w:rPr>
          <w:t xml:space="preserve">Observed r</w:t>
        </w:r>
      </w:ins>
      <w:del w:author="Brian Nosek" w:id="33" w:date="2025-07-03T16:38:46Z">
        <w:r w:rsidDel="00000000" w:rsidR="00000000" w:rsidRPr="00000000">
          <w:rPr>
            <w:rtl w:val="0"/>
          </w:rPr>
          <w:delText xml:space="preserve">R</w:delText>
        </w:r>
      </w:del>
      <w:r w:rsidDel="00000000" w:rsidR="00000000" w:rsidRPr="00000000">
        <w:rPr>
          <w:rtl w:val="0"/>
        </w:rPr>
        <w:t xml:space="preserve">eproducibility may never reach 100%</w:t>
      </w:r>
    </w:p>
    <w:p w:rsidR="00000000" w:rsidDel="00000000" w:rsidP="00000000" w:rsidRDefault="00000000" w:rsidRPr="00000000" w14:paraId="00000121">
      <w:pPr>
        <w:rPr/>
      </w:pPr>
      <w:ins w:author="Brian Nosek" w:id="34" w:date="2025-07-03T16:38:52Z">
        <w:r w:rsidDel="00000000" w:rsidR="00000000" w:rsidRPr="00000000">
          <w:rPr>
            <w:rtl w:val="0"/>
          </w:rPr>
          <w:t xml:space="preserve">Even if all findings are reported precisely, t</w:t>
        </w:r>
      </w:ins>
      <w:del w:author="Brian Nosek" w:id="34" w:date="2025-07-03T16:38:52Z">
        <w:r w:rsidDel="00000000" w:rsidR="00000000" w:rsidRPr="00000000">
          <w:rPr>
            <w:rtl w:val="0"/>
          </w:rPr>
          <w:delText xml:space="preserve">T</w:delText>
        </w:r>
      </w:del>
      <w:r w:rsidDel="00000000" w:rsidR="00000000" w:rsidRPr="00000000">
        <w:rPr>
          <w:rtl w:val="0"/>
        </w:rPr>
        <w:t xml:space="preserve">here are occasions in which reproducibility will not be easily verified</w:t>
      </w:r>
      <w:ins w:author="Brian Nosek" w:id="35" w:date="2025-07-03T17:13:32Z">
        <w:r w:rsidDel="00000000" w:rsidR="00000000" w:rsidRPr="00000000">
          <w:rPr>
            <w:rtl w:val="0"/>
          </w:rPr>
          <w:t xml:space="preserve"> because of barriers to data access</w:t>
        </w:r>
      </w:ins>
      <w:r w:rsidDel="00000000" w:rsidR="00000000" w:rsidRPr="00000000">
        <w:rPr>
          <w:rtl w:val="0"/>
        </w:rPr>
        <w:t xml:space="preserve">. </w:t>
      </w:r>
      <w:del w:author="Brian Nosek" w:id="36" w:date="2025-07-03T16:39:20Z">
        <w:r w:rsidDel="00000000" w:rsidR="00000000" w:rsidRPr="00000000">
          <w:rPr>
            <w:rtl w:val="0"/>
          </w:rPr>
          <w:delText xml:space="preserve">Researchers doing the reproduction, like those who did the original study, can also make mistakes. Otherwise, p</w:delText>
        </w:r>
      </w:del>
      <w:ins w:author="Brian Nosek" w:id="37" w:date="2025-07-03T16:39:24Z">
        <w:r w:rsidDel="00000000" w:rsidR="00000000" w:rsidRPr="00000000">
          <w:rPr>
            <w:rtl w:val="0"/>
          </w:rPr>
          <w:t xml:space="preserve">P</w:t>
        </w:r>
      </w:ins>
      <w:r w:rsidDel="00000000" w:rsidR="00000000" w:rsidRPr="00000000">
        <w:rPr>
          <w:rtl w:val="0"/>
        </w:rPr>
        <w:t xml:space="preserve">rincipal </w:t>
      </w:r>
      <w:ins w:author="Brian Nosek" w:id="38" w:date="2025-07-03T17:13:48Z">
        <w:r w:rsidDel="00000000" w:rsidR="00000000" w:rsidRPr="00000000">
          <w:rPr>
            <w:rtl w:val="0"/>
          </w:rPr>
          <w:t xml:space="preserve">challenges</w:t>
        </w:r>
      </w:ins>
      <w:del w:author="Brian Nosek" w:id="38" w:date="2025-07-03T17:13:48Z">
        <w:r w:rsidDel="00000000" w:rsidR="00000000" w:rsidRPr="00000000">
          <w:rPr>
            <w:rtl w:val="0"/>
          </w:rPr>
          <w:delText xml:space="preserve">barriers to achieving perfect reproducibility rates</w:delText>
        </w:r>
      </w:del>
      <w:r w:rsidDel="00000000" w:rsidR="00000000" w:rsidRPr="00000000">
        <w:rPr>
          <w:rtl w:val="0"/>
        </w:rPr>
        <w:t xml:space="preserve"> are privacy and proprietary concerns. </w:t>
      </w:r>
      <w:ins w:author="Brian Nosek" w:id="39" w:date="2025-07-03T16:40:01Z">
        <w:r w:rsidDel="00000000" w:rsidR="00000000" w:rsidRPr="00000000">
          <w:rPr>
            <w:rtl w:val="0"/>
          </w:rPr>
          <w:t xml:space="preserve">In this project, we considered only data made available directly. </w:t>
        </w:r>
      </w:ins>
      <w:r w:rsidDel="00000000" w:rsidR="00000000" w:rsidRPr="00000000">
        <w:rPr>
          <w:rtl w:val="0"/>
        </w:rPr>
        <w:t xml:space="preserve">Some data cannot be publicly shared because they contain personally identifiable </w:t>
      </w:r>
      <w:r w:rsidDel="00000000" w:rsidR="00000000" w:rsidRPr="00000000">
        <w:rPr>
          <w:rtl w:val="0"/>
        </w:rPr>
        <w:t xml:space="preserve">or other sensitive</w:t>
      </w:r>
      <w:r w:rsidDel="00000000" w:rsidR="00000000" w:rsidRPr="00000000">
        <w:rPr>
          <w:rtl w:val="0"/>
        </w:rPr>
        <w:t xml:space="preserve"> information, or are proprietary data belonging to a firm or other private entity. There are a variety of </w:t>
      </w:r>
      <w:r w:rsidDel="00000000" w:rsidR="00000000" w:rsidRPr="00000000">
        <w:rPr>
          <w:rtl w:val="0"/>
        </w:rPr>
        <w:t xml:space="preserve">solutions available</w:t>
      </w:r>
      <w:r w:rsidDel="00000000" w:rsidR="00000000" w:rsidRPr="00000000">
        <w:rPr>
          <w:rtl w:val="0"/>
        </w:rPr>
        <w:t xml:space="preserve"> to advance confidence in reproducibility even under these circumstances</w:t>
      </w:r>
      <w:ins w:author="Brian Nosek" w:id="40" w:date="2025-07-03T16:46:46Z">
        <w:commentRangeStart w:id="9"/>
        <w:commentRangeStart w:id="10"/>
        <w:commentRangeStart w:id="11"/>
        <w:commentRangeStart w:id="12"/>
        <w:commentRangeStart w:id="13"/>
        <w:r w:rsidDel="00000000" w:rsidR="00000000" w:rsidRPr="00000000">
          <w:rPr>
            <w:rtl w:val="0"/>
            <w:rPrChange w:author="Brian Nosek" w:id="41" w:date="2025-07-03T16:46:46Z">
              <w:rPr/>
            </w:rPrChange>
          </w:rPr>
          <w:t xml:space="preserve">, though sometimes with substantial cost</w:t>
        </w:r>
      </w:ins>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 For example, some datasets can be anonymized to be publicly shareable for the purposes of demonstrating reproducibility of key findings.</w:t>
      </w:r>
      <w:hyperlink r:id="rId22">
        <w:r w:rsidDel="00000000" w:rsidR="00000000" w:rsidRPr="00000000">
          <w:rPr>
            <w:shd w:fill="auto" w:val="clear"/>
            <w:vertAlign w:val="superscript"/>
            <w:rtl w:val="0"/>
          </w:rPr>
          <w:t xml:space="preserve">31</w:t>
        </w:r>
      </w:hyperlink>
      <w:r w:rsidDel="00000000" w:rsidR="00000000" w:rsidRPr="00000000">
        <w:rPr>
          <w:rtl w:val="0"/>
        </w:rPr>
        <w:t xml:space="preserve"> </w:t>
      </w:r>
      <w:r w:rsidDel="00000000" w:rsidR="00000000" w:rsidRPr="00000000">
        <w:rPr>
          <w:rtl w:val="0"/>
        </w:rPr>
        <w:t xml:space="preserve">Other datasets may not be anonymized, but can be archived and re-analyzed under protected conditions </w:t>
      </w:r>
      <w:ins w:author="Brian Nosek" w:id="42" w:date="2025-07-03T17:14:42Z">
        <w:r w:rsidDel="00000000" w:rsidR="00000000" w:rsidRPr="00000000">
          <w:rPr>
            <w:rtl w:val="0"/>
          </w:rPr>
          <w:t xml:space="preserve">through a variety of data centers </w:t>
        </w:r>
      </w:ins>
      <w:r w:rsidDel="00000000" w:rsidR="00000000" w:rsidRPr="00000000">
        <w:rPr>
          <w:rtl w:val="0"/>
        </w:rPr>
        <w:t xml:space="preserve">with appropriate </w:t>
      </w:r>
      <w:ins w:author="Brian Nosek" w:id="43" w:date="2025-07-03T17:14:57Z">
        <w:r w:rsidDel="00000000" w:rsidR="00000000" w:rsidRPr="00000000">
          <w:rPr>
            <w:rtl w:val="0"/>
          </w:rPr>
          <w:t xml:space="preserve">security and </w:t>
        </w:r>
      </w:ins>
      <w:r w:rsidDel="00000000" w:rsidR="00000000" w:rsidRPr="00000000">
        <w:rPr>
          <w:rtl w:val="0"/>
        </w:rPr>
        <w:t xml:space="preserve">ethical oversig</w:t>
      </w:r>
      <w:commentRangeStart w:id="14"/>
      <w:commentRangeStart w:id="15"/>
      <w:commentRangeStart w:id="16"/>
      <w:commentRangeStart w:id="17"/>
      <w:commentRangeStart w:id="18"/>
      <w:r w:rsidDel="00000000" w:rsidR="00000000" w:rsidRPr="00000000">
        <w:rPr>
          <w:rtl w:val="0"/>
        </w:rPr>
        <w:t xml:space="preserve">ht.</w:t>
      </w:r>
      <w:hyperlink r:id="rId23">
        <w:r w:rsidDel="00000000" w:rsidR="00000000" w:rsidRPr="00000000">
          <w:rPr>
            <w:shd w:fill="auto" w:val="clear"/>
            <w:vertAlign w:val="superscript"/>
            <w:rtl w:val="0"/>
          </w:rPr>
          <w:t xml:space="preserve">32</w:t>
        </w:r>
      </w:hyperlink>
      <w:r w:rsidDel="00000000" w:rsidR="00000000" w:rsidRPr="00000000">
        <w:rPr>
          <w:rtl w:val="0"/>
        </w:rPr>
        <w:t xml:space="preserve"> </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t xml:space="preserve">For proprietary data, authors can spell out the process by which they obtained permission to use it so that an independent researcher could follow the same steps for verification purposes. In some cases, the raw data may not be shareable, but the code and derived data could at least enable verification of the analysis and reporting workflow. Synthetic datasets can be created that reproduce the statistical outcomes without violating confidentiality concern</w:t>
      </w:r>
      <w:commentRangeStart w:id="19"/>
      <w:r w:rsidDel="00000000" w:rsidR="00000000" w:rsidRPr="00000000">
        <w:rPr>
          <w:rtl w:val="0"/>
        </w:rPr>
        <w:t xml:space="preserve">s.</w:t>
      </w:r>
      <w:hyperlink r:id="rId24">
        <w:r w:rsidDel="00000000" w:rsidR="00000000" w:rsidRPr="00000000">
          <w:rPr>
            <w:shd w:fill="auto" w:val="clear"/>
            <w:vertAlign w:val="superscript"/>
            <w:rtl w:val="0"/>
          </w:rPr>
          <w:t xml:space="preserve">33</w:t>
        </w:r>
      </w:hyperlink>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22">
      <w:pPr>
        <w:pStyle w:val="Heading2"/>
        <w:rPr/>
      </w:pPr>
      <w:bookmarkStart w:colFirst="0" w:colLast="0" w:name="_489o1l4yvq81" w:id="17"/>
      <w:bookmarkEnd w:id="17"/>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 </w:t>
      </w:r>
      <w:r w:rsidDel="00000000" w:rsidR="00000000" w:rsidRPr="00000000">
        <w:rPr>
          <w:rtl w:val="0"/>
        </w:rPr>
        <w:t xml:space="preserve">credo </w:t>
      </w:r>
      <w:r w:rsidDel="00000000" w:rsidR="00000000" w:rsidRPr="00000000">
        <w:rPr>
          <w:rtl w:val="0"/>
        </w:rPr>
        <w:t xml:space="preserve">of the open scholarship movement is “</w:t>
      </w:r>
      <w:r w:rsidDel="00000000" w:rsidR="00000000" w:rsidRPr="00000000">
        <w:rPr>
          <w:rtl w:val="0"/>
        </w:rPr>
        <w:t xml:space="preserve">as open as possible, as closed as necessary</w:t>
      </w:r>
      <w:r w:rsidDel="00000000" w:rsidR="00000000" w:rsidRPr="00000000">
        <w:rPr>
          <w:rtl w:val="0"/>
        </w:rPr>
        <w:t xml:space="preserve">.”</w:t>
      </w:r>
      <w:hyperlink r:id="rId25">
        <w:r w:rsidDel="00000000" w:rsidR="00000000" w:rsidRPr="00000000">
          <w:rPr>
            <w:shd w:fill="auto" w:val="clear"/>
            <w:vertAlign w:val="superscript"/>
            <w:rtl w:val="0"/>
          </w:rPr>
          <w:t xml:space="preserve">34,35</w:t>
        </w:r>
      </w:hyperlink>
      <w:r w:rsidDel="00000000" w:rsidR="00000000" w:rsidRPr="00000000">
        <w:rPr>
          <w:rtl w:val="0"/>
        </w:rPr>
        <w:t xml:space="preserve"> Transparency and sharing enable independent observers to interrogate and verify the basis of research claims. Limitations in transparency and sharing may be inevitable in some cases, and deliberate efforts to maximize verifiability in those circumstances will benefit the trustworthiness of the research. Reproducibility failures add unnecessary uncertainty to the complex enterprise of knowledge </w:t>
      </w:r>
      <w:r w:rsidDel="00000000" w:rsidR="00000000" w:rsidRPr="00000000">
        <w:rPr>
          <w:rtl w:val="0"/>
        </w:rPr>
        <w:t xml:space="preserve">production</w:t>
      </w:r>
      <w:r w:rsidDel="00000000" w:rsidR="00000000" w:rsidRPr="00000000">
        <w:rPr>
          <w:rtl w:val="0"/>
        </w:rPr>
        <w:t xml:space="preserve">. </w:t>
      </w:r>
    </w:p>
    <w:p w:rsidR="00000000" w:rsidDel="00000000" w:rsidP="00000000" w:rsidRDefault="00000000" w:rsidRPr="00000000" w14:paraId="00000124">
      <w:pPr>
        <w:pStyle w:val="Heading1"/>
        <w:rPr/>
      </w:pPr>
      <w:bookmarkStart w:colFirst="0" w:colLast="0" w:name="_lghoo7y6hc5" w:id="18"/>
      <w:bookmarkEnd w:id="18"/>
      <w:r w:rsidDel="00000000" w:rsidR="00000000" w:rsidRPr="00000000">
        <w:rPr>
          <w:rtl w:val="0"/>
        </w:rPr>
        <w:t xml:space="preserve">Method</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We </w:t>
      </w:r>
      <w:r w:rsidDel="00000000" w:rsidR="00000000" w:rsidRPr="00000000">
        <w:rPr>
          <w:rtl w:val="0"/>
        </w:rPr>
        <w:t xml:space="preserve">examined two aspects of reproducibility</w:t>
      </w:r>
      <w:r w:rsidDel="00000000" w:rsidR="00000000" w:rsidRPr="00000000">
        <w:rPr>
          <w:rtl w:val="0"/>
        </w:rPr>
        <w:t xml:space="preserve">: </w:t>
      </w:r>
      <w:r w:rsidDel="00000000" w:rsidR="00000000" w:rsidRPr="00000000">
        <w:rPr>
          <w:i w:val="1"/>
          <w:rtl w:val="0"/>
        </w:rPr>
        <w:t xml:space="preserve">process reproducibility</w:t>
      </w:r>
      <w:r w:rsidDel="00000000" w:rsidR="00000000" w:rsidRPr="00000000">
        <w:rPr>
          <w:rtl w:val="0"/>
        </w:rPr>
        <w:t xml:space="preserve"> assessed whether author data was available so that a reproduction could be attempted, and </w:t>
      </w:r>
      <w:r w:rsidDel="00000000" w:rsidR="00000000" w:rsidRPr="00000000">
        <w:rPr>
          <w:i w:val="1"/>
          <w:rtl w:val="0"/>
        </w:rPr>
        <w:t xml:space="preserve">outcome</w:t>
      </w:r>
      <w:r w:rsidDel="00000000" w:rsidR="00000000" w:rsidRPr="00000000">
        <w:rPr>
          <w:rtl w:val="0"/>
        </w:rPr>
        <w:t xml:space="preserve"> </w:t>
      </w:r>
      <w:r w:rsidDel="00000000" w:rsidR="00000000" w:rsidRPr="00000000">
        <w:rPr>
          <w:i w:val="1"/>
          <w:rtl w:val="0"/>
        </w:rPr>
        <w:t xml:space="preserve">reproducibility </w:t>
      </w:r>
      <w:r w:rsidDel="00000000" w:rsidR="00000000" w:rsidRPr="00000000">
        <w:rPr>
          <w:rtl w:val="0"/>
        </w:rPr>
        <w:t xml:space="preserve">assessed whether the same outcome as reported originally was observed after conducting the same analysis on the same data. </w:t>
      </w:r>
    </w:p>
    <w:p w:rsidR="00000000" w:rsidDel="00000000" w:rsidP="00000000" w:rsidRDefault="00000000" w:rsidRPr="00000000" w14:paraId="00000126">
      <w:pPr>
        <w:rPr>
          <w:b w:val="1"/>
        </w:rPr>
      </w:pPr>
      <w:r w:rsidDel="00000000" w:rsidR="00000000" w:rsidRPr="00000000">
        <w:rPr>
          <w:rtl w:val="0"/>
        </w:rPr>
      </w:r>
    </w:p>
    <w:p w:rsidR="00000000" w:rsidDel="00000000" w:rsidP="00000000" w:rsidRDefault="00000000" w:rsidRPr="00000000" w14:paraId="00000127">
      <w:pPr>
        <w:rPr>
          <w:u w:val="single"/>
        </w:rPr>
      </w:pPr>
      <w:r w:rsidDel="00000000" w:rsidR="00000000" w:rsidRPr="00000000">
        <w:rPr>
          <w:rtl w:val="0"/>
        </w:rPr>
        <w:t xml:space="preserve">This reproduction project was part</w:t>
      </w:r>
      <w:r w:rsidDel="00000000" w:rsidR="00000000" w:rsidRPr="00000000">
        <w:rPr>
          <w:rtl w:val="0"/>
        </w:rPr>
        <w:t xml:space="preserve"> of the DARPA SCORE program to generate and evaluate automated measures of confidence in research claims.</w:t>
      </w:r>
      <w:hyperlink r:id="rId26">
        <w:r w:rsidDel="00000000" w:rsidR="00000000" w:rsidRPr="00000000">
          <w:rPr>
            <w:shd w:fill="auto" w:val="clear"/>
            <w:vertAlign w:val="superscript"/>
            <w:rtl w:val="0"/>
          </w:rPr>
          <w:t xml:space="preserve">24</w:t>
        </w:r>
      </w:hyperlink>
      <w:r w:rsidDel="00000000" w:rsidR="00000000" w:rsidRPr="00000000">
        <w:rPr>
          <w:rtl w:val="0"/>
        </w:rPr>
        <w:t xml:space="preserve"> Evidence for reproducibility (same analysis, same data) was gathered as a secondary criterion of credibility for the program. Human and machine methods were evaluated on their assessments of replicability (same question, new data).</w:t>
      </w:r>
      <w:hyperlink r:id="rId27">
        <w:r w:rsidDel="00000000" w:rsidR="00000000" w:rsidRPr="00000000">
          <w:rPr>
            <w:shd w:fill="auto" w:val="clear"/>
            <w:vertAlign w:val="superscript"/>
            <w:rtl w:val="0"/>
          </w:rPr>
          <w:t xml:space="preserve">36,37</w:t>
        </w:r>
      </w:hyperlink>
      <w:r w:rsidDel="00000000" w:rsidR="00000000" w:rsidRPr="00000000">
        <w:rPr>
          <w:rtl w:val="0"/>
        </w:rPr>
        <w:t xml:space="preserve"> Data, materials, code, and other outputs from the program that can be shared are organized and publicly accessible for evaluation and re-use. This methods section summarizes sampling, conducting the reproducibility assessments, aggregating the data across reproducibility assessments, and evaluation of reproduction outcomes.</w:t>
      </w:r>
      <w:r w:rsidDel="00000000" w:rsidR="00000000" w:rsidRPr="00000000">
        <w:rPr>
          <w:rtl w:val="0"/>
        </w:rPr>
      </w:r>
    </w:p>
    <w:p w:rsidR="00000000" w:rsidDel="00000000" w:rsidP="00000000" w:rsidRDefault="00000000" w:rsidRPr="00000000" w14:paraId="00000128">
      <w:pPr>
        <w:pStyle w:val="Heading2"/>
        <w:rPr/>
      </w:pPr>
      <w:bookmarkStart w:colFirst="0" w:colLast="0" w:name="_25lp20h6wxvp" w:id="19"/>
      <w:bookmarkEnd w:id="19"/>
      <w:r w:rsidDel="00000000" w:rsidR="00000000" w:rsidRPr="00000000">
        <w:rPr>
          <w:rtl w:val="0"/>
        </w:rPr>
        <w:t xml:space="preserve">Sampling frame and selection of claims for reproduction</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Research claims were identified with a systematic selection process to reduce selection effects and to enhance generalizability to quantitative social and behavioral research. The project started with a sample of</w:t>
      </w:r>
      <w:r w:rsidDel="00000000" w:rsidR="00000000" w:rsidRPr="00000000">
        <w:rPr>
          <w:rtl w:val="0"/>
        </w:rPr>
        <w:t xml:space="preserve"> {n_papers_initial_sample_p1}</w:t>
      </w:r>
      <w:r w:rsidDel="00000000" w:rsidR="00000000" w:rsidRPr="00000000">
        <w:rPr>
          <w:rtl w:val="0"/>
        </w:rPr>
        <w:t xml:space="preserve"> papers selected by a stratified random sampling </w:t>
      </w:r>
      <w:ins w:author="Brian Nosek" w:id="44" w:date="2025-07-03T19:03:23Z">
        <w:r w:rsidDel="00000000" w:rsidR="00000000" w:rsidRPr="00000000">
          <w:rPr>
            <w:rtl w:val="0"/>
          </w:rPr>
          <w:t xml:space="preserve">using a Python script </w:t>
        </w:r>
      </w:ins>
      <w:r w:rsidDel="00000000" w:rsidR="00000000" w:rsidRPr="00000000">
        <w:rPr>
          <w:rtl w:val="0"/>
        </w:rPr>
        <w:t xml:space="preserve">from a larger set of papers to ensure representativeness across the {n_journals} journals and publication dates from 2009 to 2018. The time period was defined as the 10 years prior to project onset, and the journals were selected via an informal review and nomination process among authors of this paper and other researchers. We selected journals that were well-regarded, published quantitative research, published a sufficient volume of papers during the time period, and collectively represented the diversity of disciplines and quantitative approaches in the social and behavioral sciences.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Within each selected journal, we aimed to extract a single claim from each of five papers per year across the 10 year sampling frame, producing approximately 50 claims per journal depending on the availability of eligible papers. Each paper was reviewed by a trained coder who assessed whether the paper was eligible for SCORE. Eligible papers reported at least one inferential test using human or social data, and it was possible to extract a statistically significant test result that supported a claim made in the paper’s abstract.</w:t>
      </w:r>
      <w:hyperlink r:id="rId28">
        <w:r w:rsidDel="00000000" w:rsidR="00000000" w:rsidRPr="00000000">
          <w:rPr>
            <w:shd w:fill="auto" w:val="clear"/>
            <w:vertAlign w:val="superscript"/>
            <w:rtl w:val="0"/>
          </w:rPr>
          <w:t xml:space="preserve">25</w:t>
        </w:r>
      </w:hyperlink>
      <w:r w:rsidDel="00000000" w:rsidR="00000000" w:rsidRPr="00000000">
        <w:rPr>
          <w:rtl w:val="0"/>
        </w:rPr>
        <w:t xml:space="preserve"> Papers that did not produce an eligible claim were re-sampled from the same journal and year until 5 claims were extracted, or there were no more eligible papers. This process yielded 3000 claims from 3000 papers across the sample.</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u w:val="single"/>
        </w:rPr>
      </w:pPr>
      <w:r w:rsidDel="00000000" w:rsidR="00000000" w:rsidRPr="00000000">
        <w:rPr>
          <w:rtl w:val="0"/>
        </w:rPr>
        <w:t xml:space="preserve">From the pool of</w:t>
      </w:r>
      <w:r w:rsidDel="00000000" w:rsidR="00000000" w:rsidRPr="00000000">
        <w:rPr>
          <w:rtl w:val="0"/>
        </w:rPr>
        <w:t xml:space="preserve"> {n_papers_initial_sample_p1}</w:t>
      </w:r>
      <w:r w:rsidDel="00000000" w:rsidR="00000000" w:rsidRPr="00000000">
        <w:rPr>
          <w:rtl w:val="0"/>
        </w:rPr>
        <w:t xml:space="preserve"> papers, {n_papers_assess_process_repro} were randomly selected as the papers eligible for conducting reproduction attempts with a similar stratified random sampling process to maintain representativeness. Within this pool of </w:t>
      </w:r>
      <w:r w:rsidDel="00000000" w:rsidR="00000000" w:rsidRPr="00000000">
        <w:rPr>
          <w:rtl w:val="0"/>
        </w:rPr>
        <w:t xml:space="preserve">{n_papers_assess_process_repro} papers, </w:t>
      </w:r>
      <w:r w:rsidDel="00000000" w:rsidR="00000000" w:rsidRPr="00000000">
        <w:rPr>
          <w:rtl w:val="0"/>
        </w:rPr>
        <w:t xml:space="preserve">{n_papers_bushel}</w:t>
      </w:r>
      <w:r w:rsidDel="00000000" w:rsidR="00000000" w:rsidRPr="00000000">
        <w:rPr>
          <w:rtl w:val="0"/>
        </w:rPr>
        <w:t xml:space="preserve"> were non-randomly sampled for additional coding. In this subset, we extracted all of the main claims regardless of evidence type (i.e., including non-inferential and non-significant evidence). These papers were selected because it appeared likely that we could attempt reproductions of their findings, with some adjustments made for representativeness </w:t>
      </w:r>
      <w:r w:rsidDel="00000000" w:rsidR="00000000" w:rsidRPr="00000000">
        <w:rPr>
          <w:rtl w:val="0"/>
        </w:rPr>
        <w:t xml:space="preserve">(see Abatayo and colleagues [2025] for details on the sampling and selection process).</w:t>
      </w:r>
      <w:hyperlink r:id="rId29">
        <w:r w:rsidDel="00000000" w:rsidR="00000000" w:rsidRPr="00000000">
          <w:rPr>
            <w:shd w:fill="auto" w:val="clear"/>
            <w:vertAlign w:val="superscript"/>
            <w:rtl w:val="0"/>
          </w:rPr>
          <w:t xml:space="preserve">26</w:t>
        </w:r>
      </w:hyperlink>
      <w:r w:rsidDel="00000000" w:rsidR="00000000" w:rsidRPr="00000000">
        <w:rPr>
          <w:rtl w:val="0"/>
        </w:rPr>
        <w:t xml:space="preserve"> Other papers and data were gathered during the SCORE program, but they did not include reproduction attempts and are not discussed in this paper.</w:t>
      </w:r>
      <w:r w:rsidDel="00000000" w:rsidR="00000000" w:rsidRPr="00000000">
        <w:rPr>
          <w:rtl w:val="0"/>
        </w:rPr>
      </w:r>
    </w:p>
    <w:p w:rsidR="00000000" w:rsidDel="00000000" w:rsidP="00000000" w:rsidRDefault="00000000" w:rsidRPr="00000000" w14:paraId="0000012E">
      <w:pPr>
        <w:pStyle w:val="Heading2"/>
        <w:rPr/>
      </w:pPr>
      <w:bookmarkStart w:colFirst="0" w:colLast="0" w:name="_76ahvfkpl2ic" w:id="20"/>
      <w:bookmarkEnd w:id="20"/>
      <w:r w:rsidDel="00000000" w:rsidR="00000000" w:rsidRPr="00000000">
        <w:rPr>
          <w:rtl w:val="0"/>
        </w:rPr>
        <w:t xml:space="preserve">Process reproducibility</w:t>
      </w:r>
    </w:p>
    <w:p w:rsidR="00000000" w:rsidDel="00000000" w:rsidP="00000000" w:rsidRDefault="00000000" w:rsidRPr="00000000" w14:paraId="0000012F">
      <w:pPr>
        <w:rPr/>
      </w:pPr>
      <w:r w:rsidDel="00000000" w:rsidR="00000000" w:rsidRPr="00000000">
        <w:rPr>
          <w:rtl w:val="0"/>
        </w:rPr>
        <w:t xml:space="preserve">We assessed process reproducibility of all {n_papers_assess_process_repro} papers in </w:t>
      </w:r>
      <w:r w:rsidDel="00000000" w:rsidR="00000000" w:rsidRPr="00000000">
        <w:rPr>
          <w:rtl w:val="0"/>
        </w:rPr>
        <w:t xml:space="preserve">our stratified random sample</w:t>
      </w:r>
      <w:r w:rsidDel="00000000" w:rsidR="00000000" w:rsidRPr="00000000">
        <w:rPr>
          <w:rtl w:val="0"/>
        </w:rPr>
        <w:t xml:space="preserve">. We coded contextual information about the search for data and code sharing such as where it was found, whether it was linked to or referenced from within the article, and whether the paper stated that the data were restricted. Coders first did a brief review of the paper looking for links or references to supplemental materials that may include data or code. If </w:t>
      </w:r>
      <w:r w:rsidDel="00000000" w:rsidR="00000000" w:rsidRPr="00000000">
        <w:rPr>
          <w:rtl w:val="0"/>
        </w:rPr>
        <w:t xml:space="preserve">either</w:t>
      </w:r>
      <w:r w:rsidDel="00000000" w:rsidR="00000000" w:rsidRPr="00000000">
        <w:rPr>
          <w:rtl w:val="0"/>
        </w:rPr>
        <w:t xml:space="preserve"> data or code were not located from the paper, coders searched for publicly available materials online, checking specifically online sources such as the website of the publisher or journal where the paper was published, common online repositories, and personal or lab websites of authors. If eit</w:t>
      </w:r>
      <w:r w:rsidDel="00000000" w:rsidR="00000000" w:rsidRPr="00000000">
        <w:rPr>
          <w:rtl w:val="0"/>
        </w:rPr>
        <w:t xml:space="preserve">her data or code were not found, then</w:t>
      </w:r>
      <w:r w:rsidDel="00000000" w:rsidR="00000000" w:rsidRPr="00000000">
        <w:rPr>
          <w:rtl w:val="0"/>
        </w:rPr>
        <w:t xml:space="preserve"> we emailed t</w:t>
      </w:r>
      <w:r w:rsidDel="00000000" w:rsidR="00000000" w:rsidRPr="00000000">
        <w:rPr>
          <w:rtl w:val="0"/>
        </w:rPr>
        <w:t xml:space="preserve">he corresponding author and requested the missing content. </w:t>
      </w:r>
      <w:r w:rsidDel="00000000" w:rsidR="00000000" w:rsidRPr="00000000">
        <w:rPr>
          <w:rtl w:val="0"/>
        </w:rPr>
        <w:t xml:space="preserve">Retrieved or shared </w:t>
      </w:r>
      <w:r w:rsidDel="00000000" w:rsidR="00000000" w:rsidRPr="00000000">
        <w:rPr>
          <w:rtl w:val="0"/>
        </w:rPr>
        <w:t xml:space="preserve">data and code </w:t>
      </w:r>
      <w:r w:rsidDel="00000000" w:rsidR="00000000" w:rsidRPr="00000000">
        <w:rPr>
          <w:rtl w:val="0"/>
        </w:rPr>
        <w:t xml:space="preserve">were added to a private OSF project for that paper in preparation for outcome reproducibility assessment.</w:t>
      </w:r>
    </w:p>
    <w:p w:rsidR="00000000" w:rsidDel="00000000" w:rsidP="00000000" w:rsidRDefault="00000000" w:rsidRPr="00000000" w14:paraId="00000130">
      <w:pPr>
        <w:pStyle w:val="Heading2"/>
        <w:rPr/>
      </w:pPr>
      <w:bookmarkStart w:colFirst="0" w:colLast="0" w:name="_6dhzoq6nqkqo" w:id="21"/>
      <w:bookmarkEnd w:id="21"/>
      <w:r w:rsidDel="00000000" w:rsidR="00000000" w:rsidRPr="00000000">
        <w:rPr>
          <w:rtl w:val="0"/>
        </w:rPr>
        <w:t xml:space="preserve">Outcome reproducibility</w:t>
      </w:r>
    </w:p>
    <w:p w:rsidR="00000000" w:rsidDel="00000000" w:rsidP="00000000" w:rsidRDefault="00000000" w:rsidRPr="00000000" w14:paraId="00000131">
      <w:pPr>
        <w:rPr/>
      </w:pPr>
      <w:r w:rsidDel="00000000" w:rsidR="00000000" w:rsidRPr="00000000">
        <w:rPr>
          <w:rtl w:val="0"/>
        </w:rPr>
        <w:t xml:space="preserve">{n_papers_eligible_both_data_code} </w:t>
      </w:r>
      <w:r w:rsidDel="00000000" w:rsidR="00000000" w:rsidRPr="00000000">
        <w:rPr>
          <w:rtl w:val="0"/>
        </w:rPr>
        <w:t xml:space="preserve">papers were eligible for reproduction attempts </w:t>
      </w:r>
      <w:r w:rsidDel="00000000" w:rsidR="00000000" w:rsidRPr="00000000">
        <w:rPr>
          <w:rtl w:val="0"/>
        </w:rPr>
        <w:t xml:space="preserve">because we had both author data and code, only author data, or </w:t>
      </w:r>
      <w:r w:rsidDel="00000000" w:rsidR="00000000" w:rsidRPr="00000000">
        <w:rPr>
          <w:rtl w:val="0"/>
        </w:rPr>
        <w:t xml:space="preserve">source data that could be reconstructed to recreate author data</w:t>
      </w:r>
      <w:r w:rsidDel="00000000" w:rsidR="00000000" w:rsidRPr="00000000">
        <w:rPr>
          <w:rtl w:val="0"/>
        </w:rPr>
        <w:t xml:space="preserve">. Of these</w:t>
      </w:r>
      <w:r w:rsidDel="00000000" w:rsidR="00000000" w:rsidRPr="00000000">
        <w:rPr>
          <w:rtl w:val="0"/>
        </w:rPr>
        <w:t xml:space="preserve">, {n_papers_OR} papers were </w:t>
      </w:r>
      <w:r w:rsidDel="00000000" w:rsidR="00000000" w:rsidRPr="00000000">
        <w:rPr>
          <w:rtl w:val="0"/>
        </w:rPr>
        <w:t xml:space="preserve">assessed for outcome reproducibility.</w:t>
      </w:r>
      <w:r w:rsidDel="00000000" w:rsidR="00000000" w:rsidRPr="00000000">
        <w:rPr>
          <w:rtl w:val="0"/>
        </w:rPr>
        <w:t xml:space="preserve"> Here, random sampling is lost because selection for outcome reproducibility assessment depends on data availability.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Papers were made available for analyst collaborators to conduct a reproduction attempt. Analysts agreed to attempt reproductions based on factors such as familiarity with the methods, analytic software, and topical area. </w:t>
      </w:r>
      <w:r w:rsidDel="00000000" w:rsidR="00000000" w:rsidRPr="00000000">
        <w:rPr>
          <w:rtl w:val="0"/>
        </w:rPr>
        <w:t xml:space="preserve">Reproduction</w:t>
      </w:r>
      <w:r w:rsidDel="00000000" w:rsidR="00000000" w:rsidRPr="00000000">
        <w:rPr>
          <w:rtl w:val="0"/>
        </w:rPr>
        <w:t xml:space="preserve"> teams preregistered the inference criteria for judging success. Reproductions conducted during the first half of the program, without the author code, also preregistered their analysis plans. These plans were put through a peer review process managed by an independent editor; otherwise, the preregistration documents were reviewed internally by the project coordinators. Approved preregistrations were registered on the OSF prior to conducting the reproduction attempts. For reproductions conducted during the second half of the program, we eliminated the preregistration and review of analysis plans and added a transparency report of their reproduction process.  </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Completed reproduction reports went through an internal quality control review. Data, materials, and code were archived on the OSF and made openly available to the maximum extent allowed without violating privacy of participants or intellectual property licenses for any original content.</w:t>
      </w:r>
    </w:p>
    <w:p w:rsidR="00000000" w:rsidDel="00000000" w:rsidP="00000000" w:rsidRDefault="00000000" w:rsidRPr="00000000" w14:paraId="00000136">
      <w:pPr>
        <w:pStyle w:val="Heading2"/>
        <w:rPr/>
      </w:pPr>
      <w:bookmarkStart w:colFirst="0" w:colLast="0" w:name="_ylobml9bs6t0" w:id="22"/>
      <w:bookmarkEnd w:id="22"/>
      <w:r w:rsidDel="00000000" w:rsidR="00000000" w:rsidRPr="00000000">
        <w:rPr>
          <w:rtl w:val="0"/>
        </w:rPr>
        <w:t xml:space="preserve">Data aggregation</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Occasionally </w:t>
      </w:r>
      <w:r w:rsidDel="00000000" w:rsidR="00000000" w:rsidRPr="00000000">
        <w:rPr>
          <w:rtl w:val="0"/>
        </w:rPr>
        <w:t xml:space="preserve">(n = </w:t>
      </w:r>
      <w:r w:rsidDel="00000000" w:rsidR="00000000" w:rsidRPr="00000000">
        <w:rPr>
          <w:rtl w:val="0"/>
        </w:rPr>
        <w:t xml:space="preserve">{n_claims_multi_analyst}</w:t>
      </w:r>
      <w:r w:rsidDel="00000000" w:rsidR="00000000" w:rsidRPr="00000000">
        <w:rPr>
          <w:rtl w:val="0"/>
        </w:rPr>
        <w:t xml:space="preserve"> claims from </w:t>
      </w:r>
      <w:r w:rsidDel="00000000" w:rsidR="00000000" w:rsidRPr="00000000">
        <w:rPr>
          <w:rtl w:val="0"/>
        </w:rPr>
        <w:t xml:space="preserve">{n_papers_multi_analyst}</w:t>
      </w:r>
      <w:r w:rsidDel="00000000" w:rsidR="00000000" w:rsidRPr="00000000">
        <w:rPr>
          <w:rtl w:val="0"/>
        </w:rPr>
        <w:t xml:space="preserve"> papers), more than one analyst team conducted a reproduction of the same claim. For reporting purposes, we filtered multiple reproductions through a sequence of decision rules to arrive at a singular outcome for reproducibility. The decision rules were maximally generous to achieving reproducibility. First, we selected </w:t>
      </w:r>
      <w:r w:rsidDel="00000000" w:rsidR="00000000" w:rsidRPr="00000000">
        <w:rPr>
          <w:color w:val="1d1c1d"/>
          <w:sz w:val="23"/>
          <w:szCs w:val="23"/>
          <w:rtl w:val="0"/>
        </w:rPr>
        <w:t xml:space="preserve">whichever reproduction attempt produced outcomes closest to the original, using the reproducibility thresholds of precisely, approximately, and not reproduced detailed above (n = </w:t>
      </w:r>
      <w:r w:rsidDel="00000000" w:rsidR="00000000" w:rsidRPr="00000000">
        <w:rPr>
          <w:color w:val="1d1c1d"/>
          <w:sz w:val="23"/>
          <w:szCs w:val="23"/>
          <w:rtl w:val="0"/>
        </w:rPr>
        <w:t xml:space="preserve">{n_claims_repro_closest_to_orig}</w:t>
      </w:r>
      <w:r w:rsidDel="00000000" w:rsidR="00000000" w:rsidRPr="00000000">
        <w:rPr>
          <w:color w:val="1d1c1d"/>
          <w:sz w:val="23"/>
          <w:szCs w:val="23"/>
          <w:rtl w:val="0"/>
        </w:rPr>
        <w:t xml:space="preserve"> claims). </w:t>
      </w:r>
      <w:r w:rsidDel="00000000" w:rsidR="00000000" w:rsidRPr="00000000">
        <w:rPr>
          <w:color w:val="1d1c1d"/>
          <w:sz w:val="23"/>
          <w:szCs w:val="23"/>
          <w:rtl w:val="0"/>
        </w:rPr>
        <w:t xml:space="preserve">Second, if multiple attempts produced equally close results</w:t>
      </w:r>
      <w:r w:rsidDel="00000000" w:rsidR="00000000" w:rsidRPr="00000000">
        <w:rPr>
          <w:color w:val="1d1c1d"/>
          <w:sz w:val="23"/>
          <w:szCs w:val="23"/>
          <w:rtl w:val="0"/>
        </w:rPr>
        <w:t xml:space="preserve">, then we selected the attempt that relied most heavily on the authors' materials </w:t>
      </w:r>
      <w:r w:rsidDel="00000000" w:rsidR="00000000" w:rsidRPr="00000000">
        <w:rPr>
          <w:color w:val="1d1c1d"/>
          <w:sz w:val="23"/>
          <w:szCs w:val="23"/>
          <w:rtl w:val="0"/>
        </w:rPr>
        <w:t xml:space="preserve">(n = </w:t>
      </w:r>
      <w:r w:rsidDel="00000000" w:rsidR="00000000" w:rsidRPr="00000000">
        <w:rPr>
          <w:color w:val="1d1c1d"/>
          <w:sz w:val="23"/>
          <w:szCs w:val="23"/>
          <w:rtl w:val="0"/>
        </w:rPr>
        <w:t xml:space="preserve">{n_claims_most_author_materials}</w:t>
      </w:r>
      <w:r w:rsidDel="00000000" w:rsidR="00000000" w:rsidRPr="00000000">
        <w:rPr>
          <w:color w:val="1d1c1d"/>
          <w:sz w:val="23"/>
          <w:szCs w:val="23"/>
          <w:rtl w:val="0"/>
        </w:rPr>
        <w:t xml:space="preserve"> claims)</w:t>
      </w:r>
      <w:r w:rsidDel="00000000" w:rsidR="00000000" w:rsidRPr="00000000">
        <w:rPr>
          <w:color w:val="1d1c1d"/>
          <w:sz w:val="23"/>
          <w:szCs w:val="23"/>
          <w:rtl w:val="0"/>
        </w:rPr>
        <w:t xml:space="preserve">. Third, if multiple attempts produced equally close results with the same materials, then we selected the attempt that was part of a reproduction of multiple claims in the same paper (n = </w:t>
      </w:r>
      <w:r w:rsidDel="00000000" w:rsidR="00000000" w:rsidRPr="00000000">
        <w:rPr>
          <w:color w:val="1d1c1d"/>
          <w:sz w:val="23"/>
          <w:szCs w:val="23"/>
          <w:rtl w:val="0"/>
        </w:rPr>
        <w:t xml:space="preserve">{n_claims_part_of_multi}</w:t>
      </w:r>
      <w:r w:rsidDel="00000000" w:rsidR="00000000" w:rsidRPr="00000000">
        <w:rPr>
          <w:color w:val="1d1c1d"/>
          <w:sz w:val="23"/>
          <w:szCs w:val="23"/>
          <w:rtl w:val="0"/>
        </w:rPr>
        <w:t xml:space="preserve"> claims). Finally, if there were multiple reproductions meeting the prior criterion</w:t>
      </w:r>
      <w:r w:rsidDel="00000000" w:rsidR="00000000" w:rsidRPr="00000000">
        <w:rPr>
          <w:color w:val="1d1c1d"/>
          <w:sz w:val="23"/>
          <w:szCs w:val="23"/>
          <w:rtl w:val="0"/>
        </w:rPr>
        <w:t xml:space="preserve">, then we selected randomly among them </w:t>
      </w:r>
      <w:r w:rsidDel="00000000" w:rsidR="00000000" w:rsidRPr="00000000">
        <w:rPr>
          <w:color w:val="1d1c1d"/>
          <w:sz w:val="23"/>
          <w:szCs w:val="23"/>
          <w:rtl w:val="0"/>
        </w:rPr>
        <w:t xml:space="preserve">(</w:t>
      </w:r>
      <w:r w:rsidDel="00000000" w:rsidR="00000000" w:rsidRPr="00000000">
        <w:rPr>
          <w:color w:val="1d1c1d"/>
          <w:sz w:val="23"/>
          <w:szCs w:val="23"/>
          <w:rtl w:val="0"/>
        </w:rPr>
        <w:t xml:space="preserve">n = </w:t>
      </w:r>
      <w:r w:rsidDel="00000000" w:rsidR="00000000" w:rsidRPr="00000000">
        <w:rPr>
          <w:color w:val="1d1c1d"/>
          <w:sz w:val="23"/>
          <w:szCs w:val="23"/>
          <w:rtl w:val="0"/>
        </w:rPr>
        <w:t xml:space="preserve">{n_claims_repro_randomly_selected}</w:t>
      </w:r>
      <w:r w:rsidDel="00000000" w:rsidR="00000000" w:rsidRPr="00000000">
        <w:rPr>
          <w:color w:val="1d1c1d"/>
          <w:sz w:val="23"/>
          <w:szCs w:val="23"/>
          <w:rtl w:val="0"/>
        </w:rPr>
        <w:t xml:space="preserve"> claims)</w:t>
      </w:r>
      <w:r w:rsidDel="00000000" w:rsidR="00000000" w:rsidRPr="00000000">
        <w:rPr>
          <w:color w:val="1d1c1d"/>
          <w:sz w:val="23"/>
          <w:szCs w:val="23"/>
          <w:rtl w:val="0"/>
        </w:rPr>
        <w:t xml:space="preserve">.</w:t>
      </w:r>
      <w:r w:rsidDel="00000000" w:rsidR="00000000" w:rsidRPr="00000000">
        <w:rPr>
          <w:rtl w:val="0"/>
        </w:rPr>
      </w:r>
    </w:p>
    <w:p w:rsidR="00000000" w:rsidDel="00000000" w:rsidP="00000000" w:rsidRDefault="00000000" w:rsidRPr="00000000" w14:paraId="00000138">
      <w:pPr>
        <w:pStyle w:val="Heading2"/>
        <w:rPr/>
      </w:pPr>
      <w:bookmarkStart w:colFirst="0" w:colLast="0" w:name="_qsqsb637xr0j" w:id="23"/>
      <w:bookmarkEnd w:id="23"/>
      <w:r w:rsidDel="00000000" w:rsidR="00000000" w:rsidRPr="00000000">
        <w:rPr>
          <w:rtl w:val="0"/>
        </w:rPr>
        <w:t xml:space="preserve">Inclusion and Ethics</w:t>
      </w:r>
    </w:p>
    <w:p w:rsidR="00000000" w:rsidDel="00000000" w:rsidP="00000000" w:rsidRDefault="00000000" w:rsidRPr="00000000" w14:paraId="00000139">
      <w:pPr>
        <w:rPr/>
      </w:pPr>
      <w:r w:rsidDel="00000000" w:rsidR="00000000" w:rsidRPr="00000000">
        <w:rPr>
          <w:rtl w:val="0"/>
        </w:rPr>
        <w:t xml:space="preserve">Researchers from more than 24 nations participated in conducting reproductions. Joining the collaboration was an open process, promoted via social media primarily by the Center for Open Science and the corresponding author. A variety of roles were defined to maximize opportunity for researchers with varying skills, areas of interest, and access to resources to participate. Criteria for earning co-authorship was defined in advance so that researchers could make informed decisions about joining the collaboration. All reproduction studies reported in this manuscript involved secondary analysis of data of organizations, firms, or human participants. None involved primary data collection from human participants</w:t>
      </w:r>
      <w:r w:rsidDel="00000000" w:rsidR="00000000" w:rsidRPr="00000000">
        <w:rPr>
          <w:rtl w:val="0"/>
        </w:rPr>
        <w:t xml:space="preserve"> and all reproductions studies were considered not human subjects research by ethics review boards (BRANY SBER IRB Protocol # 20-030-749, Protocol # 20-019-749, and Protocol # 21-056-749; concurrence from MRDC HRPO and NIWC-PAC HRPO).</w:t>
      </w:r>
      <w:r w:rsidDel="00000000" w:rsidR="00000000" w:rsidRPr="00000000">
        <w:rPr>
          <w:rtl w:val="0"/>
        </w:rPr>
      </w:r>
    </w:p>
    <w:p w:rsidR="00000000" w:rsidDel="00000000" w:rsidP="00000000" w:rsidRDefault="00000000" w:rsidRPr="00000000" w14:paraId="0000013A">
      <w:pPr>
        <w:ind w:firstLine="720"/>
        <w:rPr/>
      </w:pPr>
      <w:r w:rsidDel="00000000" w:rsidR="00000000" w:rsidRPr="00000000">
        <w:rPr>
          <w:rtl w:val="0"/>
        </w:rPr>
      </w:r>
    </w:p>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rPr>
          <w:b w:val="1"/>
        </w:rPr>
      </w:pPr>
      <w:r w:rsidDel="00000000" w:rsidR="00000000" w:rsidRPr="00000000">
        <w:rPr>
          <w:b w:val="1"/>
          <w:rtl w:val="0"/>
        </w:rPr>
        <w:t xml:space="preserve">Authors</w:t>
      </w:r>
      <w:r w:rsidDel="00000000" w:rsidR="00000000" w:rsidRPr="00000000">
        <w:rPr>
          <w:rtl w:val="0"/>
        </w:rPr>
      </w:r>
    </w:p>
    <w:p w:rsidR="00000000" w:rsidDel="00000000" w:rsidP="00000000" w:rsidRDefault="00000000" w:rsidRPr="00000000" w14:paraId="0000013D">
      <w:pPr>
        <w:rPr>
          <w:b w:val="1"/>
        </w:rPr>
      </w:pP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05"/>
        <w:gridCol w:w="1935"/>
        <w:gridCol w:w="2415"/>
        <w:gridCol w:w="1785"/>
        <w:tblGridChange w:id="0">
          <w:tblGrid>
            <w:gridCol w:w="1605"/>
            <w:gridCol w:w="1605"/>
            <w:gridCol w:w="1935"/>
            <w:gridCol w:w="2415"/>
            <w:gridCol w:w="178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E">
            <w:pPr>
              <w:rPr>
                <w:b w:val="1"/>
                <w:sz w:val="20"/>
                <w:szCs w:val="20"/>
              </w:rPr>
            </w:pPr>
            <w:r w:rsidDel="00000000" w:rsidR="00000000" w:rsidRPr="00000000">
              <w:rPr>
                <w:b w:val="1"/>
                <w:sz w:val="20"/>
                <w:szCs w:val="20"/>
                <w:rtl w:val="0"/>
              </w:rPr>
              <w:t xml:space="preserve">Given name</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F">
            <w:pPr>
              <w:rPr>
                <w:b w:val="1"/>
                <w:sz w:val="20"/>
                <w:szCs w:val="20"/>
              </w:rPr>
            </w:pPr>
            <w:r w:rsidDel="00000000" w:rsidR="00000000" w:rsidRPr="00000000">
              <w:rPr>
                <w:b w:val="1"/>
                <w:sz w:val="20"/>
                <w:szCs w:val="20"/>
                <w:rtl w:val="0"/>
              </w:rPr>
              <w:t xml:space="preserve">Family Name</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40">
            <w:pPr>
              <w:rPr>
                <w:b w:val="1"/>
                <w:sz w:val="20"/>
                <w:szCs w:val="20"/>
              </w:rPr>
            </w:pPr>
            <w:r w:rsidDel="00000000" w:rsidR="00000000" w:rsidRPr="00000000">
              <w:rPr>
                <w:b w:val="1"/>
                <w:sz w:val="20"/>
                <w:szCs w:val="20"/>
                <w:rtl w:val="0"/>
              </w:rPr>
              <w:t xml:space="preserve">ORCID</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41">
            <w:pPr>
              <w:rPr>
                <w:b w:val="1"/>
                <w:sz w:val="20"/>
                <w:szCs w:val="20"/>
              </w:rPr>
            </w:pPr>
            <w:r w:rsidDel="00000000" w:rsidR="00000000" w:rsidRPr="00000000">
              <w:rPr>
                <w:b w:val="1"/>
                <w:sz w:val="20"/>
                <w:szCs w:val="20"/>
                <w:rtl w:val="0"/>
              </w:rPr>
              <w:t xml:space="preserve">Institution 1</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42">
            <w:pPr>
              <w:rPr>
                <w:b w:val="1"/>
                <w:sz w:val="20"/>
                <w:szCs w:val="20"/>
              </w:rPr>
            </w:pPr>
            <w:r w:rsidDel="00000000" w:rsidR="00000000" w:rsidRPr="00000000">
              <w:rPr>
                <w:b w:val="1"/>
                <w:sz w:val="20"/>
                <w:szCs w:val="20"/>
                <w:rtl w:val="0"/>
              </w:rPr>
              <w:t xml:space="preserve">Institution 2</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rPr>
                <w:sz w:val="18"/>
                <w:szCs w:val="18"/>
              </w:rPr>
            </w:pPr>
            <w:r w:rsidDel="00000000" w:rsidR="00000000" w:rsidRPr="00000000">
              <w:rPr>
                <w:sz w:val="18"/>
                <w:szCs w:val="18"/>
                <w:rtl w:val="0"/>
              </w:rPr>
              <w:t xml:space="preserve">Olivia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rPr>
                <w:sz w:val="18"/>
                <w:szCs w:val="18"/>
              </w:rPr>
            </w:pPr>
            <w:r w:rsidDel="00000000" w:rsidR="00000000" w:rsidRPr="00000000">
              <w:rPr>
                <w:sz w:val="18"/>
                <w:szCs w:val="18"/>
                <w:rtl w:val="0"/>
              </w:rPr>
              <w:t xml:space="preserve">Miske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rPr>
                <w:sz w:val="18"/>
                <w:szCs w:val="18"/>
              </w:rPr>
            </w:pPr>
            <w:r w:rsidDel="00000000" w:rsidR="00000000" w:rsidRPr="00000000">
              <w:rPr>
                <w:sz w:val="18"/>
                <w:szCs w:val="18"/>
                <w:rtl w:val="0"/>
              </w:rPr>
              <w:t xml:space="preserve">0000-0003-4787-3995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rPr>
                <w:sz w:val="18"/>
                <w:szCs w:val="18"/>
              </w:rPr>
            </w:pPr>
            <w:r w:rsidDel="00000000" w:rsidR="00000000" w:rsidRPr="00000000">
              <w:rPr>
                <w:sz w:val="18"/>
                <w:szCs w:val="18"/>
                <w:rtl w:val="0"/>
              </w:rPr>
              <w:t xml:space="preserve">Anna Lou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rPr>
                <w:sz w:val="18"/>
                <w:szCs w:val="18"/>
              </w:rPr>
            </w:pPr>
            <w:r w:rsidDel="00000000" w:rsidR="00000000" w:rsidRPr="00000000">
              <w:rPr>
                <w:sz w:val="18"/>
                <w:szCs w:val="18"/>
                <w:rtl w:val="0"/>
              </w:rPr>
              <w:t xml:space="preserve">Abatayo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rPr>
                <w:sz w:val="18"/>
                <w:szCs w:val="18"/>
              </w:rPr>
            </w:pPr>
            <w:r w:rsidDel="00000000" w:rsidR="00000000" w:rsidRPr="00000000">
              <w:rPr>
                <w:sz w:val="18"/>
                <w:szCs w:val="18"/>
                <w:rtl w:val="0"/>
              </w:rPr>
              <w:t xml:space="preserve">0000-0002-2686-5075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rPr>
                <w:sz w:val="18"/>
                <w:szCs w:val="18"/>
              </w:rPr>
            </w:pPr>
            <w:r w:rsidDel="00000000" w:rsidR="00000000" w:rsidRPr="00000000">
              <w:rPr>
                <w:sz w:val="18"/>
                <w:szCs w:val="18"/>
                <w:rtl w:val="0"/>
              </w:rPr>
              <w:t xml:space="preserve">Wageningen University and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rPr>
                <w:sz w:val="18"/>
                <w:szCs w:val="18"/>
              </w:rPr>
            </w:pPr>
            <w:r w:rsidDel="00000000" w:rsidR="00000000" w:rsidRPr="00000000">
              <w:rPr>
                <w:sz w:val="18"/>
                <w:szCs w:val="18"/>
                <w:rtl w:val="0"/>
              </w:rPr>
              <w:t xml:space="preserve">Mason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rPr>
                <w:sz w:val="18"/>
                <w:szCs w:val="18"/>
              </w:rPr>
            </w:pPr>
            <w:r w:rsidDel="00000000" w:rsidR="00000000" w:rsidRPr="00000000">
              <w:rPr>
                <w:sz w:val="18"/>
                <w:szCs w:val="18"/>
                <w:rtl w:val="0"/>
              </w:rPr>
              <w:t xml:space="preserve">Daley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rPr>
                <w:sz w:val="18"/>
                <w:szCs w:val="18"/>
              </w:rPr>
            </w:pPr>
            <w:r w:rsidDel="00000000" w:rsidR="00000000" w:rsidRPr="00000000">
              <w:rPr>
                <w:sz w:val="18"/>
                <w:szCs w:val="18"/>
                <w:rtl w:val="0"/>
              </w:rPr>
              <w:t xml:space="preserve">0000-0002-3460-3673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rPr>
                <w:sz w:val="18"/>
                <w:szCs w:val="18"/>
              </w:rPr>
            </w:pPr>
            <w:r w:rsidDel="00000000" w:rsidR="00000000" w:rsidRPr="00000000">
              <w:rPr>
                <w:sz w:val="18"/>
                <w:szCs w:val="18"/>
                <w:rtl w:val="0"/>
              </w:rPr>
              <w:t xml:space="preserve">Mirka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rPr>
                <w:sz w:val="18"/>
                <w:szCs w:val="18"/>
              </w:rPr>
            </w:pPr>
            <w:r w:rsidDel="00000000" w:rsidR="00000000" w:rsidRPr="00000000">
              <w:rPr>
                <w:sz w:val="18"/>
                <w:szCs w:val="18"/>
                <w:rtl w:val="0"/>
              </w:rPr>
              <w:t xml:space="preserve">Dirzo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rPr>
                <w:sz w:val="18"/>
                <w:szCs w:val="18"/>
              </w:rPr>
            </w:pPr>
            <w:r w:rsidDel="00000000" w:rsidR="00000000" w:rsidRPr="00000000">
              <w:rPr>
                <w:sz w:val="18"/>
                <w:szCs w:val="18"/>
                <w:rtl w:val="0"/>
              </w:rPr>
              <w:t xml:space="preserve">Nicholas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rPr>
                <w:sz w:val="18"/>
                <w:szCs w:val="18"/>
              </w:rPr>
            </w:pPr>
            <w:r w:rsidDel="00000000" w:rsidR="00000000" w:rsidRPr="00000000">
              <w:rPr>
                <w:sz w:val="18"/>
                <w:szCs w:val="18"/>
                <w:rtl w:val="0"/>
              </w:rPr>
              <w:t xml:space="preserve">Fox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rPr>
                <w:sz w:val="18"/>
                <w:szCs w:val="18"/>
              </w:rPr>
            </w:pPr>
            <w:r w:rsidDel="00000000" w:rsidR="00000000" w:rsidRPr="00000000">
              <w:rPr>
                <w:sz w:val="18"/>
                <w:szCs w:val="18"/>
                <w:rtl w:val="0"/>
              </w:rPr>
              <w:t xml:space="preserve">0000-0002-3772-8666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rPr>
                <w:sz w:val="18"/>
                <w:szCs w:val="18"/>
              </w:rPr>
            </w:pPr>
            <w:r w:rsidDel="00000000" w:rsidR="00000000" w:rsidRPr="00000000">
              <w:rPr>
                <w:sz w:val="18"/>
                <w:szCs w:val="18"/>
                <w:rtl w:val="0"/>
              </w:rPr>
              <w:t xml:space="preserve">Noah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rPr>
                <w:sz w:val="18"/>
                <w:szCs w:val="18"/>
              </w:rPr>
            </w:pPr>
            <w:r w:rsidDel="00000000" w:rsidR="00000000" w:rsidRPr="00000000">
              <w:rPr>
                <w:sz w:val="18"/>
                <w:szCs w:val="18"/>
                <w:rtl w:val="0"/>
              </w:rPr>
              <w:t xml:space="preserve">Haber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rPr>
                <w:sz w:val="18"/>
                <w:szCs w:val="18"/>
              </w:rPr>
            </w:pPr>
            <w:r w:rsidDel="00000000" w:rsidR="00000000" w:rsidRPr="00000000">
              <w:rPr>
                <w:sz w:val="18"/>
                <w:szCs w:val="18"/>
                <w:rtl w:val="0"/>
              </w:rPr>
              <w:t xml:space="preserve">0000-0002-5672-1769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rPr>
                <w:sz w:val="18"/>
                <w:szCs w:val="18"/>
              </w:rPr>
            </w:pPr>
            <w:r w:rsidDel="00000000" w:rsidR="00000000" w:rsidRPr="00000000">
              <w:rPr>
                <w:sz w:val="18"/>
                <w:szCs w:val="18"/>
                <w:rtl w:val="0"/>
              </w:rPr>
              <w:t xml:space="preserve">Krystal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rPr>
                <w:sz w:val="18"/>
                <w:szCs w:val="18"/>
              </w:rPr>
            </w:pPr>
            <w:r w:rsidDel="00000000" w:rsidR="00000000" w:rsidRPr="00000000">
              <w:rPr>
                <w:sz w:val="18"/>
                <w:szCs w:val="18"/>
                <w:rtl w:val="0"/>
              </w:rPr>
              <w:t xml:space="preserve">Hahn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rPr>
                <w:sz w:val="18"/>
                <w:szCs w:val="18"/>
              </w:rPr>
            </w:pPr>
            <w:r w:rsidDel="00000000" w:rsidR="00000000" w:rsidRPr="00000000">
              <w:rPr>
                <w:sz w:val="18"/>
                <w:szCs w:val="18"/>
                <w:rtl w:val="0"/>
              </w:rPr>
              <w:t xml:space="preserve">0009-0006-2551-4528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rPr>
                <w:sz w:val="18"/>
                <w:szCs w:val="18"/>
              </w:rPr>
            </w:pPr>
            <w:r w:rsidDel="00000000" w:rsidR="00000000" w:rsidRPr="00000000">
              <w:rPr>
                <w:sz w:val="18"/>
                <w:szCs w:val="18"/>
                <w:rtl w:val="0"/>
              </w:rPr>
              <w:t xml:space="preserve">Center for Open Science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rPr>
                <w:sz w:val="18"/>
                <w:szCs w:val="18"/>
              </w:rPr>
            </w:pPr>
            <w:r w:rsidDel="00000000" w:rsidR="00000000" w:rsidRPr="00000000">
              <w:rPr>
                <w:sz w:val="18"/>
                <w:szCs w:val="18"/>
                <w:rtl w:val="0"/>
              </w:rPr>
              <w:t xml:space="preserve">Melissa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rPr>
                <w:sz w:val="18"/>
                <w:szCs w:val="18"/>
              </w:rPr>
            </w:pPr>
            <w:r w:rsidDel="00000000" w:rsidR="00000000" w:rsidRPr="00000000">
              <w:rPr>
                <w:sz w:val="18"/>
                <w:szCs w:val="18"/>
                <w:rtl w:val="0"/>
              </w:rPr>
              <w:t xml:space="preserve">Kline Struhl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rPr>
                <w:sz w:val="18"/>
                <w:szCs w:val="18"/>
              </w:rPr>
            </w:pPr>
            <w:r w:rsidDel="00000000" w:rsidR="00000000" w:rsidRPr="00000000">
              <w:rPr>
                <w:sz w:val="18"/>
                <w:szCs w:val="18"/>
                <w:rtl w:val="0"/>
              </w:rPr>
              <w:t xml:space="preserve">0000-0003-2217-9331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rPr>
                <w:sz w:val="18"/>
                <w:szCs w:val="18"/>
              </w:rPr>
            </w:pPr>
            <w:r w:rsidDel="00000000" w:rsidR="00000000" w:rsidRPr="00000000">
              <w:rPr>
                <w:sz w:val="18"/>
                <w:szCs w:val="18"/>
                <w:rtl w:val="0"/>
              </w:rPr>
              <w:t xml:space="preserve">Massachusetts Institute of Technology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rPr>
                <w:sz w:val="18"/>
                <w:szCs w:val="18"/>
              </w:rPr>
            </w:pPr>
            <w:r w:rsidDel="00000000" w:rsidR="00000000" w:rsidRPr="00000000">
              <w:rPr>
                <w:sz w:val="18"/>
                <w:szCs w:val="18"/>
                <w:rtl w:val="0"/>
              </w:rPr>
              <w:t xml:space="preserve">Brinna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rPr>
                <w:sz w:val="18"/>
                <w:szCs w:val="18"/>
              </w:rPr>
            </w:pPr>
            <w:r w:rsidDel="00000000" w:rsidR="00000000" w:rsidRPr="00000000">
              <w:rPr>
                <w:sz w:val="18"/>
                <w:szCs w:val="18"/>
                <w:rtl w:val="0"/>
              </w:rPr>
              <w:t xml:space="preserve">Mawhinney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rPr>
                <w:sz w:val="18"/>
                <w:szCs w:val="18"/>
              </w:rPr>
            </w:pPr>
            <w:r w:rsidDel="00000000" w:rsidR="00000000" w:rsidRPr="00000000">
              <w:rPr>
                <w:sz w:val="18"/>
                <w:szCs w:val="18"/>
                <w:rtl w:val="0"/>
              </w:rPr>
              <w:t xml:space="preserve">0000-0002-4926-3026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rPr>
                <w:sz w:val="18"/>
                <w:szCs w:val="18"/>
              </w:rPr>
            </w:pP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rPr>
                <w:sz w:val="18"/>
                <w:szCs w:val="18"/>
              </w:rPr>
            </w:pPr>
            <w:r w:rsidDel="00000000" w:rsidR="00000000" w:rsidRPr="00000000">
              <w:rPr>
                <w:sz w:val="18"/>
                <w:szCs w:val="18"/>
                <w:rtl w:val="0"/>
              </w:rPr>
              <w:t xml:space="preserve">Priya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rPr>
                <w:sz w:val="18"/>
                <w:szCs w:val="18"/>
              </w:rPr>
            </w:pPr>
            <w:r w:rsidDel="00000000" w:rsidR="00000000" w:rsidRPr="00000000">
              <w:rPr>
                <w:sz w:val="18"/>
                <w:szCs w:val="18"/>
                <w:rtl w:val="0"/>
              </w:rPr>
              <w:t xml:space="preserve">Silverstein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rPr>
                <w:sz w:val="18"/>
                <w:szCs w:val="18"/>
              </w:rPr>
            </w:pPr>
            <w:r w:rsidDel="00000000" w:rsidR="00000000" w:rsidRPr="00000000">
              <w:rPr>
                <w:sz w:val="18"/>
                <w:szCs w:val="18"/>
                <w:rtl w:val="0"/>
              </w:rPr>
              <w:t xml:space="preserve">0000-0003-0095-339X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rPr>
                <w:sz w:val="18"/>
                <w:szCs w:val="18"/>
              </w:rPr>
            </w:pPr>
            <w:r w:rsidDel="00000000" w:rsidR="00000000" w:rsidRPr="00000000">
              <w:rPr>
                <w:sz w:val="18"/>
                <w:szCs w:val="18"/>
                <w:rtl w:val="0"/>
              </w:rPr>
              <w:t xml:space="preserve">Ashland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4">
            <w:pPr>
              <w:rPr>
                <w:sz w:val="18"/>
                <w:szCs w:val="18"/>
              </w:rPr>
            </w:pPr>
            <w:r w:rsidDel="00000000" w:rsidR="00000000" w:rsidRPr="00000000">
              <w:rPr>
                <w:sz w:val="18"/>
                <w:szCs w:val="18"/>
                <w:rtl w:val="0"/>
              </w:rPr>
              <w:t xml:space="preserve">Institute for Globally Distributed Open Research and Education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5">
            <w:pPr>
              <w:rPr>
                <w:sz w:val="18"/>
                <w:szCs w:val="18"/>
              </w:rPr>
            </w:pPr>
            <w:r w:rsidDel="00000000" w:rsidR="00000000" w:rsidRPr="00000000">
              <w:rPr>
                <w:sz w:val="18"/>
                <w:szCs w:val="18"/>
                <w:rtl w:val="0"/>
              </w:rPr>
              <w:t xml:space="preserve">Theresa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6">
            <w:pPr>
              <w:rPr>
                <w:sz w:val="18"/>
                <w:szCs w:val="18"/>
              </w:rPr>
            </w:pPr>
            <w:r w:rsidDel="00000000" w:rsidR="00000000" w:rsidRPr="00000000">
              <w:rPr>
                <w:sz w:val="18"/>
                <w:szCs w:val="18"/>
                <w:rtl w:val="0"/>
              </w:rPr>
              <w:t xml:space="preserve">Stankov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rPr>
                <w:sz w:val="18"/>
                <w:szCs w:val="18"/>
              </w:rPr>
            </w:pPr>
            <w:r w:rsidDel="00000000" w:rsidR="00000000" w:rsidRPr="00000000">
              <w:rPr>
                <w:sz w:val="18"/>
                <w:szCs w:val="18"/>
                <w:rtl w:val="0"/>
              </w:rPr>
              <w:t xml:space="preserve">Andrew 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B">
            <w:pPr>
              <w:rPr>
                <w:sz w:val="18"/>
                <w:szCs w:val="18"/>
              </w:rPr>
            </w:pPr>
            <w:r w:rsidDel="00000000" w:rsidR="00000000" w:rsidRPr="00000000">
              <w:rPr>
                <w:sz w:val="18"/>
                <w:szCs w:val="18"/>
                <w:rtl w:val="0"/>
              </w:rPr>
              <w:t xml:space="preserve">Tyner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C">
            <w:pPr>
              <w:rPr>
                <w:sz w:val="18"/>
                <w:szCs w:val="18"/>
              </w:rPr>
            </w:pPr>
            <w:r w:rsidDel="00000000" w:rsidR="00000000" w:rsidRPr="00000000">
              <w:rPr>
                <w:sz w:val="18"/>
                <w:szCs w:val="18"/>
                <w:rtl w:val="0"/>
              </w:rPr>
              <w:t xml:space="preserve">0000-0001-9180-4490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rPr>
                <w:sz w:val="18"/>
                <w:szCs w:val="18"/>
              </w:rPr>
            </w:pPr>
            <w:r w:rsidDel="00000000" w:rsidR="00000000" w:rsidRPr="00000000">
              <w:rPr>
                <w:sz w:val="18"/>
                <w:szCs w:val="18"/>
                <w:rtl w:val="0"/>
              </w:rPr>
              <w:t xml:space="preserve">Matúš</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rPr>
                <w:sz w:val="18"/>
                <w:szCs w:val="18"/>
              </w:rPr>
            </w:pPr>
            <w:r w:rsidDel="00000000" w:rsidR="00000000" w:rsidRPr="00000000">
              <w:rPr>
                <w:sz w:val="18"/>
                <w:szCs w:val="18"/>
                <w:rtl w:val="0"/>
              </w:rPr>
              <w:t xml:space="preserve">Adamkovič</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1">
            <w:pPr>
              <w:rPr>
                <w:sz w:val="18"/>
                <w:szCs w:val="18"/>
              </w:rPr>
            </w:pPr>
            <w:r w:rsidDel="00000000" w:rsidR="00000000" w:rsidRPr="00000000">
              <w:rPr>
                <w:sz w:val="18"/>
                <w:szCs w:val="18"/>
                <w:rtl w:val="0"/>
              </w:rPr>
              <w:t xml:space="preserve">0000-0002-9648-9108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rPr>
                <w:sz w:val="18"/>
                <w:szCs w:val="18"/>
              </w:rPr>
            </w:pPr>
            <w:r w:rsidDel="00000000" w:rsidR="00000000" w:rsidRPr="00000000">
              <w:rPr>
                <w:sz w:val="18"/>
                <w:szCs w:val="18"/>
                <w:rtl w:val="0"/>
              </w:rPr>
              <w:t xml:space="preserve">Slovak Academy of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rPr>
                <w:sz w:val="18"/>
                <w:szCs w:val="18"/>
              </w:rPr>
            </w:pPr>
            <w:r w:rsidDel="00000000" w:rsidR="00000000" w:rsidRPr="00000000">
              <w:rPr>
                <w:sz w:val="18"/>
                <w:szCs w:val="18"/>
                <w:rtl w:val="0"/>
              </w:rPr>
              <w:t xml:space="preserve">University of Jyväskylä and Charles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rPr>
                <w:sz w:val="18"/>
                <w:szCs w:val="18"/>
              </w:rPr>
            </w:pPr>
            <w:r w:rsidDel="00000000" w:rsidR="00000000" w:rsidRPr="00000000">
              <w:rPr>
                <w:sz w:val="18"/>
                <w:szCs w:val="18"/>
                <w:rtl w:val="0"/>
              </w:rPr>
              <w:t xml:space="preserve">Shilaan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rPr>
                <w:sz w:val="18"/>
                <w:szCs w:val="18"/>
              </w:rPr>
            </w:pPr>
            <w:r w:rsidDel="00000000" w:rsidR="00000000" w:rsidRPr="00000000">
              <w:rPr>
                <w:sz w:val="18"/>
                <w:szCs w:val="18"/>
                <w:rtl w:val="0"/>
              </w:rPr>
              <w:t xml:space="preserve">Alzahawi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rPr>
                <w:sz w:val="18"/>
                <w:szCs w:val="18"/>
              </w:rPr>
            </w:pPr>
            <w:r w:rsidDel="00000000" w:rsidR="00000000" w:rsidRPr="00000000">
              <w:rPr>
                <w:sz w:val="18"/>
                <w:szCs w:val="18"/>
                <w:rtl w:val="0"/>
              </w:rPr>
              <w:t xml:space="preserve">0000-0002-6892-4643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7">
            <w:pPr>
              <w:rPr>
                <w:sz w:val="18"/>
                <w:szCs w:val="18"/>
              </w:rPr>
            </w:pPr>
            <w:r w:rsidDel="00000000" w:rsidR="00000000" w:rsidRPr="00000000">
              <w:rPr>
                <w:sz w:val="18"/>
                <w:szCs w:val="18"/>
                <w:rtl w:val="0"/>
              </w:rPr>
              <w:t xml:space="preserve">Stanford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rPr>
                <w:sz w:val="18"/>
                <w:szCs w:val="18"/>
              </w:rPr>
            </w:pPr>
            <w:r w:rsidDel="00000000" w:rsidR="00000000" w:rsidRPr="00000000">
              <w:rPr>
                <w:sz w:val="18"/>
                <w:szCs w:val="18"/>
                <w:rtl w:val="0"/>
              </w:rPr>
              <w:t xml:space="preserve">Saule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rPr>
                <w:sz w:val="18"/>
                <w:szCs w:val="18"/>
              </w:rPr>
            </w:pPr>
            <w:r w:rsidDel="00000000" w:rsidR="00000000" w:rsidRPr="00000000">
              <w:rPr>
                <w:sz w:val="18"/>
                <w:szCs w:val="18"/>
                <w:rtl w:val="0"/>
              </w:rPr>
              <w:t xml:space="preserve">Anafinova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rPr>
                <w:sz w:val="18"/>
                <w:szCs w:val="18"/>
              </w:rPr>
            </w:pPr>
            <w:r w:rsidDel="00000000" w:rsidR="00000000" w:rsidRPr="00000000">
              <w:rPr>
                <w:sz w:val="18"/>
                <w:szCs w:val="18"/>
                <w:rtl w:val="0"/>
              </w:rPr>
              <w:t xml:space="preserve">0000-0002-4466-3426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rPr>
                <w:sz w:val="18"/>
                <w:szCs w:val="18"/>
              </w:rPr>
            </w:pPr>
            <w:r w:rsidDel="00000000" w:rsidR="00000000" w:rsidRPr="00000000">
              <w:rPr>
                <w:sz w:val="18"/>
                <w:szCs w:val="18"/>
                <w:rtl w:val="0"/>
              </w:rPr>
              <w:t xml:space="preserve">Budapest University of Technology and Economics (BME)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rPr>
                <w:sz w:val="18"/>
                <w:szCs w:val="18"/>
              </w:rPr>
            </w:pPr>
            <w:r w:rsidDel="00000000" w:rsidR="00000000" w:rsidRPr="00000000">
              <w:rPr>
                <w:sz w:val="18"/>
                <w:szCs w:val="18"/>
                <w:rtl w:val="0"/>
              </w:rPr>
              <w:t xml:space="preserve">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rPr>
                <w:sz w:val="18"/>
                <w:szCs w:val="18"/>
              </w:rPr>
            </w:pPr>
            <w:r w:rsidDel="00000000" w:rsidR="00000000" w:rsidRPr="00000000">
              <w:rPr>
                <w:sz w:val="18"/>
                <w:szCs w:val="18"/>
                <w:rtl w:val="0"/>
              </w:rPr>
              <w:t xml:space="preserve">Awtrey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rPr>
                <w:sz w:val="18"/>
                <w:szCs w:val="18"/>
              </w:rPr>
            </w:pPr>
            <w:r w:rsidDel="00000000" w:rsidR="00000000" w:rsidRPr="00000000">
              <w:rPr>
                <w:sz w:val="18"/>
                <w:szCs w:val="18"/>
                <w:rtl w:val="0"/>
              </w:rPr>
              <w:t xml:space="preserve">0000-0002-6712-0256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rPr>
                <w:sz w:val="18"/>
                <w:szCs w:val="18"/>
              </w:rPr>
            </w:pPr>
            <w:r w:rsidDel="00000000" w:rsidR="00000000" w:rsidRPr="00000000">
              <w:rPr>
                <w:sz w:val="18"/>
                <w:szCs w:val="18"/>
                <w:rtl w:val="0"/>
              </w:rPr>
              <w:t xml:space="preserve">University of Cincinnati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3">
            <w:pPr>
              <w:rPr>
                <w:sz w:val="18"/>
                <w:szCs w:val="18"/>
              </w:rPr>
            </w:pPr>
            <w:r w:rsidDel="00000000" w:rsidR="00000000" w:rsidRPr="00000000">
              <w:rPr>
                <w:sz w:val="18"/>
                <w:szCs w:val="18"/>
                <w:rtl w:val="0"/>
              </w:rPr>
              <w:t xml:space="preserve">Erick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rPr>
                <w:sz w:val="18"/>
                <w:szCs w:val="18"/>
              </w:rPr>
            </w:pPr>
            <w:r w:rsidDel="00000000" w:rsidR="00000000" w:rsidRPr="00000000">
              <w:rPr>
                <w:sz w:val="18"/>
                <w:szCs w:val="18"/>
                <w:rtl w:val="0"/>
              </w:rPr>
              <w:t xml:space="preserve">Axxe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rPr>
                <w:sz w:val="18"/>
                <w:szCs w:val="18"/>
              </w:rPr>
            </w:pPr>
            <w:r w:rsidDel="00000000" w:rsidR="00000000" w:rsidRPr="00000000">
              <w:rPr>
                <w:sz w:val="18"/>
                <w:szCs w:val="18"/>
                <w:rtl w:val="0"/>
              </w:rPr>
              <w:t xml:space="preserve">0000-0002-0426-5722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rPr>
                <w:sz w:val="18"/>
                <w:szCs w:val="18"/>
              </w:rPr>
            </w:pPr>
            <w:r w:rsidDel="00000000" w:rsidR="00000000" w:rsidRPr="00000000">
              <w:rPr>
                <w:sz w:val="18"/>
                <w:szCs w:val="18"/>
                <w:rtl w:val="0"/>
              </w:rPr>
              <w:t xml:space="preserve">Hendrix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rPr>
                <w:sz w:val="18"/>
                <w:szCs w:val="18"/>
              </w:rPr>
            </w:pPr>
            <w:r w:rsidDel="00000000" w:rsidR="00000000" w:rsidRPr="00000000">
              <w:rPr>
                <w:sz w:val="18"/>
                <w:szCs w:val="18"/>
                <w:rtl w:val="0"/>
              </w:rPr>
              <w:t xml:space="preserve">James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rPr>
                <w:sz w:val="18"/>
                <w:szCs w:val="18"/>
              </w:rPr>
            </w:pPr>
            <w:r w:rsidDel="00000000" w:rsidR="00000000" w:rsidRPr="00000000">
              <w:rPr>
                <w:sz w:val="18"/>
                <w:szCs w:val="18"/>
                <w:rtl w:val="0"/>
              </w:rPr>
              <w:t xml:space="preserve">Bailey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rPr>
                <w:sz w:val="18"/>
                <w:szCs w:val="18"/>
              </w:rPr>
            </w:pPr>
            <w:r w:rsidDel="00000000" w:rsidR="00000000" w:rsidRPr="00000000">
              <w:rPr>
                <w:sz w:val="18"/>
                <w:szCs w:val="18"/>
                <w:rtl w:val="0"/>
              </w:rPr>
              <w:t xml:space="preserve">0000-0002-6132-6026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B">
            <w:pPr>
              <w:rPr>
                <w:sz w:val="18"/>
                <w:szCs w:val="18"/>
              </w:rPr>
            </w:pPr>
            <w:r w:rsidDel="00000000" w:rsidR="00000000" w:rsidRPr="00000000">
              <w:rPr>
                <w:sz w:val="18"/>
                <w:szCs w:val="18"/>
                <w:rtl w:val="0"/>
              </w:rPr>
              <w:t xml:space="preserve">Providence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D">
            <w:pPr>
              <w:rPr>
                <w:sz w:val="18"/>
                <w:szCs w:val="18"/>
              </w:rPr>
            </w:pPr>
            <w:r w:rsidDel="00000000" w:rsidR="00000000" w:rsidRPr="00000000">
              <w:rPr>
                <w:sz w:val="18"/>
                <w:szCs w:val="18"/>
                <w:rtl w:val="0"/>
              </w:rPr>
              <w:t xml:space="preserve">Bert 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rPr>
                <w:sz w:val="18"/>
                <w:szCs w:val="18"/>
              </w:rPr>
            </w:pPr>
            <w:r w:rsidDel="00000000" w:rsidR="00000000" w:rsidRPr="00000000">
              <w:rPr>
                <w:sz w:val="18"/>
                <w:szCs w:val="18"/>
                <w:rtl w:val="0"/>
              </w:rPr>
              <w:t xml:space="preserve">Bakker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F">
            <w:pPr>
              <w:rPr>
                <w:sz w:val="18"/>
                <w:szCs w:val="18"/>
              </w:rPr>
            </w:pPr>
            <w:r w:rsidDel="00000000" w:rsidR="00000000" w:rsidRPr="00000000">
              <w:rPr>
                <w:sz w:val="18"/>
                <w:szCs w:val="18"/>
                <w:rtl w:val="0"/>
              </w:rPr>
              <w:t xml:space="preserve">0000-0002-6491-5045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rPr>
                <w:sz w:val="18"/>
                <w:szCs w:val="18"/>
              </w:rPr>
            </w:pPr>
            <w:r w:rsidDel="00000000" w:rsidR="00000000" w:rsidRPr="00000000">
              <w:rPr>
                <w:sz w:val="18"/>
                <w:szCs w:val="18"/>
                <w:rtl w:val="0"/>
              </w:rPr>
              <w:t xml:space="preserve">Akshaya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3">
            <w:pPr>
              <w:rPr>
                <w:sz w:val="18"/>
                <w:szCs w:val="18"/>
              </w:rPr>
            </w:pPr>
            <w:r w:rsidDel="00000000" w:rsidR="00000000" w:rsidRPr="00000000">
              <w:rPr>
                <w:sz w:val="18"/>
                <w:szCs w:val="18"/>
                <w:rtl w:val="0"/>
              </w:rPr>
              <w:t xml:space="preserve">Balaji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4">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5">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7">
            <w:pPr>
              <w:rPr>
                <w:sz w:val="18"/>
                <w:szCs w:val="18"/>
              </w:rPr>
            </w:pPr>
            <w:r w:rsidDel="00000000" w:rsidR="00000000" w:rsidRPr="00000000">
              <w:rPr>
                <w:sz w:val="18"/>
                <w:szCs w:val="18"/>
                <w:rtl w:val="0"/>
              </w:rPr>
              <w:t xml:space="preserve">Gabriel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rPr>
                <w:sz w:val="18"/>
                <w:szCs w:val="18"/>
              </w:rPr>
            </w:pPr>
            <w:r w:rsidDel="00000000" w:rsidR="00000000" w:rsidRPr="00000000">
              <w:rPr>
                <w:sz w:val="18"/>
                <w:szCs w:val="18"/>
                <w:rtl w:val="0"/>
              </w:rPr>
              <w:t xml:space="preserve">Banik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rPr>
                <w:sz w:val="18"/>
                <w:szCs w:val="18"/>
              </w:rPr>
            </w:pPr>
            <w:r w:rsidDel="00000000" w:rsidR="00000000" w:rsidRPr="00000000">
              <w:rPr>
                <w:sz w:val="18"/>
                <w:szCs w:val="18"/>
                <w:rtl w:val="0"/>
              </w:rPr>
              <w:t xml:space="preserve">0000-0002-6601-3619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rPr>
                <w:sz w:val="18"/>
                <w:szCs w:val="18"/>
              </w:rPr>
            </w:pPr>
            <w:r w:rsidDel="00000000" w:rsidR="00000000" w:rsidRPr="00000000">
              <w:rPr>
                <w:sz w:val="18"/>
                <w:szCs w:val="18"/>
                <w:rtl w:val="0"/>
              </w:rPr>
              <w:t xml:space="preserve">Pavol Jozef Safarik University, Slovakia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rPr>
                <w:sz w:val="18"/>
                <w:szCs w:val="18"/>
              </w:rPr>
            </w:pPr>
            <w:r w:rsidDel="00000000" w:rsidR="00000000" w:rsidRPr="00000000">
              <w:rPr>
                <w:sz w:val="18"/>
                <w:szCs w:val="18"/>
                <w:rtl w:val="0"/>
              </w:rPr>
              <w:t xml:space="preserve">František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D">
            <w:pPr>
              <w:rPr>
                <w:sz w:val="18"/>
                <w:szCs w:val="18"/>
              </w:rPr>
            </w:pPr>
            <w:r w:rsidDel="00000000" w:rsidR="00000000" w:rsidRPr="00000000">
              <w:rPr>
                <w:sz w:val="18"/>
                <w:szCs w:val="18"/>
                <w:rtl w:val="0"/>
              </w:rPr>
              <w:t xml:space="preserve">Bartoš</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rPr>
                <w:sz w:val="18"/>
                <w:szCs w:val="18"/>
              </w:rPr>
            </w:pPr>
            <w:r w:rsidDel="00000000" w:rsidR="00000000" w:rsidRPr="00000000">
              <w:rPr>
                <w:sz w:val="18"/>
                <w:szCs w:val="18"/>
                <w:rtl w:val="0"/>
              </w:rPr>
              <w:t xml:space="preserve">0000-0002-0018-5573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rPr>
                <w:sz w:val="18"/>
                <w:szCs w:val="18"/>
              </w:rPr>
            </w:pPr>
            <w:r w:rsidDel="00000000" w:rsidR="00000000" w:rsidRPr="00000000">
              <w:rPr>
                <w:sz w:val="18"/>
                <w:szCs w:val="18"/>
                <w:rtl w:val="0"/>
              </w:rPr>
              <w:t xml:space="preserve">Henk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rPr>
                <w:sz w:val="18"/>
                <w:szCs w:val="18"/>
              </w:rPr>
            </w:pPr>
            <w:r w:rsidDel="00000000" w:rsidR="00000000" w:rsidRPr="00000000">
              <w:rPr>
                <w:sz w:val="18"/>
                <w:szCs w:val="18"/>
                <w:rtl w:val="0"/>
              </w:rPr>
              <w:t xml:space="preserve">Berkman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4">
            <w:pPr>
              <w:rPr>
                <w:sz w:val="18"/>
                <w:szCs w:val="18"/>
              </w:rPr>
            </w:pPr>
            <w:r w:rsidDel="00000000" w:rsidR="00000000" w:rsidRPr="00000000">
              <w:rPr>
                <w:sz w:val="18"/>
                <w:szCs w:val="18"/>
                <w:rtl w:val="0"/>
              </w:rPr>
              <w:t xml:space="preserve">University of Auckland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rPr>
                <w:sz w:val="18"/>
                <w:szCs w:val="18"/>
              </w:rPr>
            </w:pPr>
            <w:r w:rsidDel="00000000" w:rsidR="00000000" w:rsidRPr="00000000">
              <w:rPr>
                <w:sz w:val="18"/>
                <w:szCs w:val="18"/>
                <w:rtl w:val="0"/>
              </w:rPr>
              <w:t xml:space="preserve">Zachariah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7">
            <w:pPr>
              <w:rPr>
                <w:sz w:val="18"/>
                <w:szCs w:val="18"/>
              </w:rPr>
            </w:pPr>
            <w:r w:rsidDel="00000000" w:rsidR="00000000" w:rsidRPr="00000000">
              <w:rPr>
                <w:sz w:val="18"/>
                <w:szCs w:val="18"/>
                <w:rtl w:val="0"/>
              </w:rPr>
              <w:t xml:space="preserve">Berry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rPr>
                <w:sz w:val="18"/>
                <w:szCs w:val="18"/>
              </w:rPr>
            </w:pPr>
            <w:r w:rsidDel="00000000" w:rsidR="00000000" w:rsidRPr="00000000">
              <w:rPr>
                <w:sz w:val="18"/>
                <w:szCs w:val="18"/>
                <w:rtl w:val="0"/>
              </w:rPr>
              <w:t xml:space="preserve">0000-0002-0827-6437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9">
            <w:pPr>
              <w:rPr>
                <w:sz w:val="18"/>
                <w:szCs w:val="18"/>
              </w:rPr>
            </w:pPr>
            <w:r w:rsidDel="00000000" w:rsidR="00000000" w:rsidRPr="00000000">
              <w:rPr>
                <w:sz w:val="18"/>
                <w:szCs w:val="18"/>
                <w:rtl w:val="0"/>
              </w:rPr>
              <w:t xml:space="preserve">University of Southern California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B">
            <w:pPr>
              <w:rPr>
                <w:sz w:val="18"/>
                <w:szCs w:val="18"/>
              </w:rPr>
            </w:pPr>
            <w:r w:rsidDel="00000000" w:rsidR="00000000" w:rsidRPr="00000000">
              <w:rPr>
                <w:sz w:val="18"/>
                <w:szCs w:val="18"/>
                <w:rtl w:val="0"/>
              </w:rPr>
              <w:t xml:space="preserve">Felix 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rPr>
                <w:sz w:val="18"/>
                <w:szCs w:val="18"/>
              </w:rPr>
            </w:pPr>
            <w:r w:rsidDel="00000000" w:rsidR="00000000" w:rsidRPr="00000000">
              <w:rPr>
                <w:sz w:val="18"/>
                <w:szCs w:val="18"/>
                <w:rtl w:val="0"/>
              </w:rPr>
              <w:t xml:space="preserve">Bethke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rPr>
                <w:sz w:val="18"/>
                <w:szCs w:val="18"/>
              </w:rPr>
            </w:pPr>
            <w:r w:rsidDel="00000000" w:rsidR="00000000" w:rsidRPr="00000000">
              <w:rPr>
                <w:sz w:val="18"/>
                <w:szCs w:val="18"/>
                <w:rtl w:val="0"/>
              </w:rPr>
              <w:t xml:space="preserve">0000-0002-4259-6071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rPr>
                <w:sz w:val="18"/>
                <w:szCs w:val="18"/>
              </w:rPr>
            </w:pPr>
            <w:r w:rsidDel="00000000" w:rsidR="00000000" w:rsidRPr="00000000">
              <w:rPr>
                <w:sz w:val="18"/>
                <w:szCs w:val="18"/>
                <w:rtl w:val="0"/>
              </w:rPr>
              <w:t xml:space="preserve">Peace Research Institute Frankfurt (PRIF)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rPr>
                <w:sz w:val="18"/>
                <w:szCs w:val="18"/>
              </w:rPr>
            </w:pPr>
            <w:r w:rsidDel="00000000" w:rsidR="00000000" w:rsidRPr="00000000">
              <w:rPr>
                <w:sz w:val="18"/>
                <w:szCs w:val="18"/>
                <w:rtl w:val="0"/>
              </w:rPr>
              <w:t xml:space="preserve">Timothy 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rPr>
                <w:sz w:val="18"/>
                <w:szCs w:val="18"/>
              </w:rPr>
            </w:pPr>
            <w:r w:rsidDel="00000000" w:rsidR="00000000" w:rsidRPr="00000000">
              <w:rPr>
                <w:sz w:val="18"/>
                <w:szCs w:val="18"/>
                <w:rtl w:val="0"/>
              </w:rPr>
              <w:t xml:space="preserve">Brady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rPr>
                <w:sz w:val="18"/>
                <w:szCs w:val="18"/>
              </w:rPr>
            </w:pPr>
            <w:r w:rsidDel="00000000" w:rsidR="00000000" w:rsidRPr="00000000">
              <w:rPr>
                <w:sz w:val="18"/>
                <w:szCs w:val="18"/>
                <w:rtl w:val="0"/>
              </w:rPr>
              <w:t xml:space="preserve">0000-0001-5924-5211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rPr>
                <w:sz w:val="18"/>
                <w:szCs w:val="18"/>
              </w:rPr>
            </w:pPr>
            <w:r w:rsidDel="00000000" w:rsidR="00000000" w:rsidRPr="00000000">
              <w:rPr>
                <w:sz w:val="18"/>
                <w:szCs w:val="18"/>
                <w:rtl w:val="0"/>
              </w:rPr>
              <w:t xml:space="preserve">University of California, San Diego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rPr>
                <w:sz w:val="18"/>
                <w:szCs w:val="18"/>
              </w:rPr>
            </w:pPr>
            <w:r w:rsidDel="00000000" w:rsidR="00000000" w:rsidRPr="00000000">
              <w:rPr>
                <w:sz w:val="18"/>
                <w:szCs w:val="18"/>
                <w:rtl w:val="0"/>
              </w:rPr>
              <w:t xml:space="preserve">Nate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rPr>
                <w:sz w:val="18"/>
                <w:szCs w:val="18"/>
              </w:rPr>
            </w:pPr>
            <w:r w:rsidDel="00000000" w:rsidR="00000000" w:rsidRPr="00000000">
              <w:rPr>
                <w:sz w:val="18"/>
                <w:szCs w:val="18"/>
                <w:rtl w:val="0"/>
              </w:rPr>
              <w:t xml:space="preserve">Breznau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7">
            <w:pPr>
              <w:rPr>
                <w:sz w:val="18"/>
                <w:szCs w:val="18"/>
              </w:rPr>
            </w:pPr>
            <w:r w:rsidDel="00000000" w:rsidR="00000000" w:rsidRPr="00000000">
              <w:rPr>
                <w:sz w:val="18"/>
                <w:szCs w:val="18"/>
                <w:rtl w:val="0"/>
              </w:rPr>
              <w:t xml:space="preserve">0000-0003-4983-3137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rPr>
                <w:sz w:val="18"/>
                <w:szCs w:val="18"/>
              </w:rPr>
            </w:pPr>
            <w:r w:rsidDel="00000000" w:rsidR="00000000" w:rsidRPr="00000000">
              <w:rPr>
                <w:sz w:val="18"/>
                <w:szCs w:val="18"/>
                <w:rtl w:val="0"/>
              </w:rPr>
              <w:t xml:space="preserve">German Institute for Adult Education - Leibniz Institute for Lifelong Learning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rPr>
                <w:sz w:val="18"/>
                <w:szCs w:val="18"/>
              </w:rPr>
            </w:pPr>
            <w:r w:rsidDel="00000000" w:rsidR="00000000" w:rsidRPr="00000000">
              <w:rPr>
                <w:sz w:val="18"/>
                <w:szCs w:val="18"/>
                <w:rtl w:val="0"/>
              </w:rPr>
              <w:t xml:space="preserve">Sara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rPr>
                <w:sz w:val="18"/>
                <w:szCs w:val="18"/>
              </w:rPr>
            </w:pPr>
            <w:r w:rsidDel="00000000" w:rsidR="00000000" w:rsidRPr="00000000">
              <w:rPr>
                <w:sz w:val="18"/>
                <w:szCs w:val="18"/>
                <w:rtl w:val="0"/>
              </w:rPr>
              <w:t xml:space="preserve">Capitan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rPr>
                <w:sz w:val="18"/>
                <w:szCs w:val="18"/>
              </w:rPr>
            </w:pPr>
            <w:r w:rsidDel="00000000" w:rsidR="00000000" w:rsidRPr="00000000">
              <w:rPr>
                <w:sz w:val="18"/>
                <w:szCs w:val="18"/>
                <w:rtl w:val="0"/>
              </w:rPr>
              <w:t xml:space="preserve">0000-0001-6519-6073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D">
            <w:pPr>
              <w:rPr>
                <w:sz w:val="18"/>
                <w:szCs w:val="18"/>
              </w:rPr>
            </w:pPr>
            <w:r w:rsidDel="00000000" w:rsidR="00000000" w:rsidRPr="00000000">
              <w:rPr>
                <w:sz w:val="18"/>
                <w:szCs w:val="18"/>
                <w:rtl w:val="0"/>
              </w:rPr>
              <w:t xml:space="preserve">Swedish University of Agricultural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F">
            <w:pPr>
              <w:rPr>
                <w:sz w:val="18"/>
                <w:szCs w:val="18"/>
              </w:rPr>
            </w:pPr>
            <w:r w:rsidDel="00000000" w:rsidR="00000000" w:rsidRPr="00000000">
              <w:rPr>
                <w:sz w:val="18"/>
                <w:szCs w:val="18"/>
                <w:rtl w:val="0"/>
              </w:rPr>
              <w:t xml:space="preserve">Tabaré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rPr>
                <w:sz w:val="18"/>
                <w:szCs w:val="18"/>
              </w:rPr>
            </w:pPr>
            <w:r w:rsidDel="00000000" w:rsidR="00000000" w:rsidRPr="00000000">
              <w:rPr>
                <w:sz w:val="18"/>
                <w:szCs w:val="18"/>
                <w:rtl w:val="0"/>
              </w:rPr>
              <w:t xml:space="preserve">Capitán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rPr>
                <w:sz w:val="18"/>
                <w:szCs w:val="18"/>
              </w:rPr>
            </w:pPr>
            <w:r w:rsidDel="00000000" w:rsidR="00000000" w:rsidRPr="00000000">
              <w:rPr>
                <w:sz w:val="18"/>
                <w:szCs w:val="18"/>
                <w:rtl w:val="0"/>
              </w:rPr>
              <w:t xml:space="preserve">0000-0002-5055-3995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rPr>
                <w:sz w:val="18"/>
                <w:szCs w:val="18"/>
              </w:rPr>
            </w:pPr>
            <w:r w:rsidDel="00000000" w:rsidR="00000000" w:rsidRPr="00000000">
              <w:rPr>
                <w:sz w:val="18"/>
                <w:szCs w:val="18"/>
                <w:rtl w:val="0"/>
              </w:rPr>
              <w:t xml:space="preserve">Swedish University of Agricultural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rPr>
                <w:sz w:val="18"/>
                <w:szCs w:val="18"/>
              </w:rPr>
            </w:pPr>
            <w:r w:rsidDel="00000000" w:rsidR="00000000" w:rsidRPr="00000000">
              <w:rPr>
                <w:sz w:val="18"/>
                <w:szCs w:val="18"/>
                <w:rtl w:val="0"/>
              </w:rPr>
              <w:t xml:space="preserve">Kent Jason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rPr>
                <w:sz w:val="18"/>
                <w:szCs w:val="18"/>
              </w:rPr>
            </w:pPr>
            <w:r w:rsidDel="00000000" w:rsidR="00000000" w:rsidRPr="00000000">
              <w:rPr>
                <w:sz w:val="18"/>
                <w:szCs w:val="18"/>
                <w:rtl w:val="0"/>
              </w:rPr>
              <w:t xml:space="preserve">Cheng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rPr>
                <w:sz w:val="18"/>
                <w:szCs w:val="18"/>
              </w:rPr>
            </w:pPr>
            <w:r w:rsidDel="00000000" w:rsidR="00000000" w:rsidRPr="00000000">
              <w:rPr>
                <w:sz w:val="18"/>
                <w:szCs w:val="18"/>
                <w:rtl w:val="0"/>
              </w:rPr>
              <w:t xml:space="preserve">0000-0002-8931-4086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rPr>
                <w:sz w:val="18"/>
                <w:szCs w:val="18"/>
              </w:rPr>
            </w:pPr>
            <w:r w:rsidDel="00000000" w:rsidR="00000000" w:rsidRPr="00000000">
              <w:rPr>
                <w:sz w:val="18"/>
                <w:szCs w:val="18"/>
                <w:rtl w:val="0"/>
              </w:rPr>
              <w:t xml:space="preserve">The Pennsylvania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rPr>
                <w:sz w:val="18"/>
                <w:szCs w:val="18"/>
              </w:rPr>
            </w:pPr>
            <w:r w:rsidDel="00000000" w:rsidR="00000000" w:rsidRPr="00000000">
              <w:rPr>
                <w:sz w:val="18"/>
                <w:szCs w:val="18"/>
                <w:rtl w:val="0"/>
              </w:rPr>
              <w:t xml:space="preserve">William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rPr>
                <w:sz w:val="18"/>
                <w:szCs w:val="18"/>
              </w:rPr>
            </w:pPr>
            <w:r w:rsidDel="00000000" w:rsidR="00000000" w:rsidRPr="00000000">
              <w:rPr>
                <w:sz w:val="18"/>
                <w:szCs w:val="18"/>
                <w:rtl w:val="0"/>
              </w:rPr>
              <w:t xml:space="preserve">Chopik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rPr>
                <w:sz w:val="18"/>
                <w:szCs w:val="18"/>
              </w:rPr>
            </w:pPr>
            <w:r w:rsidDel="00000000" w:rsidR="00000000" w:rsidRPr="00000000">
              <w:rPr>
                <w:sz w:val="18"/>
                <w:szCs w:val="18"/>
                <w:rtl w:val="0"/>
              </w:rPr>
              <w:t xml:space="preserve">0000-0003-1748-8738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rPr>
                <w:sz w:val="18"/>
                <w:szCs w:val="18"/>
              </w:rPr>
            </w:pPr>
            <w:r w:rsidDel="00000000" w:rsidR="00000000" w:rsidRPr="00000000">
              <w:rPr>
                <w:sz w:val="18"/>
                <w:szCs w:val="18"/>
                <w:rtl w:val="0"/>
              </w:rPr>
              <w:t xml:space="preserve">Michigan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rPr>
                <w:sz w:val="18"/>
                <w:szCs w:val="18"/>
              </w:rPr>
            </w:pPr>
            <w:r w:rsidDel="00000000" w:rsidR="00000000" w:rsidRPr="00000000">
              <w:rPr>
                <w:rtl w:val="0"/>
              </w:rPr>
            </w:r>
          </w:p>
        </w:tc>
      </w:tr>
      <w:tr>
        <w:trPr>
          <w:cantSplit w:val="0"/>
          <w:trHeight w:val="14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E">
            <w:pPr>
              <w:rPr>
                <w:sz w:val="18"/>
                <w:szCs w:val="18"/>
              </w:rPr>
            </w:pPr>
            <w:r w:rsidDel="00000000" w:rsidR="00000000" w:rsidRPr="00000000">
              <w:rPr>
                <w:sz w:val="18"/>
                <w:szCs w:val="18"/>
                <w:rtl w:val="0"/>
              </w:rPr>
              <w:t xml:space="preserve">Gwen-Jiro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rPr>
                <w:sz w:val="18"/>
                <w:szCs w:val="18"/>
              </w:rPr>
            </w:pPr>
            <w:r w:rsidDel="00000000" w:rsidR="00000000" w:rsidRPr="00000000">
              <w:rPr>
                <w:sz w:val="18"/>
                <w:szCs w:val="18"/>
                <w:rtl w:val="0"/>
              </w:rPr>
              <w:t xml:space="preserve">Clochard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0">
            <w:pPr>
              <w:rPr>
                <w:sz w:val="18"/>
                <w:szCs w:val="18"/>
              </w:rPr>
            </w:pPr>
            <w:r w:rsidDel="00000000" w:rsidR="00000000" w:rsidRPr="00000000">
              <w:rPr>
                <w:sz w:val="18"/>
                <w:szCs w:val="18"/>
                <w:rtl w:val="0"/>
              </w:rPr>
              <w:t xml:space="preserve">0009-0004-5513-4193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1">
            <w:pPr>
              <w:rPr>
                <w:sz w:val="18"/>
                <w:szCs w:val="18"/>
              </w:rPr>
            </w:pPr>
            <w:r w:rsidDel="00000000" w:rsidR="00000000" w:rsidRPr="00000000">
              <w:rPr>
                <w:sz w:val="18"/>
                <w:szCs w:val="18"/>
                <w:rtl w:val="0"/>
              </w:rPr>
              <w:t xml:space="preserve">Osaka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rPr>
                <w:sz w:val="18"/>
                <w:szCs w:val="18"/>
              </w:rPr>
            </w:pPr>
            <w:r w:rsidDel="00000000" w:rsidR="00000000" w:rsidRPr="00000000">
              <w:rPr>
                <w:sz w:val="18"/>
                <w:szCs w:val="18"/>
                <w:rtl w:val="0"/>
              </w:rPr>
              <w:t xml:space="preserve">Joint Initiative for Latin American Experimental Economics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rPr>
                <w:sz w:val="18"/>
                <w:szCs w:val="18"/>
              </w:rPr>
            </w:pPr>
            <w:r w:rsidDel="00000000" w:rsidR="00000000" w:rsidRPr="00000000">
              <w:rPr>
                <w:sz w:val="18"/>
                <w:szCs w:val="18"/>
                <w:rtl w:val="0"/>
              </w:rPr>
              <w:t xml:space="preserve">Tom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rPr>
                <w:sz w:val="18"/>
                <w:szCs w:val="18"/>
              </w:rPr>
            </w:pPr>
            <w:r w:rsidDel="00000000" w:rsidR="00000000" w:rsidRPr="00000000">
              <w:rPr>
                <w:sz w:val="18"/>
                <w:szCs w:val="18"/>
                <w:rtl w:val="0"/>
              </w:rPr>
              <w:t xml:space="preserve">Coupé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rPr>
                <w:sz w:val="18"/>
                <w:szCs w:val="18"/>
              </w:rPr>
            </w:pPr>
            <w:r w:rsidDel="00000000" w:rsidR="00000000" w:rsidRPr="00000000">
              <w:rPr>
                <w:sz w:val="18"/>
                <w:szCs w:val="18"/>
                <w:rtl w:val="0"/>
              </w:rPr>
              <w:t xml:space="preserve">0000-0002-9520-5556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rPr>
                <w:sz w:val="18"/>
                <w:szCs w:val="18"/>
              </w:rPr>
            </w:pPr>
            <w:r w:rsidDel="00000000" w:rsidR="00000000" w:rsidRPr="00000000">
              <w:rPr>
                <w:sz w:val="18"/>
                <w:szCs w:val="18"/>
                <w:rtl w:val="0"/>
              </w:rPr>
              <w:t xml:space="preserve">University of Canterbury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rPr>
                <w:sz w:val="18"/>
                <w:szCs w:val="18"/>
              </w:rPr>
            </w:pPr>
            <w:r w:rsidDel="00000000" w:rsidR="00000000" w:rsidRPr="00000000">
              <w:rPr>
                <w:sz w:val="18"/>
                <w:szCs w:val="18"/>
                <w:rtl w:val="0"/>
              </w:rPr>
              <w:t xml:space="preserve">UCMeta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rPr>
                <w:sz w:val="18"/>
                <w:szCs w:val="18"/>
              </w:rPr>
            </w:pPr>
            <w:r w:rsidDel="00000000" w:rsidR="00000000" w:rsidRPr="00000000">
              <w:rPr>
                <w:sz w:val="18"/>
                <w:szCs w:val="18"/>
                <w:rtl w:val="0"/>
              </w:rPr>
              <w:t xml:space="preserve">Jamie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rPr>
                <w:sz w:val="18"/>
                <w:szCs w:val="18"/>
              </w:rPr>
            </w:pPr>
            <w:r w:rsidDel="00000000" w:rsidR="00000000" w:rsidRPr="00000000">
              <w:rPr>
                <w:sz w:val="18"/>
                <w:szCs w:val="18"/>
                <w:rtl w:val="0"/>
              </w:rPr>
              <w:t xml:space="preserve">Cummins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rPr>
                <w:sz w:val="18"/>
                <w:szCs w:val="18"/>
              </w:rPr>
            </w:pPr>
            <w:r w:rsidDel="00000000" w:rsidR="00000000" w:rsidRPr="00000000">
              <w:rPr>
                <w:sz w:val="18"/>
                <w:szCs w:val="18"/>
                <w:rtl w:val="0"/>
              </w:rPr>
              <w:t xml:space="preserve">0000-0002-4681-0725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rPr>
                <w:sz w:val="18"/>
                <w:szCs w:val="18"/>
              </w:rPr>
            </w:pPr>
            <w:r w:rsidDel="00000000" w:rsidR="00000000" w:rsidRPr="00000000">
              <w:rPr>
                <w:sz w:val="18"/>
                <w:szCs w:val="18"/>
                <w:rtl w:val="0"/>
              </w:rPr>
              <w:t xml:space="preserve">University of Bern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rPr>
                <w:sz w:val="18"/>
                <w:szCs w:val="18"/>
              </w:rPr>
            </w:pPr>
            <w:r w:rsidDel="00000000" w:rsidR="00000000" w:rsidRPr="00000000">
              <w:rPr>
                <w:sz w:val="18"/>
                <w:szCs w:val="18"/>
                <w:rtl w:val="0"/>
              </w:rPr>
              <w:t xml:space="preserve">University of Bern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D">
            <w:pPr>
              <w:rPr>
                <w:sz w:val="18"/>
                <w:szCs w:val="18"/>
              </w:rPr>
            </w:pPr>
            <w:r w:rsidDel="00000000" w:rsidR="00000000" w:rsidRPr="00000000">
              <w:rPr>
                <w:sz w:val="18"/>
                <w:szCs w:val="18"/>
                <w:rtl w:val="0"/>
              </w:rPr>
              <w:t xml:space="preserve">Elif Gizem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rPr>
                <w:sz w:val="18"/>
                <w:szCs w:val="18"/>
              </w:rPr>
            </w:pPr>
            <w:r w:rsidDel="00000000" w:rsidR="00000000" w:rsidRPr="00000000">
              <w:rPr>
                <w:sz w:val="18"/>
                <w:szCs w:val="18"/>
                <w:rtl w:val="0"/>
              </w:rPr>
              <w:t xml:space="preserve">Demirag Burak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rPr>
                <w:sz w:val="18"/>
                <w:szCs w:val="18"/>
              </w:rPr>
            </w:pPr>
            <w:r w:rsidDel="00000000" w:rsidR="00000000" w:rsidRPr="00000000">
              <w:rPr>
                <w:sz w:val="18"/>
                <w:szCs w:val="18"/>
                <w:rtl w:val="0"/>
              </w:rPr>
              <w:t xml:space="preserve">0000-0001-9974-8956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rPr>
                <w:sz w:val="18"/>
                <w:szCs w:val="18"/>
              </w:rPr>
            </w:pPr>
            <w:r w:rsidDel="00000000" w:rsidR="00000000" w:rsidRPr="00000000">
              <w:rPr>
                <w:sz w:val="18"/>
                <w:szCs w:val="18"/>
                <w:rtl w:val="0"/>
              </w:rPr>
              <w:t xml:space="preserve">University of Oklahoma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rPr>
                <w:sz w:val="18"/>
                <w:szCs w:val="18"/>
              </w:rPr>
            </w:pPr>
            <w:r w:rsidDel="00000000" w:rsidR="00000000" w:rsidRPr="00000000">
              <w:rPr>
                <w:sz w:val="18"/>
                <w:szCs w:val="18"/>
                <w:rtl w:val="0"/>
              </w:rPr>
              <w:t xml:space="preserve">Jianhua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rPr>
                <w:sz w:val="18"/>
                <w:szCs w:val="18"/>
              </w:rPr>
            </w:pPr>
            <w:r w:rsidDel="00000000" w:rsidR="00000000" w:rsidRPr="00000000">
              <w:rPr>
                <w:sz w:val="18"/>
                <w:szCs w:val="18"/>
                <w:rtl w:val="0"/>
              </w:rPr>
              <w:t xml:space="preserve">Duan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rPr>
                <w:sz w:val="18"/>
                <w:szCs w:val="18"/>
              </w:rPr>
            </w:pPr>
            <w:r w:rsidDel="00000000" w:rsidR="00000000" w:rsidRPr="00000000">
              <w:rPr>
                <w:sz w:val="18"/>
                <w:szCs w:val="18"/>
                <w:rtl w:val="0"/>
              </w:rPr>
              <w:t xml:space="preserve">0000-0002-4750-0243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rPr>
                <w:sz w:val="18"/>
                <w:szCs w:val="18"/>
              </w:rPr>
            </w:pPr>
            <w:r w:rsidDel="00000000" w:rsidR="00000000" w:rsidRPr="00000000">
              <w:rPr>
                <w:sz w:val="18"/>
                <w:szCs w:val="18"/>
                <w:rtl w:val="0"/>
              </w:rPr>
              <w:t xml:space="preserve">Stats NZ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rPr>
                <w:sz w:val="18"/>
                <w:szCs w:val="18"/>
              </w:rPr>
            </w:pPr>
            <w:r w:rsidDel="00000000" w:rsidR="00000000" w:rsidRPr="00000000">
              <w:rPr>
                <w:sz w:val="18"/>
                <w:szCs w:val="18"/>
                <w:rtl w:val="0"/>
              </w:rPr>
              <w:t xml:space="preserve">University of Canterbury</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rPr>
                <w:sz w:val="18"/>
                <w:szCs w:val="18"/>
              </w:rPr>
            </w:pPr>
            <w:r w:rsidDel="00000000" w:rsidR="00000000" w:rsidRPr="00000000">
              <w:rPr>
                <w:sz w:val="18"/>
                <w:szCs w:val="18"/>
                <w:rtl w:val="0"/>
              </w:rPr>
              <w:t xml:space="preserve">Kevin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rPr>
                <w:sz w:val="18"/>
                <w:szCs w:val="18"/>
              </w:rPr>
            </w:pPr>
            <w:r w:rsidDel="00000000" w:rsidR="00000000" w:rsidRPr="00000000">
              <w:rPr>
                <w:sz w:val="18"/>
                <w:szCs w:val="18"/>
                <w:rtl w:val="0"/>
              </w:rPr>
              <w:t xml:space="preserve">Esterling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9">
            <w:pPr>
              <w:rPr>
                <w:sz w:val="18"/>
                <w:szCs w:val="18"/>
              </w:rPr>
            </w:pPr>
            <w:r w:rsidDel="00000000" w:rsidR="00000000" w:rsidRPr="00000000">
              <w:rPr>
                <w:sz w:val="18"/>
                <w:szCs w:val="18"/>
                <w:rtl w:val="0"/>
              </w:rPr>
              <w:t xml:space="preserve">0000-0002-5529-6422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rPr>
                <w:sz w:val="18"/>
                <w:szCs w:val="18"/>
              </w:rPr>
            </w:pPr>
            <w:r w:rsidDel="00000000" w:rsidR="00000000" w:rsidRPr="00000000">
              <w:rPr>
                <w:sz w:val="18"/>
                <w:szCs w:val="18"/>
                <w:rtl w:val="0"/>
              </w:rPr>
              <w:t xml:space="preserve">University of California Riverside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rPr>
                <w:sz w:val="18"/>
                <w:szCs w:val="18"/>
              </w:rPr>
            </w:pPr>
            <w:r w:rsidDel="00000000" w:rsidR="00000000" w:rsidRPr="00000000">
              <w:rPr>
                <w:sz w:val="18"/>
                <w:szCs w:val="18"/>
                <w:rtl w:val="0"/>
              </w:rPr>
              <w:t xml:space="preserve">Thomas 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rPr>
                <w:sz w:val="18"/>
                <w:szCs w:val="18"/>
              </w:rPr>
            </w:pPr>
            <w:r w:rsidDel="00000000" w:rsidR="00000000" w:rsidRPr="00000000">
              <w:rPr>
                <w:sz w:val="18"/>
                <w:szCs w:val="18"/>
                <w:rtl w:val="0"/>
              </w:rPr>
              <w:t xml:space="preserve">Evans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rPr>
                <w:sz w:val="18"/>
                <w:szCs w:val="18"/>
              </w:rPr>
            </w:pPr>
            <w:r w:rsidDel="00000000" w:rsidR="00000000" w:rsidRPr="00000000">
              <w:rPr>
                <w:sz w:val="18"/>
                <w:szCs w:val="18"/>
                <w:rtl w:val="0"/>
              </w:rPr>
              <w:t xml:space="preserve">0000-0002-6670-0718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F">
            <w:pPr>
              <w:rPr>
                <w:sz w:val="18"/>
                <w:szCs w:val="18"/>
              </w:rPr>
            </w:pPr>
            <w:r w:rsidDel="00000000" w:rsidR="00000000" w:rsidRPr="00000000">
              <w:rPr>
                <w:sz w:val="18"/>
                <w:szCs w:val="18"/>
                <w:rtl w:val="0"/>
              </w:rPr>
              <w:t xml:space="preserve">University of Greenwich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1">
            <w:pPr>
              <w:rPr>
                <w:sz w:val="18"/>
                <w:szCs w:val="18"/>
              </w:rPr>
            </w:pPr>
            <w:r w:rsidDel="00000000" w:rsidR="00000000" w:rsidRPr="00000000">
              <w:rPr>
                <w:sz w:val="18"/>
                <w:szCs w:val="18"/>
                <w:rtl w:val="0"/>
              </w:rPr>
              <w:t xml:space="preserve">Nathan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rPr>
                <w:sz w:val="18"/>
                <w:szCs w:val="18"/>
              </w:rPr>
            </w:pPr>
            <w:r w:rsidDel="00000000" w:rsidR="00000000" w:rsidRPr="00000000">
              <w:rPr>
                <w:sz w:val="18"/>
                <w:szCs w:val="18"/>
                <w:rtl w:val="0"/>
              </w:rPr>
              <w:t xml:space="preserve">Fiala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3">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rPr>
                <w:sz w:val="18"/>
                <w:szCs w:val="18"/>
              </w:rPr>
            </w:pPr>
            <w:r w:rsidDel="00000000" w:rsidR="00000000" w:rsidRPr="00000000">
              <w:rPr>
                <w:sz w:val="18"/>
                <w:szCs w:val="18"/>
                <w:rtl w:val="0"/>
              </w:rPr>
              <w:t xml:space="preserve">University of Connecticut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6">
            <w:pPr>
              <w:rPr>
                <w:sz w:val="18"/>
                <w:szCs w:val="18"/>
              </w:rPr>
            </w:pPr>
            <w:r w:rsidDel="00000000" w:rsidR="00000000" w:rsidRPr="00000000">
              <w:rPr>
                <w:sz w:val="18"/>
                <w:szCs w:val="18"/>
                <w:rtl w:val="0"/>
              </w:rPr>
              <w:t xml:space="preserve">James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7">
            <w:pPr>
              <w:rPr>
                <w:sz w:val="18"/>
                <w:szCs w:val="18"/>
              </w:rPr>
            </w:pPr>
            <w:r w:rsidDel="00000000" w:rsidR="00000000" w:rsidRPr="00000000">
              <w:rPr>
                <w:sz w:val="18"/>
                <w:szCs w:val="18"/>
                <w:rtl w:val="0"/>
              </w:rPr>
              <w:t xml:space="preserve">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8">
            <w:pPr>
              <w:rPr>
                <w:sz w:val="18"/>
                <w:szCs w:val="18"/>
              </w:rPr>
            </w:pPr>
            <w:r w:rsidDel="00000000" w:rsidR="00000000" w:rsidRPr="00000000">
              <w:rPr>
                <w:sz w:val="18"/>
                <w:szCs w:val="18"/>
                <w:rtl w:val="0"/>
              </w:rPr>
              <w:t xml:space="preserve">0000-0001-8487-6648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9">
            <w:pPr>
              <w:rPr>
                <w:sz w:val="18"/>
                <w:szCs w:val="18"/>
              </w:rPr>
            </w:pPr>
            <w:r w:rsidDel="00000000" w:rsidR="00000000" w:rsidRPr="00000000">
              <w:rPr>
                <w:sz w:val="18"/>
                <w:szCs w:val="18"/>
                <w:rtl w:val="0"/>
              </w:rPr>
              <w:t xml:space="preserve">West Virginia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B">
            <w:pPr>
              <w:rPr>
                <w:sz w:val="18"/>
                <w:szCs w:val="18"/>
              </w:rPr>
            </w:pPr>
            <w:r w:rsidDel="00000000" w:rsidR="00000000" w:rsidRPr="00000000">
              <w:rPr>
                <w:sz w:val="18"/>
                <w:szCs w:val="18"/>
                <w:rtl w:val="0"/>
              </w:rPr>
              <w:t xml:space="preserve">Victor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C">
            <w:pPr>
              <w:rPr>
                <w:sz w:val="18"/>
                <w:szCs w:val="18"/>
              </w:rPr>
            </w:pPr>
            <w:r w:rsidDel="00000000" w:rsidR="00000000" w:rsidRPr="00000000">
              <w:rPr>
                <w:sz w:val="18"/>
                <w:szCs w:val="18"/>
                <w:rtl w:val="0"/>
              </w:rPr>
              <w:t xml:space="preserve">Gay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D">
            <w:pPr>
              <w:rPr>
                <w:sz w:val="18"/>
                <w:szCs w:val="18"/>
              </w:rPr>
            </w:pPr>
            <w:r w:rsidDel="00000000" w:rsidR="00000000" w:rsidRPr="00000000">
              <w:rPr>
                <w:sz w:val="18"/>
                <w:szCs w:val="18"/>
                <w:rtl w:val="0"/>
              </w:rPr>
              <w:t xml:space="preserve">0000-0001-9912-3841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rPr>
                <w:sz w:val="18"/>
                <w:szCs w:val="18"/>
              </w:rPr>
            </w:pPr>
            <w:r w:rsidDel="00000000" w:rsidR="00000000" w:rsidRPr="00000000">
              <w:rPr>
                <w:sz w:val="18"/>
                <w:szCs w:val="18"/>
                <w:rtl w:val="0"/>
              </w:rPr>
              <w:t xml:space="preserve">Toulouse School of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0">
            <w:pPr>
              <w:rPr>
                <w:sz w:val="18"/>
                <w:szCs w:val="18"/>
              </w:rPr>
            </w:pPr>
            <w:r w:rsidDel="00000000" w:rsidR="00000000" w:rsidRPr="00000000">
              <w:rPr>
                <w:sz w:val="18"/>
                <w:szCs w:val="18"/>
                <w:rtl w:val="0"/>
              </w:rPr>
              <w:t xml:space="preserve">Jing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1">
            <w:pPr>
              <w:rPr>
                <w:sz w:val="18"/>
                <w:szCs w:val="18"/>
              </w:rPr>
            </w:pPr>
            <w:r w:rsidDel="00000000" w:rsidR="00000000" w:rsidRPr="00000000">
              <w:rPr>
                <w:sz w:val="18"/>
                <w:szCs w:val="18"/>
                <w:rtl w:val="0"/>
              </w:rPr>
              <w:t xml:space="preserve">Geng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2">
            <w:pPr>
              <w:rPr>
                <w:sz w:val="18"/>
                <w:szCs w:val="18"/>
              </w:rPr>
            </w:pPr>
            <w:r w:rsidDel="00000000" w:rsidR="00000000" w:rsidRPr="00000000">
              <w:rPr>
                <w:sz w:val="18"/>
                <w:szCs w:val="18"/>
                <w:rtl w:val="0"/>
              </w:rPr>
              <w:t xml:space="preserve">0000-0002-7059-7725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3">
            <w:pPr>
              <w:rPr>
                <w:sz w:val="18"/>
                <w:szCs w:val="18"/>
              </w:rPr>
            </w:pPr>
            <w:r w:rsidDel="00000000" w:rsidR="00000000" w:rsidRPr="00000000">
              <w:rPr>
                <w:sz w:val="18"/>
                <w:szCs w:val="18"/>
                <w:rtl w:val="0"/>
              </w:rPr>
              <w:t xml:space="preserve">Virginia Tech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rPr>
                <w:sz w:val="18"/>
                <w:szCs w:val="18"/>
              </w:rPr>
            </w:pPr>
            <w:r w:rsidDel="00000000" w:rsidR="00000000" w:rsidRPr="00000000">
              <w:rPr>
                <w:sz w:val="18"/>
                <w:szCs w:val="18"/>
                <w:rtl w:val="0"/>
              </w:rPr>
              <w:t xml:space="preserve">Johanna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6">
            <w:pPr>
              <w:rPr>
                <w:sz w:val="18"/>
                <w:szCs w:val="18"/>
              </w:rPr>
            </w:pPr>
            <w:r w:rsidDel="00000000" w:rsidR="00000000" w:rsidRPr="00000000">
              <w:rPr>
                <w:sz w:val="18"/>
                <w:szCs w:val="18"/>
                <w:rtl w:val="0"/>
              </w:rPr>
              <w:t xml:space="preserve">Gereke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7">
            <w:pPr>
              <w:rPr>
                <w:sz w:val="18"/>
                <w:szCs w:val="18"/>
              </w:rPr>
            </w:pPr>
            <w:r w:rsidDel="00000000" w:rsidR="00000000" w:rsidRPr="00000000">
              <w:rPr>
                <w:sz w:val="18"/>
                <w:szCs w:val="18"/>
                <w:rtl w:val="0"/>
              </w:rPr>
              <w:t xml:space="preserve">0000-0002-1058-9651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8">
            <w:pPr>
              <w:rPr>
                <w:sz w:val="18"/>
                <w:szCs w:val="18"/>
              </w:rPr>
            </w:pPr>
            <w:r w:rsidDel="00000000" w:rsidR="00000000" w:rsidRPr="00000000">
              <w:rPr>
                <w:sz w:val="18"/>
                <w:szCs w:val="18"/>
                <w:rtl w:val="0"/>
              </w:rPr>
              <w:t xml:space="preserve">University of Mannheim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A">
            <w:pPr>
              <w:rPr>
                <w:sz w:val="18"/>
                <w:szCs w:val="18"/>
              </w:rPr>
            </w:pPr>
            <w:r w:rsidDel="00000000" w:rsidR="00000000" w:rsidRPr="00000000">
              <w:rPr>
                <w:sz w:val="18"/>
                <w:szCs w:val="18"/>
                <w:rtl w:val="0"/>
              </w:rPr>
              <w:t xml:space="preserve">Ilka Helene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B">
            <w:pPr>
              <w:rPr>
                <w:sz w:val="18"/>
                <w:szCs w:val="18"/>
              </w:rPr>
            </w:pPr>
            <w:r w:rsidDel="00000000" w:rsidR="00000000" w:rsidRPr="00000000">
              <w:rPr>
                <w:sz w:val="18"/>
                <w:szCs w:val="18"/>
                <w:rtl w:val="0"/>
              </w:rPr>
              <w:t xml:space="preserve">Gleibs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C">
            <w:pPr>
              <w:rPr>
                <w:sz w:val="18"/>
                <w:szCs w:val="18"/>
              </w:rPr>
            </w:pPr>
            <w:r w:rsidDel="00000000" w:rsidR="00000000" w:rsidRPr="00000000">
              <w:rPr>
                <w:sz w:val="18"/>
                <w:szCs w:val="18"/>
                <w:rtl w:val="0"/>
              </w:rPr>
              <w:t xml:space="preserve">0000-0002-9913-250X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D">
            <w:pPr>
              <w:rPr>
                <w:sz w:val="18"/>
                <w:szCs w:val="18"/>
              </w:rPr>
            </w:pPr>
            <w:r w:rsidDel="00000000" w:rsidR="00000000" w:rsidRPr="00000000">
              <w:rPr>
                <w:sz w:val="18"/>
                <w:szCs w:val="18"/>
                <w:rtl w:val="0"/>
              </w:rPr>
              <w:t xml:space="preserve">London School of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F">
            <w:pPr>
              <w:rPr>
                <w:sz w:val="18"/>
                <w:szCs w:val="18"/>
              </w:rPr>
            </w:pPr>
            <w:r w:rsidDel="00000000" w:rsidR="00000000" w:rsidRPr="00000000">
              <w:rPr>
                <w:sz w:val="18"/>
                <w:szCs w:val="18"/>
                <w:rtl w:val="0"/>
              </w:rPr>
              <w:t xml:space="preserve">Amélie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rPr>
                <w:sz w:val="18"/>
                <w:szCs w:val="18"/>
              </w:rPr>
            </w:pPr>
            <w:r w:rsidDel="00000000" w:rsidR="00000000" w:rsidRPr="00000000">
              <w:rPr>
                <w:sz w:val="18"/>
                <w:szCs w:val="18"/>
                <w:rtl w:val="0"/>
              </w:rPr>
              <w:t xml:space="preserve">Gourdon-Kanhukamwe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rPr>
                <w:sz w:val="18"/>
                <w:szCs w:val="18"/>
              </w:rPr>
            </w:pPr>
            <w:r w:rsidDel="00000000" w:rsidR="00000000" w:rsidRPr="00000000">
              <w:rPr>
                <w:sz w:val="18"/>
                <w:szCs w:val="18"/>
                <w:rtl w:val="0"/>
              </w:rPr>
              <w:t xml:space="preserve">0000-0002-3060-1320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rPr>
                <w:sz w:val="18"/>
                <w:szCs w:val="18"/>
              </w:rPr>
            </w:pPr>
            <w:r w:rsidDel="00000000" w:rsidR="00000000" w:rsidRPr="00000000">
              <w:rPr>
                <w:sz w:val="18"/>
                <w:szCs w:val="18"/>
                <w:rtl w:val="0"/>
              </w:rPr>
              <w:t xml:space="preserve">Kingston University London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rPr>
                <w:sz w:val="18"/>
                <w:szCs w:val="18"/>
              </w:rPr>
            </w:pPr>
            <w:r w:rsidDel="00000000" w:rsidR="00000000" w:rsidRPr="00000000">
              <w:rPr>
                <w:sz w:val="18"/>
                <w:szCs w:val="18"/>
                <w:rtl w:val="0"/>
              </w:rPr>
              <w:t xml:space="preserve">King's College London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4">
            <w:pPr>
              <w:rPr>
                <w:sz w:val="18"/>
                <w:szCs w:val="18"/>
              </w:rPr>
            </w:pPr>
            <w:r w:rsidDel="00000000" w:rsidR="00000000" w:rsidRPr="00000000">
              <w:rPr>
                <w:sz w:val="18"/>
                <w:szCs w:val="18"/>
                <w:rtl w:val="0"/>
              </w:rPr>
              <w:t xml:space="preserve">Dmitry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5">
            <w:pPr>
              <w:rPr>
                <w:sz w:val="18"/>
                <w:szCs w:val="18"/>
              </w:rPr>
            </w:pPr>
            <w:r w:rsidDel="00000000" w:rsidR="00000000" w:rsidRPr="00000000">
              <w:rPr>
                <w:sz w:val="18"/>
                <w:szCs w:val="18"/>
                <w:rtl w:val="0"/>
              </w:rPr>
              <w:t xml:space="preserve">Grigoryev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6">
            <w:pPr>
              <w:rPr>
                <w:sz w:val="18"/>
                <w:szCs w:val="18"/>
              </w:rPr>
            </w:pPr>
            <w:r w:rsidDel="00000000" w:rsidR="00000000" w:rsidRPr="00000000">
              <w:rPr>
                <w:sz w:val="18"/>
                <w:szCs w:val="18"/>
                <w:rtl w:val="0"/>
              </w:rPr>
              <w:t xml:space="preserve">0000-0003-4511-7942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7">
            <w:pPr>
              <w:rPr>
                <w:sz w:val="18"/>
                <w:szCs w:val="18"/>
              </w:rPr>
            </w:pPr>
            <w:r w:rsidDel="00000000" w:rsidR="00000000" w:rsidRPr="00000000">
              <w:rPr>
                <w:sz w:val="18"/>
                <w:szCs w:val="18"/>
                <w:rtl w:val="0"/>
              </w:rPr>
              <w:t xml:space="preserve">HSE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9">
            <w:pPr>
              <w:rPr>
                <w:sz w:val="18"/>
                <w:szCs w:val="18"/>
              </w:rPr>
            </w:pPr>
            <w:r w:rsidDel="00000000" w:rsidR="00000000" w:rsidRPr="00000000">
              <w:rPr>
                <w:sz w:val="18"/>
                <w:szCs w:val="18"/>
                <w:rtl w:val="0"/>
              </w:rPr>
              <w:t xml:space="preserve">Nicholas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A">
            <w:pPr>
              <w:rPr>
                <w:sz w:val="18"/>
                <w:szCs w:val="18"/>
              </w:rPr>
            </w:pPr>
            <w:r w:rsidDel="00000000" w:rsidR="00000000" w:rsidRPr="00000000">
              <w:rPr>
                <w:sz w:val="18"/>
                <w:szCs w:val="18"/>
                <w:rtl w:val="0"/>
              </w:rPr>
              <w:t xml:space="preserve">Gunby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B">
            <w:pPr>
              <w:rPr>
                <w:sz w:val="18"/>
                <w:szCs w:val="18"/>
              </w:rPr>
            </w:pPr>
            <w:r w:rsidDel="00000000" w:rsidR="00000000" w:rsidRPr="00000000">
              <w:rPr>
                <w:sz w:val="18"/>
                <w:szCs w:val="18"/>
                <w:rtl w:val="0"/>
              </w:rPr>
              <w:t xml:space="preserve">0009-0001-6003-9068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rPr>
                <w:sz w:val="18"/>
                <w:szCs w:val="18"/>
              </w:rPr>
            </w:pPr>
            <w:r w:rsidDel="00000000" w:rsidR="00000000" w:rsidRPr="00000000">
              <w:rPr>
                <w:sz w:val="18"/>
                <w:szCs w:val="18"/>
                <w:rtl w:val="0"/>
              </w:rPr>
              <w:t xml:space="preserve">Contact Energy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D">
            <w:pPr>
              <w:rPr>
                <w:sz w:val="18"/>
                <w:szCs w:val="18"/>
              </w:rPr>
            </w:pPr>
            <w:r w:rsidDel="00000000" w:rsidR="00000000" w:rsidRPr="00000000">
              <w:rPr>
                <w:sz w:val="18"/>
                <w:szCs w:val="18"/>
                <w:rtl w:val="0"/>
              </w:rPr>
              <w:t xml:space="preserve">UCMeta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E">
            <w:pPr>
              <w:rPr>
                <w:sz w:val="18"/>
                <w:szCs w:val="18"/>
              </w:rPr>
            </w:pPr>
            <w:r w:rsidDel="00000000" w:rsidR="00000000" w:rsidRPr="00000000">
              <w:rPr>
                <w:sz w:val="18"/>
                <w:szCs w:val="18"/>
                <w:rtl w:val="0"/>
              </w:rPr>
              <w:t xml:space="preserve">Paul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F">
            <w:pPr>
              <w:rPr>
                <w:sz w:val="18"/>
                <w:szCs w:val="18"/>
              </w:rPr>
            </w:pPr>
            <w:r w:rsidDel="00000000" w:rsidR="00000000" w:rsidRPr="00000000">
              <w:rPr>
                <w:sz w:val="18"/>
                <w:szCs w:val="18"/>
                <w:rtl w:val="0"/>
              </w:rPr>
              <w:t xml:space="preserve">Hanel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0">
            <w:pPr>
              <w:rPr>
                <w:sz w:val="18"/>
                <w:szCs w:val="18"/>
              </w:rPr>
            </w:pPr>
            <w:r w:rsidDel="00000000" w:rsidR="00000000" w:rsidRPr="00000000">
              <w:rPr>
                <w:sz w:val="18"/>
                <w:szCs w:val="18"/>
                <w:rtl w:val="0"/>
              </w:rPr>
              <w:t xml:space="preserve">0000-0002-3225-1395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1">
            <w:pPr>
              <w:rPr>
                <w:sz w:val="18"/>
                <w:szCs w:val="18"/>
              </w:rPr>
            </w:pPr>
            <w:r w:rsidDel="00000000" w:rsidR="00000000" w:rsidRPr="00000000">
              <w:rPr>
                <w:sz w:val="18"/>
                <w:szCs w:val="18"/>
                <w:rtl w:val="0"/>
              </w:rPr>
              <w:t xml:space="preserve">University of Essex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3">
            <w:pPr>
              <w:rPr>
                <w:sz w:val="18"/>
                <w:szCs w:val="18"/>
              </w:rPr>
            </w:pPr>
            <w:r w:rsidDel="00000000" w:rsidR="00000000" w:rsidRPr="00000000">
              <w:rPr>
                <w:sz w:val="18"/>
                <w:szCs w:val="18"/>
                <w:rtl w:val="0"/>
              </w:rPr>
              <w:t xml:space="preserve">Sanghyun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4">
            <w:pPr>
              <w:rPr>
                <w:sz w:val="18"/>
                <w:szCs w:val="18"/>
              </w:rPr>
            </w:pPr>
            <w:r w:rsidDel="00000000" w:rsidR="00000000" w:rsidRPr="00000000">
              <w:rPr>
                <w:sz w:val="18"/>
                <w:szCs w:val="18"/>
                <w:rtl w:val="0"/>
              </w:rPr>
              <w:t xml:space="preserve">Hong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5">
            <w:pPr>
              <w:rPr>
                <w:sz w:val="18"/>
                <w:szCs w:val="18"/>
              </w:rPr>
            </w:pPr>
            <w:r w:rsidDel="00000000" w:rsidR="00000000" w:rsidRPr="00000000">
              <w:rPr>
                <w:sz w:val="18"/>
                <w:szCs w:val="18"/>
                <w:rtl w:val="0"/>
              </w:rPr>
              <w:t xml:space="preserve">0000-0003-0135-2617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6">
            <w:pPr>
              <w:rPr>
                <w:sz w:val="18"/>
                <w:szCs w:val="18"/>
              </w:rPr>
            </w:pPr>
            <w:r w:rsidDel="00000000" w:rsidR="00000000" w:rsidRPr="00000000">
              <w:rPr>
                <w:sz w:val="18"/>
                <w:szCs w:val="18"/>
                <w:rtl w:val="0"/>
              </w:rPr>
              <w:t xml:space="preserve">University of Canterbury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8">
            <w:pPr>
              <w:rPr>
                <w:sz w:val="18"/>
                <w:szCs w:val="18"/>
              </w:rPr>
            </w:pPr>
            <w:r w:rsidDel="00000000" w:rsidR="00000000" w:rsidRPr="00000000">
              <w:rPr>
                <w:sz w:val="18"/>
                <w:szCs w:val="18"/>
                <w:rtl w:val="0"/>
              </w:rPr>
              <w:t xml:space="preserve">Sean Dae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9">
            <w:pPr>
              <w:rPr>
                <w:sz w:val="18"/>
                <w:szCs w:val="18"/>
              </w:rPr>
            </w:pPr>
            <w:r w:rsidDel="00000000" w:rsidR="00000000" w:rsidRPr="00000000">
              <w:rPr>
                <w:sz w:val="18"/>
                <w:szCs w:val="18"/>
                <w:rtl w:val="0"/>
              </w:rPr>
              <w:t xml:space="preserve">Houlihan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A">
            <w:pPr>
              <w:rPr>
                <w:sz w:val="18"/>
                <w:szCs w:val="18"/>
              </w:rPr>
            </w:pPr>
            <w:r w:rsidDel="00000000" w:rsidR="00000000" w:rsidRPr="00000000">
              <w:rPr>
                <w:sz w:val="18"/>
                <w:szCs w:val="18"/>
                <w:rtl w:val="0"/>
              </w:rPr>
              <w:t xml:space="preserve">0000-0001-5003-9278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B">
            <w:pPr>
              <w:rPr>
                <w:sz w:val="18"/>
                <w:szCs w:val="18"/>
              </w:rPr>
            </w:pPr>
            <w:r w:rsidDel="00000000" w:rsidR="00000000" w:rsidRPr="00000000">
              <w:rPr>
                <w:sz w:val="18"/>
                <w:szCs w:val="18"/>
                <w:rtl w:val="0"/>
              </w:rPr>
              <w:t xml:space="preserve">Dartmouth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D">
            <w:pPr>
              <w:rPr>
                <w:sz w:val="18"/>
                <w:szCs w:val="18"/>
              </w:rPr>
            </w:pPr>
            <w:r w:rsidDel="00000000" w:rsidR="00000000" w:rsidRPr="00000000">
              <w:rPr>
                <w:sz w:val="18"/>
                <w:szCs w:val="18"/>
                <w:rtl w:val="0"/>
              </w:rPr>
              <w:t xml:space="preserve">Nick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E">
            <w:pPr>
              <w:rPr>
                <w:sz w:val="18"/>
                <w:szCs w:val="18"/>
              </w:rPr>
            </w:pPr>
            <w:r w:rsidDel="00000000" w:rsidR="00000000" w:rsidRPr="00000000">
              <w:rPr>
                <w:sz w:val="18"/>
                <w:szCs w:val="18"/>
                <w:rtl w:val="0"/>
              </w:rPr>
              <w:t xml:space="preserve">Huntington-Klein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F">
            <w:pPr>
              <w:rPr>
                <w:sz w:val="18"/>
                <w:szCs w:val="18"/>
              </w:rPr>
            </w:pPr>
            <w:r w:rsidDel="00000000" w:rsidR="00000000" w:rsidRPr="00000000">
              <w:rPr>
                <w:sz w:val="18"/>
                <w:szCs w:val="18"/>
                <w:rtl w:val="0"/>
              </w:rPr>
              <w:t xml:space="preserve">0000-0002-7352-3991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0">
            <w:pPr>
              <w:rPr>
                <w:sz w:val="18"/>
                <w:szCs w:val="18"/>
              </w:rPr>
            </w:pPr>
            <w:r w:rsidDel="00000000" w:rsidR="00000000" w:rsidRPr="00000000">
              <w:rPr>
                <w:sz w:val="18"/>
                <w:szCs w:val="18"/>
                <w:rtl w:val="0"/>
              </w:rPr>
              <w:t xml:space="preserve">Seattle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2">
            <w:pPr>
              <w:rPr>
                <w:sz w:val="18"/>
                <w:szCs w:val="18"/>
              </w:rPr>
            </w:pPr>
            <w:r w:rsidDel="00000000" w:rsidR="00000000" w:rsidRPr="00000000">
              <w:rPr>
                <w:sz w:val="18"/>
                <w:szCs w:val="18"/>
                <w:rtl w:val="0"/>
              </w:rPr>
              <w:t xml:space="preserve">Kamil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3">
            <w:pPr>
              <w:rPr>
                <w:sz w:val="18"/>
                <w:szCs w:val="18"/>
              </w:rPr>
            </w:pPr>
            <w:r w:rsidDel="00000000" w:rsidR="00000000" w:rsidRPr="00000000">
              <w:rPr>
                <w:sz w:val="18"/>
                <w:szCs w:val="18"/>
                <w:rtl w:val="0"/>
              </w:rPr>
              <w:t xml:space="preserve">Izydorczak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4">
            <w:pPr>
              <w:rPr>
                <w:sz w:val="18"/>
                <w:szCs w:val="18"/>
              </w:rPr>
            </w:pPr>
            <w:r w:rsidDel="00000000" w:rsidR="00000000" w:rsidRPr="00000000">
              <w:rPr>
                <w:sz w:val="18"/>
                <w:szCs w:val="18"/>
                <w:rtl w:val="0"/>
              </w:rPr>
              <w:t xml:space="preserve">0000-0002-9870-3825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5">
            <w:pPr>
              <w:rPr>
                <w:sz w:val="18"/>
                <w:szCs w:val="18"/>
              </w:rPr>
            </w:pPr>
            <w:r w:rsidDel="00000000" w:rsidR="00000000" w:rsidRPr="00000000">
              <w:rPr>
                <w:sz w:val="18"/>
                <w:szCs w:val="18"/>
                <w:rtl w:val="0"/>
              </w:rPr>
              <w:t xml:space="preserve">SWPS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7">
            <w:pPr>
              <w:rPr>
                <w:sz w:val="18"/>
                <w:szCs w:val="18"/>
              </w:rPr>
            </w:pPr>
            <w:r w:rsidDel="00000000" w:rsidR="00000000" w:rsidRPr="00000000">
              <w:rPr>
                <w:sz w:val="18"/>
                <w:szCs w:val="18"/>
                <w:rtl w:val="0"/>
              </w:rPr>
              <w:t xml:space="preserve">Kristin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8">
            <w:pPr>
              <w:rPr>
                <w:sz w:val="18"/>
                <w:szCs w:val="18"/>
              </w:rPr>
            </w:pPr>
            <w:r w:rsidDel="00000000" w:rsidR="00000000" w:rsidRPr="00000000">
              <w:rPr>
                <w:sz w:val="18"/>
                <w:szCs w:val="18"/>
                <w:rtl w:val="0"/>
              </w:rPr>
              <w:t xml:space="preserve">Jankowsky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9">
            <w:pPr>
              <w:rPr>
                <w:sz w:val="18"/>
                <w:szCs w:val="18"/>
              </w:rPr>
            </w:pPr>
            <w:r w:rsidDel="00000000" w:rsidR="00000000" w:rsidRPr="00000000">
              <w:rPr>
                <w:sz w:val="18"/>
                <w:szCs w:val="18"/>
                <w:rtl w:val="0"/>
              </w:rPr>
              <w:t xml:space="preserve">0000-0002-4847-0760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A">
            <w:pPr>
              <w:rPr>
                <w:sz w:val="18"/>
                <w:szCs w:val="18"/>
              </w:rPr>
            </w:pPr>
            <w:r w:rsidDel="00000000" w:rsidR="00000000" w:rsidRPr="00000000">
              <w:rPr>
                <w:sz w:val="18"/>
                <w:szCs w:val="18"/>
                <w:rtl w:val="0"/>
              </w:rPr>
              <w:t xml:space="preserve">University of Kassel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C">
            <w:pPr>
              <w:rPr>
                <w:sz w:val="18"/>
                <w:szCs w:val="18"/>
              </w:rPr>
            </w:pPr>
            <w:r w:rsidDel="00000000" w:rsidR="00000000" w:rsidRPr="00000000">
              <w:rPr>
                <w:sz w:val="18"/>
                <w:szCs w:val="18"/>
                <w:rtl w:val="0"/>
              </w:rPr>
              <w:t xml:space="preserve">Michalak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D">
            <w:pPr>
              <w:rPr>
                <w:sz w:val="18"/>
                <w:szCs w:val="18"/>
              </w:rPr>
            </w:pPr>
            <w:r w:rsidDel="00000000" w:rsidR="00000000" w:rsidRPr="00000000">
              <w:rPr>
                <w:sz w:val="18"/>
                <w:szCs w:val="18"/>
                <w:rtl w:val="0"/>
              </w:rPr>
              <w:t xml:space="preserve">Johannes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E">
            <w:pPr>
              <w:rPr>
                <w:sz w:val="18"/>
                <w:szCs w:val="18"/>
              </w:rPr>
            </w:pPr>
            <w:r w:rsidDel="00000000" w:rsidR="00000000" w:rsidRPr="00000000">
              <w:rPr>
                <w:sz w:val="18"/>
                <w:szCs w:val="18"/>
                <w:rtl w:val="0"/>
              </w:rPr>
              <w:t xml:space="preserve">0000-0003-4701-5464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F">
            <w:pPr>
              <w:rPr>
                <w:sz w:val="18"/>
                <w:szCs w:val="18"/>
              </w:rPr>
            </w:pPr>
            <w:r w:rsidDel="00000000" w:rsidR="00000000" w:rsidRPr="00000000">
              <w:rPr>
                <w:sz w:val="18"/>
                <w:szCs w:val="18"/>
                <w:rtl w:val="0"/>
              </w:rPr>
              <w:t xml:space="preserve">Witten/Herdecke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1">
            <w:pPr>
              <w:rPr>
                <w:sz w:val="18"/>
                <w:szCs w:val="18"/>
              </w:rPr>
            </w:pPr>
            <w:r w:rsidDel="00000000" w:rsidR="00000000" w:rsidRPr="00000000">
              <w:rPr>
                <w:sz w:val="18"/>
                <w:szCs w:val="18"/>
                <w:rtl w:val="0"/>
              </w:rPr>
              <w:t xml:space="preserve">Kai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2">
            <w:pPr>
              <w:rPr>
                <w:sz w:val="18"/>
                <w:szCs w:val="18"/>
              </w:rPr>
            </w:pPr>
            <w:r w:rsidDel="00000000" w:rsidR="00000000" w:rsidRPr="00000000">
              <w:rPr>
                <w:sz w:val="18"/>
                <w:szCs w:val="18"/>
                <w:rtl w:val="0"/>
              </w:rPr>
              <w:t xml:space="preserve">Jonas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3">
            <w:pPr>
              <w:rPr>
                <w:sz w:val="18"/>
                <w:szCs w:val="18"/>
              </w:rPr>
            </w:pPr>
            <w:r w:rsidDel="00000000" w:rsidR="00000000" w:rsidRPr="00000000">
              <w:rPr>
                <w:sz w:val="18"/>
                <w:szCs w:val="18"/>
                <w:rtl w:val="0"/>
              </w:rPr>
              <w:t xml:space="preserve">0000-0001-6607-1993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4">
            <w:pPr>
              <w:rPr>
                <w:sz w:val="18"/>
                <w:szCs w:val="18"/>
              </w:rPr>
            </w:pPr>
            <w:r w:rsidDel="00000000" w:rsidR="00000000" w:rsidRPr="00000000">
              <w:rPr>
                <w:sz w:val="18"/>
                <w:szCs w:val="18"/>
                <w:rtl w:val="0"/>
              </w:rPr>
              <w:t xml:space="preserve">Maastricht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5">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6">
            <w:pPr>
              <w:rPr>
                <w:sz w:val="18"/>
                <w:szCs w:val="18"/>
              </w:rPr>
            </w:pPr>
            <w:r w:rsidDel="00000000" w:rsidR="00000000" w:rsidRPr="00000000">
              <w:rPr>
                <w:sz w:val="18"/>
                <w:szCs w:val="18"/>
                <w:rtl w:val="0"/>
              </w:rPr>
              <w:t xml:space="preserve">Pavol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7">
            <w:pPr>
              <w:rPr>
                <w:sz w:val="18"/>
                <w:szCs w:val="18"/>
              </w:rPr>
            </w:pPr>
            <w:r w:rsidDel="00000000" w:rsidR="00000000" w:rsidRPr="00000000">
              <w:rPr>
                <w:sz w:val="18"/>
                <w:szCs w:val="18"/>
                <w:rtl w:val="0"/>
              </w:rPr>
              <w:t xml:space="preserve">Kačmár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8">
            <w:pPr>
              <w:rPr>
                <w:sz w:val="18"/>
                <w:szCs w:val="18"/>
              </w:rPr>
            </w:pPr>
            <w:r w:rsidDel="00000000" w:rsidR="00000000" w:rsidRPr="00000000">
              <w:rPr>
                <w:sz w:val="18"/>
                <w:szCs w:val="18"/>
                <w:rtl w:val="0"/>
              </w:rPr>
              <w:t xml:space="preserve">0000-0003-0076-1945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rPr>
                <w:sz w:val="18"/>
                <w:szCs w:val="18"/>
              </w:rPr>
            </w:pPr>
            <w:r w:rsidDel="00000000" w:rsidR="00000000" w:rsidRPr="00000000">
              <w:rPr>
                <w:sz w:val="18"/>
                <w:szCs w:val="18"/>
                <w:rtl w:val="0"/>
              </w:rPr>
              <w:t xml:space="preserve">Faculty of Arts, Pavol Jozef Šafárik University in Košice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B">
            <w:pPr>
              <w:rPr>
                <w:sz w:val="18"/>
                <w:szCs w:val="18"/>
              </w:rPr>
            </w:pPr>
            <w:r w:rsidDel="00000000" w:rsidR="00000000" w:rsidRPr="00000000">
              <w:rPr>
                <w:sz w:val="18"/>
                <w:szCs w:val="18"/>
                <w:rtl w:val="0"/>
              </w:rPr>
              <w:t xml:space="preserve">Hansika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rPr>
                <w:sz w:val="18"/>
                <w:szCs w:val="18"/>
              </w:rPr>
            </w:pPr>
            <w:r w:rsidDel="00000000" w:rsidR="00000000" w:rsidRPr="00000000">
              <w:rPr>
                <w:sz w:val="18"/>
                <w:szCs w:val="18"/>
                <w:rtl w:val="0"/>
              </w:rPr>
              <w:t xml:space="preserve">Kapoor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D">
            <w:pPr>
              <w:rPr>
                <w:sz w:val="18"/>
                <w:szCs w:val="18"/>
              </w:rPr>
            </w:pPr>
            <w:r w:rsidDel="00000000" w:rsidR="00000000" w:rsidRPr="00000000">
              <w:rPr>
                <w:sz w:val="18"/>
                <w:szCs w:val="18"/>
                <w:rtl w:val="0"/>
              </w:rPr>
              <w:t xml:space="preserve">0000-0002-0805-7752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E">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F">
            <w:pPr>
              <w:rPr>
                <w:sz w:val="18"/>
                <w:szCs w:val="18"/>
              </w:rPr>
            </w:pPr>
            <w:r w:rsidDel="00000000" w:rsidR="00000000" w:rsidRPr="00000000">
              <w:rPr>
                <w:sz w:val="18"/>
                <w:szCs w:val="18"/>
                <w:rtl w:val="0"/>
              </w:rPr>
              <w:t xml:space="preserve">University of Connecticut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0">
            <w:pPr>
              <w:rPr>
                <w:sz w:val="18"/>
                <w:szCs w:val="18"/>
              </w:rPr>
            </w:pPr>
            <w:r w:rsidDel="00000000" w:rsidR="00000000" w:rsidRPr="00000000">
              <w:rPr>
                <w:sz w:val="18"/>
                <w:szCs w:val="18"/>
                <w:rtl w:val="0"/>
              </w:rPr>
              <w:t xml:space="preserve">Sebastian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1">
            <w:pPr>
              <w:rPr>
                <w:sz w:val="18"/>
                <w:szCs w:val="18"/>
              </w:rPr>
            </w:pPr>
            <w:r w:rsidDel="00000000" w:rsidR="00000000" w:rsidRPr="00000000">
              <w:rPr>
                <w:sz w:val="18"/>
                <w:szCs w:val="18"/>
                <w:rtl w:val="0"/>
              </w:rPr>
              <w:t xml:space="preserve">Karcher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2">
            <w:pPr>
              <w:rPr>
                <w:sz w:val="18"/>
                <w:szCs w:val="18"/>
              </w:rPr>
            </w:pPr>
            <w:r w:rsidDel="00000000" w:rsidR="00000000" w:rsidRPr="00000000">
              <w:rPr>
                <w:sz w:val="18"/>
                <w:szCs w:val="18"/>
                <w:rtl w:val="0"/>
              </w:rPr>
              <w:t xml:space="preserve">0000-0001-8249-7388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3">
            <w:pPr>
              <w:rPr>
                <w:sz w:val="18"/>
                <w:szCs w:val="18"/>
              </w:rPr>
            </w:pPr>
            <w:r w:rsidDel="00000000" w:rsidR="00000000" w:rsidRPr="00000000">
              <w:rPr>
                <w:sz w:val="18"/>
                <w:szCs w:val="18"/>
                <w:rtl w:val="0"/>
              </w:rPr>
              <w:t xml:space="preserve">Syracuse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4">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5">
            <w:pPr>
              <w:rPr>
                <w:sz w:val="18"/>
                <w:szCs w:val="18"/>
              </w:rPr>
            </w:pPr>
            <w:r w:rsidDel="00000000" w:rsidR="00000000" w:rsidRPr="00000000">
              <w:rPr>
                <w:sz w:val="18"/>
                <w:szCs w:val="18"/>
                <w:rtl w:val="0"/>
              </w:rPr>
              <w:t xml:space="preserve">Marta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rPr>
                <w:sz w:val="18"/>
                <w:szCs w:val="18"/>
              </w:rPr>
            </w:pPr>
            <w:r w:rsidDel="00000000" w:rsidR="00000000" w:rsidRPr="00000000">
              <w:rPr>
                <w:sz w:val="18"/>
                <w:szCs w:val="18"/>
                <w:rtl w:val="0"/>
              </w:rPr>
              <w:t xml:space="preserve">Kołczyńska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7">
            <w:pPr>
              <w:rPr>
                <w:sz w:val="18"/>
                <w:szCs w:val="18"/>
              </w:rPr>
            </w:pPr>
            <w:r w:rsidDel="00000000" w:rsidR="00000000" w:rsidRPr="00000000">
              <w:rPr>
                <w:sz w:val="18"/>
                <w:szCs w:val="18"/>
                <w:rtl w:val="0"/>
              </w:rPr>
              <w:t xml:space="preserve">0000-0003-4981-0437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8">
            <w:pPr>
              <w:rPr>
                <w:sz w:val="18"/>
                <w:szCs w:val="18"/>
              </w:rPr>
            </w:pPr>
            <w:r w:rsidDel="00000000" w:rsidR="00000000" w:rsidRPr="00000000">
              <w:rPr>
                <w:sz w:val="18"/>
                <w:szCs w:val="18"/>
                <w:rtl w:val="0"/>
              </w:rPr>
              <w:t xml:space="preserve">Institute of Political Studies of the Polish Academy of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A">
            <w:pPr>
              <w:rPr>
                <w:sz w:val="18"/>
                <w:szCs w:val="18"/>
              </w:rPr>
            </w:pPr>
            <w:r w:rsidDel="00000000" w:rsidR="00000000" w:rsidRPr="00000000">
              <w:rPr>
                <w:sz w:val="18"/>
                <w:szCs w:val="18"/>
                <w:rtl w:val="0"/>
              </w:rPr>
              <w:t xml:space="preserve">David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rPr>
                <w:sz w:val="18"/>
                <w:szCs w:val="18"/>
              </w:rPr>
            </w:pPr>
            <w:r w:rsidDel="00000000" w:rsidR="00000000" w:rsidRPr="00000000">
              <w:rPr>
                <w:sz w:val="18"/>
                <w:szCs w:val="18"/>
                <w:rtl w:val="0"/>
              </w:rPr>
              <w:t xml:space="preserve">Kretschmer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rPr>
                <w:sz w:val="18"/>
                <w:szCs w:val="18"/>
              </w:rPr>
            </w:pPr>
            <w:r w:rsidDel="00000000" w:rsidR="00000000" w:rsidRPr="00000000">
              <w:rPr>
                <w:sz w:val="18"/>
                <w:szCs w:val="18"/>
                <w:rtl w:val="0"/>
              </w:rPr>
              <w:t xml:space="preserve">0000-0002-8702-3007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rPr>
                <w:sz w:val="18"/>
                <w:szCs w:val="18"/>
              </w:rPr>
            </w:pPr>
            <w:r w:rsidDel="00000000" w:rsidR="00000000" w:rsidRPr="00000000">
              <w:rPr>
                <w:sz w:val="18"/>
                <w:szCs w:val="18"/>
                <w:rtl w:val="0"/>
              </w:rPr>
              <w:t xml:space="preserve">University of Oxford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rPr>
                <w:sz w:val="18"/>
                <w:szCs w:val="18"/>
              </w:rPr>
            </w:pPr>
            <w:r w:rsidDel="00000000" w:rsidR="00000000" w:rsidRPr="00000000">
              <w:rPr>
                <w:sz w:val="18"/>
                <w:szCs w:val="18"/>
                <w:rtl w:val="0"/>
              </w:rPr>
              <w:t xml:space="preserve">Ljiljana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rPr>
                <w:sz w:val="18"/>
                <w:szCs w:val="18"/>
              </w:rPr>
            </w:pPr>
            <w:r w:rsidDel="00000000" w:rsidR="00000000" w:rsidRPr="00000000">
              <w:rPr>
                <w:sz w:val="18"/>
                <w:szCs w:val="18"/>
                <w:rtl w:val="0"/>
              </w:rPr>
              <w:t xml:space="preserve">Lazarevic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rPr>
                <w:sz w:val="18"/>
                <w:szCs w:val="18"/>
              </w:rPr>
            </w:pPr>
            <w:r w:rsidDel="00000000" w:rsidR="00000000" w:rsidRPr="00000000">
              <w:rPr>
                <w:sz w:val="18"/>
                <w:szCs w:val="18"/>
                <w:rtl w:val="0"/>
              </w:rPr>
              <w:t xml:space="preserve">0000-0003-1629-3699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rPr>
                <w:sz w:val="18"/>
                <w:szCs w:val="18"/>
              </w:rPr>
            </w:pPr>
            <w:r w:rsidDel="00000000" w:rsidR="00000000" w:rsidRPr="00000000">
              <w:rPr>
                <w:sz w:val="18"/>
                <w:szCs w:val="18"/>
                <w:rtl w:val="0"/>
              </w:rPr>
              <w:t xml:space="preserve">Faculty of Philosophy, University of Belgrade, Serbia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rPr>
                <w:sz w:val="18"/>
                <w:szCs w:val="18"/>
              </w:rPr>
            </w:pPr>
            <w:r w:rsidDel="00000000" w:rsidR="00000000" w:rsidRPr="00000000">
              <w:rPr>
                <w:sz w:val="18"/>
                <w:szCs w:val="18"/>
                <w:rtl w:val="0"/>
              </w:rPr>
              <w:t xml:space="preserve">Katelin 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5">
            <w:pPr>
              <w:rPr>
                <w:sz w:val="18"/>
                <w:szCs w:val="18"/>
              </w:rPr>
            </w:pPr>
            <w:r w:rsidDel="00000000" w:rsidR="00000000" w:rsidRPr="00000000">
              <w:rPr>
                <w:sz w:val="18"/>
                <w:szCs w:val="18"/>
                <w:rtl w:val="0"/>
              </w:rPr>
              <w:t xml:space="preserve">Leahy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rPr>
                <w:sz w:val="18"/>
                <w:szCs w:val="18"/>
              </w:rPr>
            </w:pPr>
            <w:r w:rsidDel="00000000" w:rsidR="00000000" w:rsidRPr="00000000">
              <w:rPr>
                <w:sz w:val="18"/>
                <w:szCs w:val="18"/>
                <w:rtl w:val="0"/>
              </w:rPr>
              <w:t xml:space="preserve">0000-0002-3638-3694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rPr>
                <w:sz w:val="18"/>
                <w:szCs w:val="18"/>
              </w:rPr>
            </w:pPr>
            <w:r w:rsidDel="00000000" w:rsidR="00000000" w:rsidRPr="00000000">
              <w:rPr>
                <w:sz w:val="18"/>
                <w:szCs w:val="18"/>
                <w:rtl w:val="0"/>
              </w:rPr>
              <w:t xml:space="preserve">Michigan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9">
            <w:pPr>
              <w:rPr>
                <w:sz w:val="18"/>
                <w:szCs w:val="18"/>
              </w:rPr>
            </w:pPr>
            <w:r w:rsidDel="00000000" w:rsidR="00000000" w:rsidRPr="00000000">
              <w:rPr>
                <w:sz w:val="18"/>
                <w:szCs w:val="18"/>
                <w:rtl w:val="0"/>
              </w:rPr>
              <w:t xml:space="preserve">Jessica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rPr>
                <w:sz w:val="18"/>
                <w:szCs w:val="18"/>
              </w:rPr>
            </w:pPr>
            <w:r w:rsidDel="00000000" w:rsidR="00000000" w:rsidRPr="00000000">
              <w:rPr>
                <w:sz w:val="18"/>
                <w:szCs w:val="18"/>
                <w:rtl w:val="0"/>
              </w:rPr>
              <w:t xml:space="preserve">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B">
            <w:pPr>
              <w:rPr>
                <w:sz w:val="18"/>
                <w:szCs w:val="18"/>
              </w:rPr>
            </w:pPr>
            <w:r w:rsidDel="00000000" w:rsidR="00000000" w:rsidRPr="00000000">
              <w:rPr>
                <w:sz w:val="18"/>
                <w:szCs w:val="18"/>
                <w:rtl w:val="0"/>
              </w:rPr>
              <w:t xml:space="preserve">0000-0003-4253-2008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rPr>
                <w:sz w:val="18"/>
                <w:szCs w:val="18"/>
              </w:rPr>
            </w:pPr>
            <w:r w:rsidDel="00000000" w:rsidR="00000000" w:rsidRPr="00000000">
              <w:rPr>
                <w:sz w:val="18"/>
                <w:szCs w:val="18"/>
                <w:rtl w:val="0"/>
              </w:rPr>
              <w:t xml:space="preserve">University of Sydney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D">
            <w:pPr>
              <w:rPr>
                <w:sz w:val="18"/>
                <w:szCs w:val="18"/>
              </w:rPr>
            </w:pPr>
            <w:r w:rsidDel="00000000" w:rsidR="00000000" w:rsidRPr="00000000">
              <w:rPr>
                <w:sz w:val="18"/>
                <w:szCs w:val="18"/>
                <w:rtl w:val="0"/>
              </w:rPr>
              <w:t xml:space="preserve">University of New South Wales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rPr>
                <w:sz w:val="18"/>
                <w:szCs w:val="18"/>
              </w:rPr>
            </w:pPr>
            <w:r w:rsidDel="00000000" w:rsidR="00000000" w:rsidRPr="00000000">
              <w:rPr>
                <w:sz w:val="18"/>
                <w:szCs w:val="18"/>
                <w:rtl w:val="0"/>
              </w:rPr>
              <w:t xml:space="preserve">Christopher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rPr>
                <w:sz w:val="18"/>
                <w:szCs w:val="18"/>
              </w:rPr>
            </w:pPr>
            <w:r w:rsidDel="00000000" w:rsidR="00000000" w:rsidRPr="00000000">
              <w:rPr>
                <w:sz w:val="18"/>
                <w:szCs w:val="18"/>
                <w:rtl w:val="0"/>
              </w:rPr>
              <w:t xml:space="preserve">Limnios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rPr>
                <w:sz w:val="18"/>
                <w:szCs w:val="18"/>
              </w:rPr>
            </w:pPr>
            <w:r w:rsidDel="00000000" w:rsidR="00000000" w:rsidRPr="00000000">
              <w:rPr>
                <w:sz w:val="18"/>
                <w:szCs w:val="18"/>
                <w:rtl w:val="0"/>
              </w:rPr>
              <w:t xml:space="preserve">0000-0001-5387-1334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rPr>
                <w:sz w:val="18"/>
                <w:szCs w:val="18"/>
              </w:rPr>
            </w:pPr>
            <w:r w:rsidDel="00000000" w:rsidR="00000000" w:rsidRPr="00000000">
              <w:rPr>
                <w:sz w:val="18"/>
                <w:szCs w:val="18"/>
                <w:rtl w:val="0"/>
              </w:rPr>
              <w:t xml:space="preserve">Providence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3">
            <w:pPr>
              <w:rPr>
                <w:sz w:val="18"/>
                <w:szCs w:val="18"/>
              </w:rPr>
            </w:pPr>
            <w:r w:rsidDel="00000000" w:rsidR="00000000" w:rsidRPr="00000000">
              <w:rPr>
                <w:sz w:val="18"/>
                <w:szCs w:val="18"/>
                <w:rtl w:val="0"/>
              </w:rPr>
              <w:t xml:space="preserve">An-Chiao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4">
            <w:pPr>
              <w:rPr>
                <w:sz w:val="18"/>
                <w:szCs w:val="18"/>
              </w:rPr>
            </w:pPr>
            <w:r w:rsidDel="00000000" w:rsidR="00000000" w:rsidRPr="00000000">
              <w:rPr>
                <w:sz w:val="18"/>
                <w:szCs w:val="18"/>
                <w:rtl w:val="0"/>
              </w:rPr>
              <w:t xml:space="preserve">Liu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5">
            <w:pPr>
              <w:rPr>
                <w:sz w:val="18"/>
                <w:szCs w:val="18"/>
              </w:rPr>
            </w:pPr>
            <w:r w:rsidDel="00000000" w:rsidR="00000000" w:rsidRPr="00000000">
              <w:rPr>
                <w:sz w:val="18"/>
                <w:szCs w:val="18"/>
                <w:rtl w:val="0"/>
              </w:rPr>
              <w:t xml:space="preserve">0000-0003-4064-0515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6">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8">
            <w:pPr>
              <w:rPr>
                <w:sz w:val="18"/>
                <w:szCs w:val="18"/>
              </w:rPr>
            </w:pPr>
            <w:r w:rsidDel="00000000" w:rsidR="00000000" w:rsidRPr="00000000">
              <w:rPr>
                <w:sz w:val="18"/>
                <w:szCs w:val="18"/>
                <w:rtl w:val="0"/>
              </w:rPr>
              <w:t xml:space="preserve">John Wills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9">
            <w:pPr>
              <w:rPr>
                <w:sz w:val="18"/>
                <w:szCs w:val="18"/>
              </w:rPr>
            </w:pPr>
            <w:r w:rsidDel="00000000" w:rsidR="00000000" w:rsidRPr="00000000">
              <w:rPr>
                <w:sz w:val="18"/>
                <w:szCs w:val="18"/>
                <w:rtl w:val="0"/>
              </w:rPr>
              <w:t xml:space="preserve">Lloyd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rPr>
                <w:sz w:val="18"/>
                <w:szCs w:val="18"/>
              </w:rPr>
            </w:pPr>
            <w:r w:rsidDel="00000000" w:rsidR="00000000" w:rsidRPr="00000000">
              <w:rPr>
                <w:sz w:val="18"/>
                <w:szCs w:val="18"/>
                <w:rtl w:val="0"/>
              </w:rPr>
              <w:t xml:space="preserve">0000-0002-2597-6216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B">
            <w:pPr>
              <w:rPr>
                <w:sz w:val="18"/>
                <w:szCs w:val="18"/>
              </w:rPr>
            </w:pPr>
            <w:r w:rsidDel="00000000" w:rsidR="00000000" w:rsidRPr="00000000">
              <w:rPr>
                <w:sz w:val="18"/>
                <w:szCs w:val="18"/>
                <w:rtl w:val="0"/>
              </w:rPr>
              <w:t xml:space="preserve">University of Virginia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D">
            <w:pPr>
              <w:rPr>
                <w:sz w:val="18"/>
                <w:szCs w:val="18"/>
              </w:rPr>
            </w:pPr>
            <w:r w:rsidDel="00000000" w:rsidR="00000000" w:rsidRPr="00000000">
              <w:rPr>
                <w:sz w:val="18"/>
                <w:szCs w:val="18"/>
                <w:rtl w:val="0"/>
              </w:rPr>
              <w:t xml:space="preserve">Ruben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E">
            <w:pPr>
              <w:rPr>
                <w:sz w:val="18"/>
                <w:szCs w:val="18"/>
              </w:rPr>
            </w:pPr>
            <w:r w:rsidDel="00000000" w:rsidR="00000000" w:rsidRPr="00000000">
              <w:rPr>
                <w:sz w:val="18"/>
                <w:szCs w:val="18"/>
                <w:rtl w:val="0"/>
              </w:rPr>
              <w:t xml:space="preserve">Lopez-Nicolas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rPr>
                <w:sz w:val="18"/>
                <w:szCs w:val="18"/>
              </w:rPr>
            </w:pPr>
            <w:r w:rsidDel="00000000" w:rsidR="00000000" w:rsidRPr="00000000">
              <w:rPr>
                <w:sz w:val="18"/>
                <w:szCs w:val="18"/>
                <w:rtl w:val="0"/>
              </w:rPr>
              <w:t xml:space="preserve">0000-0002-6963-7443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rPr>
                <w:sz w:val="18"/>
                <w:szCs w:val="18"/>
              </w:rPr>
            </w:pPr>
            <w:r w:rsidDel="00000000" w:rsidR="00000000" w:rsidRPr="00000000">
              <w:rPr>
                <w:sz w:val="18"/>
                <w:szCs w:val="18"/>
                <w:rtl w:val="0"/>
              </w:rPr>
              <w:t xml:space="preserve">University of Murcia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2">
            <w:pPr>
              <w:rPr>
                <w:sz w:val="18"/>
                <w:szCs w:val="18"/>
              </w:rPr>
            </w:pPr>
            <w:r w:rsidDel="00000000" w:rsidR="00000000" w:rsidRPr="00000000">
              <w:rPr>
                <w:sz w:val="18"/>
                <w:szCs w:val="18"/>
                <w:rtl w:val="0"/>
              </w:rPr>
              <w:t xml:space="preserve">Nigel Mantou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3">
            <w:pPr>
              <w:rPr>
                <w:sz w:val="18"/>
                <w:szCs w:val="18"/>
              </w:rPr>
            </w:pPr>
            <w:r w:rsidDel="00000000" w:rsidR="00000000" w:rsidRPr="00000000">
              <w:rPr>
                <w:sz w:val="18"/>
                <w:szCs w:val="18"/>
                <w:rtl w:val="0"/>
              </w:rPr>
              <w:t xml:space="preserve">Lou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rPr>
                <w:sz w:val="18"/>
                <w:szCs w:val="18"/>
              </w:rPr>
            </w:pPr>
            <w:r w:rsidDel="00000000" w:rsidR="00000000" w:rsidRPr="00000000">
              <w:rPr>
                <w:sz w:val="18"/>
                <w:szCs w:val="18"/>
                <w:rtl w:val="0"/>
              </w:rPr>
              <w:t xml:space="preserve">0000-0003-1363-833X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5">
            <w:pPr>
              <w:rPr>
                <w:sz w:val="18"/>
                <w:szCs w:val="18"/>
              </w:rPr>
            </w:pPr>
            <w:r w:rsidDel="00000000" w:rsidR="00000000" w:rsidRPr="00000000">
              <w:rPr>
                <w:sz w:val="18"/>
                <w:szCs w:val="18"/>
                <w:rtl w:val="0"/>
              </w:rPr>
              <w:t xml:space="preserve">University of Victoria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6">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7">
            <w:pPr>
              <w:rPr>
                <w:sz w:val="18"/>
                <w:szCs w:val="18"/>
              </w:rPr>
            </w:pPr>
            <w:r w:rsidDel="00000000" w:rsidR="00000000" w:rsidRPr="00000000">
              <w:rPr>
                <w:sz w:val="18"/>
                <w:szCs w:val="18"/>
                <w:rtl w:val="0"/>
              </w:rPr>
              <w:t xml:space="preserve">Richard 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8">
            <w:pPr>
              <w:rPr>
                <w:sz w:val="18"/>
                <w:szCs w:val="18"/>
              </w:rPr>
            </w:pPr>
            <w:r w:rsidDel="00000000" w:rsidR="00000000" w:rsidRPr="00000000">
              <w:rPr>
                <w:sz w:val="18"/>
                <w:szCs w:val="18"/>
                <w:rtl w:val="0"/>
              </w:rPr>
              <w:t xml:space="preserve">Lucas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9">
            <w:pPr>
              <w:rPr>
                <w:sz w:val="18"/>
                <w:szCs w:val="18"/>
              </w:rPr>
            </w:pPr>
            <w:r w:rsidDel="00000000" w:rsidR="00000000" w:rsidRPr="00000000">
              <w:rPr>
                <w:sz w:val="18"/>
                <w:szCs w:val="18"/>
                <w:rtl w:val="0"/>
              </w:rPr>
              <w:t xml:space="preserve">0000-0002-7995-3319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A">
            <w:pPr>
              <w:rPr>
                <w:sz w:val="18"/>
                <w:szCs w:val="18"/>
              </w:rPr>
            </w:pPr>
            <w:r w:rsidDel="00000000" w:rsidR="00000000" w:rsidRPr="00000000">
              <w:rPr>
                <w:sz w:val="18"/>
                <w:szCs w:val="18"/>
                <w:rtl w:val="0"/>
              </w:rPr>
              <w:t xml:space="preserve">Michigan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C">
            <w:pPr>
              <w:rPr>
                <w:sz w:val="18"/>
                <w:szCs w:val="18"/>
              </w:rPr>
            </w:pPr>
            <w:r w:rsidDel="00000000" w:rsidR="00000000" w:rsidRPr="00000000">
              <w:rPr>
                <w:sz w:val="18"/>
                <w:szCs w:val="18"/>
                <w:rtl w:val="0"/>
              </w:rPr>
              <w:t xml:space="preserve">Maximilian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D">
            <w:pPr>
              <w:rPr>
                <w:sz w:val="18"/>
                <w:szCs w:val="18"/>
              </w:rPr>
            </w:pPr>
            <w:r w:rsidDel="00000000" w:rsidR="00000000" w:rsidRPr="00000000">
              <w:rPr>
                <w:sz w:val="18"/>
                <w:szCs w:val="18"/>
                <w:rtl w:val="0"/>
              </w:rPr>
              <w:t xml:space="preserve">Maier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E">
            <w:pPr>
              <w:rPr>
                <w:sz w:val="18"/>
                <w:szCs w:val="18"/>
              </w:rPr>
            </w:pPr>
            <w:r w:rsidDel="00000000" w:rsidR="00000000" w:rsidRPr="00000000">
              <w:rPr>
                <w:sz w:val="18"/>
                <w:szCs w:val="18"/>
                <w:rtl w:val="0"/>
              </w:rPr>
              <w:t xml:space="preserve">0000-0002-9873-6096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F">
            <w:pPr>
              <w:rPr>
                <w:sz w:val="18"/>
                <w:szCs w:val="18"/>
              </w:rPr>
            </w:pPr>
            <w:r w:rsidDel="00000000" w:rsidR="00000000" w:rsidRPr="00000000">
              <w:rPr>
                <w:sz w:val="18"/>
                <w:szCs w:val="18"/>
                <w:rtl w:val="0"/>
              </w:rPr>
              <w:t xml:space="preserve">University College London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1">
            <w:pPr>
              <w:rPr>
                <w:sz w:val="18"/>
                <w:szCs w:val="18"/>
              </w:rPr>
            </w:pPr>
            <w:r w:rsidDel="00000000" w:rsidR="00000000" w:rsidRPr="00000000">
              <w:rPr>
                <w:sz w:val="18"/>
                <w:szCs w:val="18"/>
                <w:rtl w:val="0"/>
              </w:rPr>
              <w:t xml:space="preserve">Daniel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2">
            <w:pPr>
              <w:rPr>
                <w:sz w:val="18"/>
                <w:szCs w:val="18"/>
              </w:rPr>
            </w:pPr>
            <w:r w:rsidDel="00000000" w:rsidR="00000000" w:rsidRPr="00000000">
              <w:rPr>
                <w:sz w:val="18"/>
                <w:szCs w:val="18"/>
                <w:rtl w:val="0"/>
              </w:rPr>
              <w:t xml:space="preserve">Mallinson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3">
            <w:pPr>
              <w:rPr>
                <w:sz w:val="18"/>
                <w:szCs w:val="18"/>
              </w:rPr>
            </w:pPr>
            <w:r w:rsidDel="00000000" w:rsidR="00000000" w:rsidRPr="00000000">
              <w:rPr>
                <w:sz w:val="18"/>
                <w:szCs w:val="18"/>
                <w:rtl w:val="0"/>
              </w:rPr>
              <w:t xml:space="preserve">0000-0002-8094-6685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4">
            <w:pPr>
              <w:rPr>
                <w:sz w:val="18"/>
                <w:szCs w:val="18"/>
              </w:rPr>
            </w:pPr>
            <w:r w:rsidDel="00000000" w:rsidR="00000000" w:rsidRPr="00000000">
              <w:rPr>
                <w:sz w:val="18"/>
                <w:szCs w:val="18"/>
                <w:rtl w:val="0"/>
              </w:rPr>
              <w:t xml:space="preserve">Penn State Harrisburg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5">
            <w:pPr>
              <w:rPr>
                <w:sz w:val="18"/>
                <w:szCs w:val="18"/>
              </w:rPr>
            </w:pP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6">
            <w:pPr>
              <w:rPr>
                <w:sz w:val="18"/>
                <w:szCs w:val="18"/>
              </w:rPr>
            </w:pPr>
            <w:r w:rsidDel="00000000" w:rsidR="00000000" w:rsidRPr="00000000">
              <w:rPr>
                <w:sz w:val="18"/>
                <w:szCs w:val="18"/>
                <w:rtl w:val="0"/>
              </w:rPr>
              <w:t xml:space="preserve">Marcel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7">
            <w:pPr>
              <w:rPr>
                <w:sz w:val="18"/>
                <w:szCs w:val="18"/>
              </w:rPr>
            </w:pPr>
            <w:r w:rsidDel="00000000" w:rsidR="00000000" w:rsidRPr="00000000">
              <w:rPr>
                <w:sz w:val="18"/>
                <w:szCs w:val="18"/>
                <w:rtl w:val="0"/>
              </w:rPr>
              <w:t xml:space="preserve">Martončik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8">
            <w:pPr>
              <w:rPr>
                <w:sz w:val="18"/>
                <w:szCs w:val="18"/>
              </w:rPr>
            </w:pPr>
            <w:r w:rsidDel="00000000" w:rsidR="00000000" w:rsidRPr="00000000">
              <w:rPr>
                <w:sz w:val="18"/>
                <w:szCs w:val="18"/>
                <w:rtl w:val="0"/>
              </w:rPr>
              <w:t xml:space="preserve">0000-0003-4869-6900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9">
            <w:pPr>
              <w:rPr>
                <w:sz w:val="18"/>
                <w:szCs w:val="18"/>
              </w:rPr>
            </w:pPr>
            <w:r w:rsidDel="00000000" w:rsidR="00000000" w:rsidRPr="00000000">
              <w:rPr>
                <w:sz w:val="18"/>
                <w:szCs w:val="18"/>
                <w:rtl w:val="0"/>
              </w:rPr>
              <w:t xml:space="preserve">Institute of Social Sciences CSPS SAS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A">
            <w:pPr>
              <w:rPr>
                <w:sz w:val="18"/>
                <w:szCs w:val="18"/>
              </w:rPr>
            </w:pPr>
            <w:r w:rsidDel="00000000" w:rsidR="00000000" w:rsidRPr="00000000">
              <w:rPr>
                <w:sz w:val="18"/>
                <w:szCs w:val="18"/>
                <w:rtl w:val="0"/>
              </w:rPr>
              <w:t xml:space="preserve">University of Jyväskylä</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B">
            <w:pPr>
              <w:rPr>
                <w:sz w:val="18"/>
                <w:szCs w:val="18"/>
              </w:rPr>
            </w:pPr>
            <w:r w:rsidDel="00000000" w:rsidR="00000000" w:rsidRPr="00000000">
              <w:rPr>
                <w:sz w:val="18"/>
                <w:szCs w:val="18"/>
                <w:rtl w:val="0"/>
              </w:rPr>
              <w:t xml:space="preserve">Michael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C">
            <w:pPr>
              <w:rPr>
                <w:sz w:val="18"/>
                <w:szCs w:val="18"/>
              </w:rPr>
            </w:pPr>
            <w:r w:rsidDel="00000000" w:rsidR="00000000" w:rsidRPr="00000000">
              <w:rPr>
                <w:sz w:val="18"/>
                <w:szCs w:val="18"/>
                <w:rtl w:val="0"/>
              </w:rPr>
              <w:t xml:space="preserve">McCall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D">
            <w:pPr>
              <w:rPr>
                <w:sz w:val="18"/>
                <w:szCs w:val="18"/>
              </w:rPr>
            </w:pPr>
            <w:r w:rsidDel="00000000" w:rsidR="00000000" w:rsidRPr="00000000">
              <w:rPr>
                <w:sz w:val="18"/>
                <w:szCs w:val="18"/>
                <w:rtl w:val="0"/>
              </w:rPr>
              <w:t xml:space="preserve">0000-0002-4668-4212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E">
            <w:pPr>
              <w:rPr>
                <w:sz w:val="18"/>
                <w:szCs w:val="18"/>
              </w:rPr>
            </w:pPr>
            <w:r w:rsidDel="00000000" w:rsidR="00000000" w:rsidRPr="00000000">
              <w:rPr>
                <w:sz w:val="18"/>
                <w:szCs w:val="18"/>
                <w:rtl w:val="0"/>
              </w:rPr>
              <w:t xml:space="preserve">Syracuse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0">
            <w:pPr>
              <w:rPr>
                <w:sz w:val="18"/>
                <w:szCs w:val="18"/>
              </w:rPr>
            </w:pPr>
            <w:r w:rsidDel="00000000" w:rsidR="00000000" w:rsidRPr="00000000">
              <w:rPr>
                <w:sz w:val="18"/>
                <w:szCs w:val="18"/>
                <w:rtl w:val="0"/>
              </w:rPr>
              <w:t xml:space="preserve">Nikita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1">
            <w:pPr>
              <w:rPr>
                <w:sz w:val="18"/>
                <w:szCs w:val="18"/>
              </w:rPr>
            </w:pPr>
            <w:r w:rsidDel="00000000" w:rsidR="00000000" w:rsidRPr="00000000">
              <w:rPr>
                <w:sz w:val="18"/>
                <w:szCs w:val="18"/>
                <w:rtl w:val="0"/>
              </w:rPr>
              <w:t xml:space="preserve">Mehta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2">
            <w:pPr>
              <w:rPr>
                <w:sz w:val="18"/>
                <w:szCs w:val="18"/>
              </w:rPr>
            </w:pPr>
            <w:r w:rsidDel="00000000" w:rsidR="00000000" w:rsidRPr="00000000">
              <w:rPr>
                <w:sz w:val="18"/>
                <w:szCs w:val="18"/>
                <w:rtl w:val="0"/>
              </w:rPr>
              <w:t xml:space="preserve">0000-0001-6208-747X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3">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4">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5">
            <w:pPr>
              <w:rPr>
                <w:sz w:val="18"/>
                <w:szCs w:val="18"/>
              </w:rPr>
            </w:pPr>
            <w:r w:rsidDel="00000000" w:rsidR="00000000" w:rsidRPr="00000000">
              <w:rPr>
                <w:sz w:val="18"/>
                <w:szCs w:val="18"/>
                <w:rtl w:val="0"/>
              </w:rPr>
              <w:t xml:space="preserve">Esteban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6">
            <w:pPr>
              <w:rPr>
                <w:sz w:val="18"/>
                <w:szCs w:val="18"/>
              </w:rPr>
            </w:pPr>
            <w:r w:rsidDel="00000000" w:rsidR="00000000" w:rsidRPr="00000000">
              <w:rPr>
                <w:sz w:val="18"/>
                <w:szCs w:val="18"/>
                <w:rtl w:val="0"/>
              </w:rPr>
              <w:t xml:space="preserve">Méndez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7">
            <w:pPr>
              <w:rPr>
                <w:sz w:val="18"/>
                <w:szCs w:val="18"/>
              </w:rPr>
            </w:pPr>
            <w:r w:rsidDel="00000000" w:rsidR="00000000" w:rsidRPr="00000000">
              <w:rPr>
                <w:sz w:val="18"/>
                <w:szCs w:val="18"/>
                <w:rtl w:val="0"/>
              </w:rPr>
              <w:t xml:space="preserve">0000-0002-7248-6092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8">
            <w:pPr>
              <w:rPr>
                <w:sz w:val="18"/>
                <w:szCs w:val="18"/>
              </w:rPr>
            </w:pPr>
            <w:r w:rsidDel="00000000" w:rsidR="00000000" w:rsidRPr="00000000">
              <w:rPr>
                <w:sz w:val="18"/>
                <w:szCs w:val="18"/>
                <w:rtl w:val="0"/>
              </w:rPr>
              <w:t xml:space="preserve">Central Bank of Costa Rica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A">
            <w:pPr>
              <w:rPr>
                <w:sz w:val="18"/>
                <w:szCs w:val="18"/>
              </w:rPr>
            </w:pPr>
            <w:r w:rsidDel="00000000" w:rsidR="00000000" w:rsidRPr="00000000">
              <w:rPr>
                <w:sz w:val="18"/>
                <w:szCs w:val="18"/>
                <w:rtl w:val="0"/>
              </w:rPr>
              <w:t xml:space="preserve">Johannes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B">
            <w:pPr>
              <w:rPr>
                <w:sz w:val="18"/>
                <w:szCs w:val="18"/>
              </w:rPr>
            </w:pPr>
            <w:r w:rsidDel="00000000" w:rsidR="00000000" w:rsidRPr="00000000">
              <w:rPr>
                <w:sz w:val="18"/>
                <w:szCs w:val="18"/>
                <w:rtl w:val="0"/>
              </w:rPr>
              <w:t xml:space="preserve">Michalak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C">
            <w:pPr>
              <w:rPr>
                <w:sz w:val="18"/>
                <w:szCs w:val="18"/>
              </w:rPr>
            </w:pPr>
            <w:r w:rsidDel="00000000" w:rsidR="00000000" w:rsidRPr="00000000">
              <w:rPr>
                <w:sz w:val="18"/>
                <w:szCs w:val="18"/>
                <w:rtl w:val="0"/>
              </w:rPr>
              <w:t xml:space="preserve">0000-0003-4701-5464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D">
            <w:pPr>
              <w:rPr>
                <w:sz w:val="18"/>
                <w:szCs w:val="18"/>
              </w:rPr>
            </w:pPr>
            <w:r w:rsidDel="00000000" w:rsidR="00000000" w:rsidRPr="00000000">
              <w:rPr>
                <w:sz w:val="18"/>
                <w:szCs w:val="18"/>
                <w:rtl w:val="0"/>
              </w:rPr>
              <w:t xml:space="preserve">Witten/Herdecke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F">
            <w:pPr>
              <w:rPr>
                <w:sz w:val="18"/>
                <w:szCs w:val="18"/>
              </w:rPr>
            </w:pPr>
            <w:r w:rsidDel="00000000" w:rsidR="00000000" w:rsidRPr="00000000">
              <w:rPr>
                <w:sz w:val="18"/>
                <w:szCs w:val="18"/>
                <w:rtl w:val="0"/>
              </w:rPr>
              <w:t xml:space="preserve">Daniel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0">
            <w:pPr>
              <w:rPr>
                <w:sz w:val="18"/>
                <w:szCs w:val="18"/>
              </w:rPr>
            </w:pPr>
            <w:r w:rsidDel="00000000" w:rsidR="00000000" w:rsidRPr="00000000">
              <w:rPr>
                <w:sz w:val="18"/>
                <w:szCs w:val="18"/>
                <w:rtl w:val="0"/>
              </w:rPr>
              <w:t xml:space="preserve">Molden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1">
            <w:pPr>
              <w:rPr>
                <w:sz w:val="18"/>
                <w:szCs w:val="18"/>
              </w:rPr>
            </w:pPr>
            <w:r w:rsidDel="00000000" w:rsidR="00000000" w:rsidRPr="00000000">
              <w:rPr>
                <w:sz w:val="18"/>
                <w:szCs w:val="18"/>
                <w:rtl w:val="0"/>
              </w:rPr>
              <w:t xml:space="preserve">0000-0002-2182-5621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2">
            <w:pPr>
              <w:rPr>
                <w:sz w:val="18"/>
                <w:szCs w:val="18"/>
              </w:rPr>
            </w:pPr>
            <w:r w:rsidDel="00000000" w:rsidR="00000000" w:rsidRPr="00000000">
              <w:rPr>
                <w:sz w:val="18"/>
                <w:szCs w:val="18"/>
                <w:rtl w:val="0"/>
              </w:rPr>
              <w:t xml:space="preserve">Northwestern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4">
            <w:pPr>
              <w:rPr>
                <w:sz w:val="18"/>
                <w:szCs w:val="18"/>
              </w:rPr>
            </w:pPr>
            <w:r w:rsidDel="00000000" w:rsidR="00000000" w:rsidRPr="00000000">
              <w:rPr>
                <w:sz w:val="18"/>
                <w:szCs w:val="18"/>
                <w:rtl w:val="0"/>
              </w:rPr>
              <w:t xml:space="preserve">Faisal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5">
            <w:pPr>
              <w:rPr>
                <w:sz w:val="18"/>
                <w:szCs w:val="18"/>
              </w:rPr>
            </w:pPr>
            <w:r w:rsidDel="00000000" w:rsidR="00000000" w:rsidRPr="00000000">
              <w:rPr>
                <w:sz w:val="18"/>
                <w:szCs w:val="18"/>
                <w:rtl w:val="0"/>
              </w:rPr>
              <w:t xml:space="preserve">Mushtaq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6">
            <w:pPr>
              <w:rPr>
                <w:sz w:val="18"/>
                <w:szCs w:val="18"/>
              </w:rPr>
            </w:pPr>
            <w:r w:rsidDel="00000000" w:rsidR="00000000" w:rsidRPr="00000000">
              <w:rPr>
                <w:sz w:val="18"/>
                <w:szCs w:val="18"/>
                <w:rtl w:val="0"/>
              </w:rPr>
              <w:t xml:space="preserve">0000-0001-7881-1127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7">
            <w:pPr>
              <w:rPr>
                <w:sz w:val="18"/>
                <w:szCs w:val="18"/>
              </w:rPr>
            </w:pPr>
            <w:r w:rsidDel="00000000" w:rsidR="00000000" w:rsidRPr="00000000">
              <w:rPr>
                <w:sz w:val="18"/>
                <w:szCs w:val="18"/>
                <w:rtl w:val="0"/>
              </w:rPr>
              <w:t xml:space="preserve">University of Leeds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9">
            <w:pPr>
              <w:rPr>
                <w:sz w:val="18"/>
                <w:szCs w:val="18"/>
              </w:rPr>
            </w:pPr>
            <w:r w:rsidDel="00000000" w:rsidR="00000000" w:rsidRPr="00000000">
              <w:rPr>
                <w:sz w:val="18"/>
                <w:szCs w:val="18"/>
                <w:rtl w:val="0"/>
              </w:rPr>
              <w:t xml:space="preserve">Claudia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A">
            <w:pPr>
              <w:rPr>
                <w:sz w:val="18"/>
                <w:szCs w:val="18"/>
              </w:rPr>
            </w:pPr>
            <w:r w:rsidDel="00000000" w:rsidR="00000000" w:rsidRPr="00000000">
              <w:rPr>
                <w:sz w:val="18"/>
                <w:szCs w:val="18"/>
                <w:rtl w:val="0"/>
              </w:rPr>
              <w:t xml:space="preserve">Neuendorf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B">
            <w:pPr>
              <w:rPr>
                <w:sz w:val="18"/>
                <w:szCs w:val="18"/>
              </w:rPr>
            </w:pPr>
            <w:r w:rsidDel="00000000" w:rsidR="00000000" w:rsidRPr="00000000">
              <w:rPr>
                <w:sz w:val="18"/>
                <w:szCs w:val="18"/>
                <w:rtl w:val="0"/>
              </w:rPr>
              <w:t xml:space="preserve">0000-0002-3024-0000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C">
            <w:pPr>
              <w:rPr>
                <w:sz w:val="18"/>
                <w:szCs w:val="18"/>
              </w:rPr>
            </w:pPr>
            <w:r w:rsidDel="00000000" w:rsidR="00000000" w:rsidRPr="00000000">
              <w:rPr>
                <w:sz w:val="18"/>
                <w:szCs w:val="18"/>
                <w:rtl w:val="0"/>
              </w:rPr>
              <w:t xml:space="preserve">University of Potsdam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E">
            <w:pPr>
              <w:rPr>
                <w:sz w:val="18"/>
                <w:szCs w:val="18"/>
              </w:rPr>
            </w:pPr>
            <w:r w:rsidDel="00000000" w:rsidR="00000000" w:rsidRPr="00000000">
              <w:rPr>
                <w:sz w:val="18"/>
                <w:szCs w:val="18"/>
                <w:rtl w:val="0"/>
              </w:rPr>
              <w:t xml:space="preserve">Austin 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F">
            <w:pPr>
              <w:rPr>
                <w:sz w:val="18"/>
                <w:szCs w:val="18"/>
              </w:rPr>
            </w:pPr>
            <w:r w:rsidDel="00000000" w:rsidR="00000000" w:rsidRPr="00000000">
              <w:rPr>
                <w:sz w:val="18"/>
                <w:szCs w:val="18"/>
                <w:rtl w:val="0"/>
              </w:rPr>
              <w:t xml:space="preserve">Nichols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0">
            <w:pPr>
              <w:rPr>
                <w:sz w:val="18"/>
                <w:szCs w:val="18"/>
              </w:rPr>
            </w:pPr>
            <w:r w:rsidDel="00000000" w:rsidR="00000000" w:rsidRPr="00000000">
              <w:rPr>
                <w:sz w:val="18"/>
                <w:szCs w:val="18"/>
                <w:rtl w:val="0"/>
              </w:rPr>
              <w:t xml:space="preserve">0000-0003-4580-3301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1">
            <w:pPr>
              <w:rPr>
                <w:sz w:val="18"/>
                <w:szCs w:val="18"/>
              </w:rPr>
            </w:pPr>
            <w:r w:rsidDel="00000000" w:rsidR="00000000" w:rsidRPr="00000000">
              <w:rPr>
                <w:sz w:val="18"/>
                <w:szCs w:val="18"/>
                <w:rtl w:val="0"/>
              </w:rPr>
              <w:t xml:space="preserve">Central European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3">
            <w:pPr>
              <w:rPr>
                <w:sz w:val="18"/>
                <w:szCs w:val="18"/>
              </w:rPr>
            </w:pPr>
            <w:r w:rsidDel="00000000" w:rsidR="00000000" w:rsidRPr="00000000">
              <w:rPr>
                <w:sz w:val="18"/>
                <w:szCs w:val="18"/>
                <w:rtl w:val="0"/>
              </w:rPr>
              <w:t xml:space="preserve">Gustav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4">
            <w:pPr>
              <w:rPr>
                <w:sz w:val="18"/>
                <w:szCs w:val="18"/>
              </w:rPr>
            </w:pPr>
            <w:r w:rsidDel="00000000" w:rsidR="00000000" w:rsidRPr="00000000">
              <w:rPr>
                <w:sz w:val="18"/>
                <w:szCs w:val="18"/>
                <w:rtl w:val="0"/>
              </w:rPr>
              <w:t xml:space="preserve">Nilsonne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5">
            <w:pPr>
              <w:rPr>
                <w:sz w:val="18"/>
                <w:szCs w:val="18"/>
              </w:rPr>
            </w:pPr>
            <w:r w:rsidDel="00000000" w:rsidR="00000000" w:rsidRPr="00000000">
              <w:rPr>
                <w:sz w:val="18"/>
                <w:szCs w:val="18"/>
                <w:rtl w:val="0"/>
              </w:rPr>
              <w:t xml:space="preserve">0000-0001-5273-0150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6">
            <w:pPr>
              <w:rPr>
                <w:sz w:val="18"/>
                <w:szCs w:val="18"/>
              </w:rPr>
            </w:pPr>
            <w:r w:rsidDel="00000000" w:rsidR="00000000" w:rsidRPr="00000000">
              <w:rPr>
                <w:sz w:val="18"/>
                <w:szCs w:val="18"/>
                <w:rtl w:val="0"/>
              </w:rPr>
              <w:t xml:space="preserve">Karolinska Institutet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7">
            <w:pPr>
              <w:rPr>
                <w:sz w:val="18"/>
                <w:szCs w:val="18"/>
              </w:rPr>
            </w:pPr>
            <w:r w:rsidDel="00000000" w:rsidR="00000000" w:rsidRPr="00000000">
              <w:rPr>
                <w:sz w:val="18"/>
                <w:szCs w:val="18"/>
                <w:rtl w:val="0"/>
              </w:rPr>
              <w:t xml:space="preserve">Stockholm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8">
            <w:pPr>
              <w:rPr>
                <w:sz w:val="18"/>
                <w:szCs w:val="18"/>
              </w:rPr>
            </w:pPr>
            <w:r w:rsidDel="00000000" w:rsidR="00000000" w:rsidRPr="00000000">
              <w:rPr>
                <w:sz w:val="18"/>
                <w:szCs w:val="18"/>
                <w:rtl w:val="0"/>
              </w:rPr>
              <w:t xml:space="preserve">Ernest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9">
            <w:pPr>
              <w:rPr>
                <w:sz w:val="18"/>
                <w:szCs w:val="18"/>
              </w:rPr>
            </w:pPr>
            <w:r w:rsidDel="00000000" w:rsidR="00000000" w:rsidRPr="00000000">
              <w:rPr>
                <w:sz w:val="18"/>
                <w:szCs w:val="18"/>
                <w:rtl w:val="0"/>
              </w:rPr>
              <w:t xml:space="preserve">O'Boyle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A">
            <w:pPr>
              <w:rPr>
                <w:sz w:val="18"/>
                <w:szCs w:val="18"/>
              </w:rPr>
            </w:pPr>
            <w:r w:rsidDel="00000000" w:rsidR="00000000" w:rsidRPr="00000000">
              <w:rPr>
                <w:sz w:val="18"/>
                <w:szCs w:val="18"/>
                <w:rtl w:val="0"/>
              </w:rPr>
              <w:t xml:space="preserve">0000-0002-9365-1069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B">
            <w:pPr>
              <w:rPr>
                <w:sz w:val="18"/>
                <w:szCs w:val="18"/>
              </w:rPr>
            </w:pPr>
            <w:r w:rsidDel="00000000" w:rsidR="00000000" w:rsidRPr="00000000">
              <w:rPr>
                <w:sz w:val="18"/>
                <w:szCs w:val="18"/>
                <w:rtl w:val="0"/>
              </w:rPr>
              <w:t xml:space="preserve">Indiana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D">
            <w:pPr>
              <w:rPr>
                <w:sz w:val="18"/>
                <w:szCs w:val="18"/>
              </w:rPr>
            </w:pPr>
            <w:r w:rsidDel="00000000" w:rsidR="00000000" w:rsidRPr="00000000">
              <w:rPr>
                <w:sz w:val="18"/>
                <w:szCs w:val="18"/>
                <w:rtl w:val="0"/>
              </w:rPr>
              <w:t xml:space="preserve">Jeewon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E">
            <w:pPr>
              <w:rPr>
                <w:sz w:val="18"/>
                <w:szCs w:val="18"/>
              </w:rPr>
            </w:pPr>
            <w:r w:rsidDel="00000000" w:rsidR="00000000" w:rsidRPr="00000000">
              <w:rPr>
                <w:sz w:val="18"/>
                <w:szCs w:val="18"/>
                <w:rtl w:val="0"/>
              </w:rPr>
              <w:t xml:space="preserve">Oh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F">
            <w:pPr>
              <w:rPr>
                <w:sz w:val="18"/>
                <w:szCs w:val="18"/>
              </w:rPr>
            </w:pPr>
            <w:r w:rsidDel="00000000" w:rsidR="00000000" w:rsidRPr="00000000">
              <w:rPr>
                <w:sz w:val="18"/>
                <w:szCs w:val="18"/>
                <w:rtl w:val="0"/>
              </w:rPr>
              <w:t xml:space="preserve">0000-0001-8103-906X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0">
            <w:pPr>
              <w:rPr>
                <w:sz w:val="18"/>
                <w:szCs w:val="18"/>
              </w:rPr>
            </w:pPr>
            <w:r w:rsidDel="00000000" w:rsidR="00000000" w:rsidRPr="00000000">
              <w:rPr>
                <w:sz w:val="18"/>
                <w:szCs w:val="18"/>
                <w:rtl w:val="0"/>
              </w:rPr>
              <w:t xml:space="preserve">Syracuse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2">
            <w:pPr>
              <w:rPr>
                <w:sz w:val="18"/>
                <w:szCs w:val="18"/>
              </w:rPr>
            </w:pPr>
            <w:r w:rsidDel="00000000" w:rsidR="00000000" w:rsidRPr="00000000">
              <w:rPr>
                <w:sz w:val="18"/>
                <w:szCs w:val="18"/>
                <w:rtl w:val="0"/>
              </w:rPr>
              <w:t xml:space="preserve">Thomas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3">
            <w:pPr>
              <w:rPr>
                <w:sz w:val="18"/>
                <w:szCs w:val="18"/>
              </w:rPr>
            </w:pPr>
            <w:r w:rsidDel="00000000" w:rsidR="00000000" w:rsidRPr="00000000">
              <w:rPr>
                <w:sz w:val="18"/>
                <w:szCs w:val="18"/>
                <w:rtl w:val="0"/>
              </w:rPr>
              <w:t xml:space="preserve">Ostermann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4">
            <w:pPr>
              <w:rPr>
                <w:sz w:val="18"/>
                <w:szCs w:val="18"/>
              </w:rPr>
            </w:pPr>
            <w:r w:rsidDel="00000000" w:rsidR="00000000" w:rsidRPr="00000000">
              <w:rPr>
                <w:sz w:val="18"/>
                <w:szCs w:val="18"/>
                <w:rtl w:val="0"/>
              </w:rPr>
              <w:t xml:space="preserve">0000-0003-2695-0701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5">
            <w:pPr>
              <w:rPr>
                <w:sz w:val="18"/>
                <w:szCs w:val="18"/>
              </w:rPr>
            </w:pPr>
            <w:r w:rsidDel="00000000" w:rsidR="00000000" w:rsidRPr="00000000">
              <w:rPr>
                <w:sz w:val="18"/>
                <w:szCs w:val="18"/>
                <w:rtl w:val="0"/>
              </w:rPr>
              <w:t xml:space="preserve">Witten/Herdecke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7">
            <w:pPr>
              <w:rPr>
                <w:sz w:val="18"/>
                <w:szCs w:val="18"/>
              </w:rPr>
            </w:pPr>
            <w:r w:rsidDel="00000000" w:rsidR="00000000" w:rsidRPr="00000000">
              <w:rPr>
                <w:sz w:val="18"/>
                <w:szCs w:val="18"/>
                <w:rtl w:val="0"/>
              </w:rPr>
              <w:t xml:space="preserve">Abiola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8">
            <w:pPr>
              <w:rPr>
                <w:sz w:val="18"/>
                <w:szCs w:val="18"/>
              </w:rPr>
            </w:pPr>
            <w:r w:rsidDel="00000000" w:rsidR="00000000" w:rsidRPr="00000000">
              <w:rPr>
                <w:sz w:val="18"/>
                <w:szCs w:val="18"/>
                <w:rtl w:val="0"/>
              </w:rPr>
              <w:t xml:space="preserve">Oyebanjo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9">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A">
            <w:pPr>
              <w:rPr>
                <w:sz w:val="18"/>
                <w:szCs w:val="18"/>
              </w:rPr>
            </w:pPr>
            <w:r w:rsidDel="00000000" w:rsidR="00000000" w:rsidRPr="00000000">
              <w:rPr>
                <w:sz w:val="18"/>
                <w:szCs w:val="18"/>
                <w:rtl w:val="0"/>
              </w:rPr>
              <w:t xml:space="preserve">Policy Innovation Center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C">
            <w:pPr>
              <w:rPr>
                <w:sz w:val="18"/>
                <w:szCs w:val="18"/>
              </w:rPr>
            </w:pPr>
            <w:r w:rsidDel="00000000" w:rsidR="00000000" w:rsidRPr="00000000">
              <w:rPr>
                <w:sz w:val="18"/>
                <w:szCs w:val="18"/>
                <w:rtl w:val="0"/>
              </w:rPr>
              <w:t xml:space="preserve">Radoslaw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D">
            <w:pPr>
              <w:rPr>
                <w:sz w:val="18"/>
                <w:szCs w:val="18"/>
              </w:rPr>
            </w:pPr>
            <w:r w:rsidDel="00000000" w:rsidR="00000000" w:rsidRPr="00000000">
              <w:rPr>
                <w:sz w:val="18"/>
                <w:szCs w:val="18"/>
                <w:rtl w:val="0"/>
              </w:rPr>
              <w:t xml:space="preserve">Panczak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E">
            <w:pPr>
              <w:rPr>
                <w:sz w:val="18"/>
                <w:szCs w:val="18"/>
              </w:rPr>
            </w:pPr>
            <w:r w:rsidDel="00000000" w:rsidR="00000000" w:rsidRPr="00000000">
              <w:rPr>
                <w:sz w:val="18"/>
                <w:szCs w:val="18"/>
                <w:rtl w:val="0"/>
              </w:rPr>
              <w:t xml:space="preserve">0000-0001-5141-683X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F">
            <w:pPr>
              <w:rPr>
                <w:sz w:val="18"/>
                <w:szCs w:val="18"/>
              </w:rPr>
            </w:pPr>
            <w:r w:rsidDel="00000000" w:rsidR="00000000" w:rsidRPr="00000000">
              <w:rPr>
                <w:sz w:val="18"/>
                <w:szCs w:val="18"/>
                <w:rtl w:val="0"/>
              </w:rPr>
              <w:t xml:space="preserve">University of Bern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1">
            <w:pPr>
              <w:rPr>
                <w:sz w:val="18"/>
                <w:szCs w:val="18"/>
              </w:rPr>
            </w:pPr>
            <w:r w:rsidDel="00000000" w:rsidR="00000000" w:rsidRPr="00000000">
              <w:rPr>
                <w:sz w:val="18"/>
                <w:szCs w:val="18"/>
                <w:rtl w:val="0"/>
              </w:rPr>
              <w:t xml:space="preserve">Yuri 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2">
            <w:pPr>
              <w:rPr>
                <w:sz w:val="18"/>
                <w:szCs w:val="18"/>
              </w:rPr>
            </w:pPr>
            <w:r w:rsidDel="00000000" w:rsidR="00000000" w:rsidRPr="00000000">
              <w:rPr>
                <w:sz w:val="18"/>
                <w:szCs w:val="18"/>
                <w:rtl w:val="0"/>
              </w:rPr>
              <w:t xml:space="preserve">Pavlov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3">
            <w:pPr>
              <w:rPr>
                <w:sz w:val="18"/>
                <w:szCs w:val="18"/>
              </w:rPr>
            </w:pPr>
            <w:r w:rsidDel="00000000" w:rsidR="00000000" w:rsidRPr="00000000">
              <w:rPr>
                <w:sz w:val="18"/>
                <w:szCs w:val="18"/>
                <w:rtl w:val="0"/>
              </w:rPr>
              <w:t xml:space="preserve">0000-0002-3896-5145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4">
            <w:pPr>
              <w:rPr>
                <w:sz w:val="18"/>
                <w:szCs w:val="18"/>
              </w:rPr>
            </w:pPr>
            <w:r w:rsidDel="00000000" w:rsidR="00000000" w:rsidRPr="00000000">
              <w:rPr>
                <w:sz w:val="18"/>
                <w:szCs w:val="18"/>
                <w:rtl w:val="0"/>
              </w:rPr>
              <w:t xml:space="preserve">University of Tuebingen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6">
            <w:pPr>
              <w:rPr>
                <w:sz w:val="18"/>
                <w:szCs w:val="18"/>
              </w:rPr>
            </w:pPr>
            <w:r w:rsidDel="00000000" w:rsidR="00000000" w:rsidRPr="00000000">
              <w:rPr>
                <w:sz w:val="18"/>
                <w:szCs w:val="18"/>
                <w:rtl w:val="0"/>
              </w:rPr>
              <w:t xml:space="preserve">Zoran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7">
            <w:pPr>
              <w:rPr>
                <w:sz w:val="18"/>
                <w:szCs w:val="18"/>
              </w:rPr>
            </w:pPr>
            <w:r w:rsidDel="00000000" w:rsidR="00000000" w:rsidRPr="00000000">
              <w:rPr>
                <w:sz w:val="18"/>
                <w:szCs w:val="18"/>
                <w:rtl w:val="0"/>
              </w:rPr>
              <w:t xml:space="preserve">Pavlović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8">
            <w:pPr>
              <w:rPr>
                <w:sz w:val="18"/>
                <w:szCs w:val="18"/>
              </w:rPr>
            </w:pPr>
            <w:r w:rsidDel="00000000" w:rsidR="00000000" w:rsidRPr="00000000">
              <w:rPr>
                <w:sz w:val="18"/>
                <w:szCs w:val="18"/>
                <w:rtl w:val="0"/>
              </w:rPr>
              <w:t xml:space="preserve">0000-0002-9231-5100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9">
            <w:pPr>
              <w:rPr>
                <w:sz w:val="18"/>
                <w:szCs w:val="18"/>
              </w:rPr>
            </w:pPr>
            <w:r w:rsidDel="00000000" w:rsidR="00000000" w:rsidRPr="00000000">
              <w:rPr>
                <w:sz w:val="18"/>
                <w:szCs w:val="18"/>
                <w:rtl w:val="0"/>
              </w:rPr>
              <w:t xml:space="preserve">Faculty of Philosophy, University of Belgrade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B">
            <w:pPr>
              <w:rPr>
                <w:sz w:val="18"/>
                <w:szCs w:val="18"/>
              </w:rPr>
            </w:pPr>
            <w:r w:rsidDel="00000000" w:rsidR="00000000" w:rsidRPr="00000000">
              <w:rPr>
                <w:sz w:val="18"/>
                <w:szCs w:val="18"/>
                <w:rtl w:val="0"/>
              </w:rPr>
              <w:t xml:space="preserve">Noemi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C">
            <w:pPr>
              <w:rPr>
                <w:sz w:val="18"/>
                <w:szCs w:val="18"/>
              </w:rPr>
            </w:pPr>
            <w:r w:rsidDel="00000000" w:rsidR="00000000" w:rsidRPr="00000000">
              <w:rPr>
                <w:sz w:val="18"/>
                <w:szCs w:val="18"/>
                <w:rtl w:val="0"/>
              </w:rPr>
              <w:t xml:space="preserve">Peter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D">
            <w:pPr>
              <w:rPr>
                <w:sz w:val="18"/>
                <w:szCs w:val="18"/>
              </w:rPr>
            </w:pPr>
            <w:r w:rsidDel="00000000" w:rsidR="00000000" w:rsidRPr="00000000">
              <w:rPr>
                <w:sz w:val="18"/>
                <w:szCs w:val="18"/>
                <w:rtl w:val="0"/>
              </w:rPr>
              <w:t xml:space="preserve">0000-0002-2743-4883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E">
            <w:pPr>
              <w:rPr>
                <w:sz w:val="18"/>
                <w:szCs w:val="18"/>
              </w:rPr>
            </w:pPr>
            <w:r w:rsidDel="00000000" w:rsidR="00000000" w:rsidRPr="00000000">
              <w:rPr>
                <w:sz w:val="18"/>
                <w:szCs w:val="18"/>
                <w:rtl w:val="0"/>
              </w:rPr>
              <w:t xml:space="preserve">University of Groningen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0">
            <w:pPr>
              <w:rPr>
                <w:sz w:val="18"/>
                <w:szCs w:val="18"/>
              </w:rPr>
            </w:pPr>
            <w:r w:rsidDel="00000000" w:rsidR="00000000" w:rsidRPr="00000000">
              <w:rPr>
                <w:sz w:val="18"/>
                <w:szCs w:val="18"/>
                <w:rtl w:val="0"/>
              </w:rPr>
              <w:t xml:space="preserve">Kim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1">
            <w:pPr>
              <w:rPr>
                <w:sz w:val="18"/>
                <w:szCs w:val="18"/>
              </w:rPr>
            </w:pPr>
            <w:r w:rsidDel="00000000" w:rsidR="00000000" w:rsidRPr="00000000">
              <w:rPr>
                <w:sz w:val="18"/>
                <w:szCs w:val="18"/>
                <w:rtl w:val="0"/>
              </w:rPr>
              <w:t xml:space="preserve">Peters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2">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3">
            <w:pPr>
              <w:rPr>
                <w:sz w:val="18"/>
                <w:szCs w:val="18"/>
              </w:rPr>
            </w:pPr>
            <w:r w:rsidDel="00000000" w:rsidR="00000000" w:rsidRPr="00000000">
              <w:rPr>
                <w:sz w:val="18"/>
                <w:szCs w:val="18"/>
                <w:rtl w:val="0"/>
              </w:rPr>
              <w:t xml:space="preserve">University of Exeter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5">
            <w:pPr>
              <w:rPr>
                <w:sz w:val="18"/>
                <w:szCs w:val="18"/>
              </w:rPr>
            </w:pPr>
            <w:r w:rsidDel="00000000" w:rsidR="00000000" w:rsidRPr="00000000">
              <w:rPr>
                <w:sz w:val="18"/>
                <w:szCs w:val="18"/>
                <w:rtl w:val="0"/>
              </w:rPr>
              <w:t xml:space="preserve">Nathaniel 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6">
            <w:pPr>
              <w:rPr>
                <w:sz w:val="18"/>
                <w:szCs w:val="18"/>
              </w:rPr>
            </w:pPr>
            <w:r w:rsidDel="00000000" w:rsidR="00000000" w:rsidRPr="00000000">
              <w:rPr>
                <w:sz w:val="18"/>
                <w:szCs w:val="18"/>
                <w:rtl w:val="0"/>
              </w:rPr>
              <w:t xml:space="preserve">Porter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7">
            <w:pPr>
              <w:rPr>
                <w:sz w:val="18"/>
                <w:szCs w:val="18"/>
              </w:rPr>
            </w:pPr>
            <w:r w:rsidDel="00000000" w:rsidR="00000000" w:rsidRPr="00000000">
              <w:rPr>
                <w:sz w:val="18"/>
                <w:szCs w:val="18"/>
                <w:rtl w:val="0"/>
              </w:rPr>
              <w:t xml:space="preserve">0000-0002-0479-6777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8">
            <w:pPr>
              <w:rPr>
                <w:sz w:val="18"/>
                <w:szCs w:val="18"/>
              </w:rPr>
            </w:pPr>
            <w:r w:rsidDel="00000000" w:rsidR="00000000" w:rsidRPr="00000000">
              <w:rPr>
                <w:sz w:val="18"/>
                <w:szCs w:val="18"/>
                <w:rtl w:val="0"/>
              </w:rPr>
              <w:t xml:space="preserve">Virginia Tech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A">
            <w:pPr>
              <w:rPr>
                <w:sz w:val="18"/>
                <w:szCs w:val="18"/>
              </w:rPr>
            </w:pPr>
            <w:r w:rsidDel="00000000" w:rsidR="00000000" w:rsidRPr="00000000">
              <w:rPr>
                <w:sz w:val="18"/>
                <w:szCs w:val="18"/>
                <w:rtl w:val="0"/>
              </w:rPr>
              <w:t xml:space="preserve">Mariah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B">
            <w:pPr>
              <w:rPr>
                <w:sz w:val="18"/>
                <w:szCs w:val="18"/>
              </w:rPr>
            </w:pPr>
            <w:r w:rsidDel="00000000" w:rsidR="00000000" w:rsidRPr="00000000">
              <w:rPr>
                <w:sz w:val="18"/>
                <w:szCs w:val="18"/>
                <w:rtl w:val="0"/>
              </w:rPr>
              <w:t xml:space="preserve">Purol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C">
            <w:pPr>
              <w:rPr>
                <w:sz w:val="18"/>
                <w:szCs w:val="18"/>
              </w:rPr>
            </w:pPr>
            <w:r w:rsidDel="00000000" w:rsidR="00000000" w:rsidRPr="00000000">
              <w:rPr>
                <w:sz w:val="18"/>
                <w:szCs w:val="18"/>
                <w:rtl w:val="0"/>
              </w:rPr>
              <w:t xml:space="preserve">0000-0003-2921-3600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D">
            <w:pPr>
              <w:rPr>
                <w:sz w:val="18"/>
                <w:szCs w:val="18"/>
              </w:rPr>
            </w:pPr>
            <w:r w:rsidDel="00000000" w:rsidR="00000000" w:rsidRPr="00000000">
              <w:rPr>
                <w:sz w:val="18"/>
                <w:szCs w:val="18"/>
                <w:rtl w:val="0"/>
              </w:rPr>
              <w:t xml:space="preserve">Union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F">
            <w:pPr>
              <w:rPr>
                <w:sz w:val="18"/>
                <w:szCs w:val="18"/>
              </w:rPr>
            </w:pPr>
            <w:r w:rsidDel="00000000" w:rsidR="00000000" w:rsidRPr="00000000">
              <w:rPr>
                <w:sz w:val="18"/>
                <w:szCs w:val="18"/>
                <w:rtl w:val="0"/>
              </w:rPr>
              <w:t xml:space="preserve">Arathy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0">
            <w:pPr>
              <w:rPr>
                <w:sz w:val="18"/>
                <w:szCs w:val="18"/>
              </w:rPr>
            </w:pPr>
            <w:r w:rsidDel="00000000" w:rsidR="00000000" w:rsidRPr="00000000">
              <w:rPr>
                <w:sz w:val="18"/>
                <w:szCs w:val="18"/>
                <w:rtl w:val="0"/>
              </w:rPr>
              <w:t xml:space="preserve">Puthillam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1">
            <w:pPr>
              <w:rPr>
                <w:sz w:val="18"/>
                <w:szCs w:val="18"/>
              </w:rPr>
            </w:pPr>
            <w:r w:rsidDel="00000000" w:rsidR="00000000" w:rsidRPr="00000000">
              <w:rPr>
                <w:sz w:val="18"/>
                <w:szCs w:val="18"/>
                <w:rtl w:val="0"/>
              </w:rPr>
              <w:t xml:space="preserve">0000-0003-2426-8362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2">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3">
            <w:pPr>
              <w:rPr>
                <w:sz w:val="18"/>
                <w:szCs w:val="18"/>
              </w:rPr>
            </w:pPr>
            <w:r w:rsidDel="00000000" w:rsidR="00000000" w:rsidRPr="00000000">
              <w:rPr>
                <w:sz w:val="18"/>
                <w:szCs w:val="18"/>
                <w:rtl w:val="0"/>
              </w:rPr>
              <w:t xml:space="preserve">UC San Diego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4">
            <w:pPr>
              <w:rPr>
                <w:sz w:val="18"/>
                <w:szCs w:val="18"/>
              </w:rPr>
            </w:pPr>
            <w:r w:rsidDel="00000000" w:rsidR="00000000" w:rsidRPr="00000000">
              <w:rPr>
                <w:sz w:val="18"/>
                <w:szCs w:val="18"/>
                <w:rtl w:val="0"/>
              </w:rPr>
              <w:t xml:space="preserve">Marco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5">
            <w:pPr>
              <w:rPr>
                <w:sz w:val="18"/>
                <w:szCs w:val="18"/>
              </w:rPr>
            </w:pPr>
            <w:r w:rsidDel="00000000" w:rsidR="00000000" w:rsidRPr="00000000">
              <w:rPr>
                <w:sz w:val="18"/>
                <w:szCs w:val="18"/>
                <w:rtl w:val="0"/>
              </w:rPr>
              <w:t xml:space="preserve">Ramljak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6">
            <w:pPr>
              <w:rPr>
                <w:sz w:val="18"/>
                <w:szCs w:val="18"/>
              </w:rPr>
            </w:pPr>
            <w:r w:rsidDel="00000000" w:rsidR="00000000" w:rsidRPr="00000000">
              <w:rPr>
                <w:sz w:val="18"/>
                <w:szCs w:val="18"/>
                <w:rtl w:val="0"/>
              </w:rPr>
              <w:t xml:space="preserve">0009-0008-1502-6453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7">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8">
            <w:pPr>
              <w:rPr>
                <w:sz w:val="18"/>
                <w:szCs w:val="18"/>
              </w:rPr>
            </w:pPr>
            <w:r w:rsidDel="00000000" w:rsidR="00000000" w:rsidRPr="00000000">
              <w:rPr>
                <w:sz w:val="18"/>
                <w:szCs w:val="18"/>
                <w:rtl w:val="0"/>
              </w:rPr>
              <w:t xml:space="preserve">Zeppelin Universität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9">
            <w:pPr>
              <w:rPr>
                <w:sz w:val="18"/>
                <w:szCs w:val="18"/>
              </w:rPr>
            </w:pPr>
            <w:r w:rsidDel="00000000" w:rsidR="00000000" w:rsidRPr="00000000">
              <w:rPr>
                <w:sz w:val="18"/>
                <w:szCs w:val="18"/>
                <w:rtl w:val="0"/>
              </w:rPr>
              <w:t xml:space="preserve">Arran 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A">
            <w:pPr>
              <w:rPr>
                <w:sz w:val="18"/>
                <w:szCs w:val="18"/>
              </w:rPr>
            </w:pPr>
            <w:r w:rsidDel="00000000" w:rsidR="00000000" w:rsidRPr="00000000">
              <w:rPr>
                <w:sz w:val="18"/>
                <w:szCs w:val="18"/>
                <w:rtl w:val="0"/>
              </w:rPr>
              <w:t xml:space="preserve">Reader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B">
            <w:pPr>
              <w:rPr>
                <w:sz w:val="18"/>
                <w:szCs w:val="18"/>
              </w:rPr>
            </w:pPr>
            <w:r w:rsidDel="00000000" w:rsidR="00000000" w:rsidRPr="00000000">
              <w:rPr>
                <w:sz w:val="18"/>
                <w:szCs w:val="18"/>
                <w:rtl w:val="0"/>
              </w:rPr>
              <w:t xml:space="preserve">0000-0002-0273-6367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C">
            <w:pPr>
              <w:rPr>
                <w:sz w:val="18"/>
                <w:szCs w:val="18"/>
              </w:rPr>
            </w:pPr>
            <w:r w:rsidDel="00000000" w:rsidR="00000000" w:rsidRPr="00000000">
              <w:rPr>
                <w:sz w:val="18"/>
                <w:szCs w:val="18"/>
                <w:rtl w:val="0"/>
              </w:rPr>
              <w:t xml:space="preserve">University of Stirling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E">
            <w:pPr>
              <w:rPr>
                <w:sz w:val="18"/>
                <w:szCs w:val="18"/>
              </w:rPr>
            </w:pPr>
            <w:r w:rsidDel="00000000" w:rsidR="00000000" w:rsidRPr="00000000">
              <w:rPr>
                <w:sz w:val="18"/>
                <w:szCs w:val="18"/>
                <w:rtl w:val="0"/>
              </w:rPr>
              <w:t xml:space="preserve">W. Robert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F">
            <w:pPr>
              <w:rPr>
                <w:sz w:val="18"/>
                <w:szCs w:val="18"/>
              </w:rPr>
            </w:pPr>
            <w:r w:rsidDel="00000000" w:rsidR="00000000" w:rsidRPr="00000000">
              <w:rPr>
                <w:sz w:val="18"/>
                <w:szCs w:val="18"/>
                <w:rtl w:val="0"/>
              </w:rPr>
              <w:t xml:space="preserve">Reed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0">
            <w:pPr>
              <w:rPr>
                <w:sz w:val="18"/>
                <w:szCs w:val="18"/>
              </w:rPr>
            </w:pPr>
            <w:r w:rsidDel="00000000" w:rsidR="00000000" w:rsidRPr="00000000">
              <w:rPr>
                <w:sz w:val="18"/>
                <w:szCs w:val="18"/>
                <w:rtl w:val="0"/>
              </w:rPr>
              <w:t xml:space="preserve">0000-0002-6459-8174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1">
            <w:pPr>
              <w:rPr>
                <w:sz w:val="18"/>
                <w:szCs w:val="18"/>
              </w:rPr>
            </w:pPr>
            <w:r w:rsidDel="00000000" w:rsidR="00000000" w:rsidRPr="00000000">
              <w:rPr>
                <w:sz w:val="18"/>
                <w:szCs w:val="18"/>
                <w:rtl w:val="0"/>
              </w:rPr>
              <w:t xml:space="preserve">University of Canterbury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2">
            <w:pPr>
              <w:rPr>
                <w:sz w:val="18"/>
                <w:szCs w:val="18"/>
              </w:rPr>
            </w:pPr>
            <w:r w:rsidDel="00000000" w:rsidR="00000000" w:rsidRPr="00000000">
              <w:rPr>
                <w:sz w:val="18"/>
                <w:szCs w:val="18"/>
                <w:rtl w:val="0"/>
              </w:rPr>
              <w:t xml:space="preserve">UCMeta</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3">
            <w:pPr>
              <w:rPr>
                <w:sz w:val="18"/>
                <w:szCs w:val="18"/>
              </w:rPr>
            </w:pPr>
            <w:r w:rsidDel="00000000" w:rsidR="00000000" w:rsidRPr="00000000">
              <w:rPr>
                <w:sz w:val="18"/>
                <w:szCs w:val="18"/>
                <w:rtl w:val="0"/>
              </w:rPr>
              <w:t xml:space="preserve">Jan Philipp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4">
            <w:pPr>
              <w:rPr>
                <w:sz w:val="18"/>
                <w:szCs w:val="18"/>
              </w:rPr>
            </w:pPr>
            <w:r w:rsidDel="00000000" w:rsidR="00000000" w:rsidRPr="00000000">
              <w:rPr>
                <w:sz w:val="18"/>
                <w:szCs w:val="18"/>
                <w:rtl w:val="0"/>
              </w:rPr>
              <w:t xml:space="preserve">Röer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5">
            <w:pPr>
              <w:rPr>
                <w:sz w:val="18"/>
                <w:szCs w:val="18"/>
              </w:rPr>
            </w:pPr>
            <w:r w:rsidDel="00000000" w:rsidR="00000000" w:rsidRPr="00000000">
              <w:rPr>
                <w:sz w:val="18"/>
                <w:szCs w:val="18"/>
                <w:rtl w:val="0"/>
              </w:rPr>
              <w:t xml:space="preserve">0000-0001-7774-3433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6">
            <w:pPr>
              <w:rPr>
                <w:sz w:val="18"/>
                <w:szCs w:val="18"/>
              </w:rPr>
            </w:pPr>
            <w:r w:rsidDel="00000000" w:rsidR="00000000" w:rsidRPr="00000000">
              <w:rPr>
                <w:sz w:val="18"/>
                <w:szCs w:val="18"/>
                <w:rtl w:val="0"/>
              </w:rPr>
              <w:t xml:space="preserve">Witten/Herdecke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8">
            <w:pPr>
              <w:rPr>
                <w:sz w:val="18"/>
                <w:szCs w:val="18"/>
              </w:rPr>
            </w:pPr>
            <w:r w:rsidDel="00000000" w:rsidR="00000000" w:rsidRPr="00000000">
              <w:rPr>
                <w:sz w:val="18"/>
                <w:szCs w:val="18"/>
                <w:rtl w:val="0"/>
              </w:rPr>
              <w:t xml:space="preserve">Ivan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9">
            <w:pPr>
              <w:rPr>
                <w:sz w:val="18"/>
                <w:szCs w:val="18"/>
              </w:rPr>
            </w:pPr>
            <w:r w:rsidDel="00000000" w:rsidR="00000000" w:rsidRPr="00000000">
              <w:rPr>
                <w:sz w:val="18"/>
                <w:szCs w:val="18"/>
                <w:rtl w:val="0"/>
              </w:rPr>
              <w:t xml:space="preserve">Ropovik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A">
            <w:pPr>
              <w:rPr>
                <w:sz w:val="18"/>
                <w:szCs w:val="18"/>
              </w:rPr>
            </w:pPr>
            <w:r w:rsidDel="00000000" w:rsidR="00000000" w:rsidRPr="00000000">
              <w:rPr>
                <w:sz w:val="18"/>
                <w:szCs w:val="18"/>
                <w:rtl w:val="0"/>
              </w:rPr>
              <w:t xml:space="preserve">0000-0001-5222-1233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B">
            <w:pPr>
              <w:rPr>
                <w:sz w:val="18"/>
                <w:szCs w:val="18"/>
              </w:rPr>
            </w:pPr>
            <w:r w:rsidDel="00000000" w:rsidR="00000000" w:rsidRPr="00000000">
              <w:rPr>
                <w:sz w:val="18"/>
                <w:szCs w:val="18"/>
                <w:rtl w:val="0"/>
              </w:rPr>
              <w:t xml:space="preserve">Charles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C">
            <w:pPr>
              <w:rPr>
                <w:sz w:val="18"/>
                <w:szCs w:val="18"/>
              </w:rPr>
            </w:pPr>
            <w:r w:rsidDel="00000000" w:rsidR="00000000" w:rsidRPr="00000000">
              <w:rPr>
                <w:sz w:val="18"/>
                <w:szCs w:val="18"/>
                <w:rtl w:val="0"/>
              </w:rPr>
              <w:t xml:space="preserve">Czech Academy of Sciences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D">
            <w:pPr>
              <w:rPr>
                <w:sz w:val="18"/>
                <w:szCs w:val="18"/>
              </w:rPr>
            </w:pPr>
            <w:r w:rsidDel="00000000" w:rsidR="00000000" w:rsidRPr="00000000">
              <w:rPr>
                <w:sz w:val="18"/>
                <w:szCs w:val="18"/>
                <w:rtl w:val="0"/>
              </w:rPr>
              <w:t xml:space="preserve">Alexander 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E">
            <w:pPr>
              <w:rPr>
                <w:sz w:val="18"/>
                <w:szCs w:val="18"/>
              </w:rPr>
            </w:pPr>
            <w:r w:rsidDel="00000000" w:rsidR="00000000" w:rsidRPr="00000000">
              <w:rPr>
                <w:sz w:val="18"/>
                <w:szCs w:val="18"/>
                <w:rtl w:val="0"/>
              </w:rPr>
              <w:t xml:space="preserve">Savi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F">
            <w:pPr>
              <w:rPr>
                <w:sz w:val="18"/>
                <w:szCs w:val="18"/>
              </w:rPr>
            </w:pPr>
            <w:r w:rsidDel="00000000" w:rsidR="00000000" w:rsidRPr="00000000">
              <w:rPr>
                <w:sz w:val="18"/>
                <w:szCs w:val="18"/>
                <w:rtl w:val="0"/>
              </w:rPr>
              <w:t xml:space="preserve">0000-0002-9271-7476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0">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2">
            <w:pPr>
              <w:rPr>
                <w:sz w:val="18"/>
                <w:szCs w:val="18"/>
              </w:rPr>
            </w:pPr>
            <w:r w:rsidDel="00000000" w:rsidR="00000000" w:rsidRPr="00000000">
              <w:rPr>
                <w:sz w:val="18"/>
                <w:szCs w:val="18"/>
                <w:rtl w:val="0"/>
              </w:rPr>
              <w:t xml:space="preserve">Kathleen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3">
            <w:pPr>
              <w:rPr>
                <w:sz w:val="18"/>
                <w:szCs w:val="18"/>
              </w:rPr>
            </w:pPr>
            <w:r w:rsidDel="00000000" w:rsidR="00000000" w:rsidRPr="00000000">
              <w:rPr>
                <w:sz w:val="18"/>
                <w:szCs w:val="18"/>
                <w:rtl w:val="0"/>
              </w:rPr>
              <w:t xml:space="preserve">Schmidt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4">
            <w:pPr>
              <w:rPr>
                <w:sz w:val="18"/>
                <w:szCs w:val="18"/>
              </w:rPr>
            </w:pPr>
            <w:r w:rsidDel="00000000" w:rsidR="00000000" w:rsidRPr="00000000">
              <w:rPr>
                <w:sz w:val="18"/>
                <w:szCs w:val="18"/>
                <w:rtl w:val="0"/>
              </w:rPr>
              <w:t xml:space="preserve">0000-0002-9946-5953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5">
            <w:pPr>
              <w:rPr>
                <w:sz w:val="18"/>
                <w:szCs w:val="18"/>
              </w:rPr>
            </w:pPr>
            <w:r w:rsidDel="00000000" w:rsidR="00000000" w:rsidRPr="00000000">
              <w:rPr>
                <w:sz w:val="18"/>
                <w:szCs w:val="18"/>
                <w:rtl w:val="0"/>
              </w:rPr>
              <w:t xml:space="preserve">Southern Illinois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6">
            <w:pPr>
              <w:rPr>
                <w:sz w:val="18"/>
                <w:szCs w:val="18"/>
              </w:rPr>
            </w:pPr>
            <w:r w:rsidDel="00000000" w:rsidR="00000000" w:rsidRPr="00000000">
              <w:rPr>
                <w:sz w:val="18"/>
                <w:szCs w:val="18"/>
                <w:rtl w:val="0"/>
              </w:rPr>
              <w:t xml:space="preserve">Ashland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7">
            <w:pPr>
              <w:rPr>
                <w:sz w:val="18"/>
                <w:szCs w:val="18"/>
              </w:rPr>
            </w:pPr>
            <w:r w:rsidDel="00000000" w:rsidR="00000000" w:rsidRPr="00000000">
              <w:rPr>
                <w:sz w:val="18"/>
                <w:szCs w:val="18"/>
                <w:rtl w:val="0"/>
              </w:rPr>
              <w:t xml:space="preserve">Landon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8">
            <w:pPr>
              <w:rPr>
                <w:sz w:val="18"/>
                <w:szCs w:val="18"/>
              </w:rPr>
            </w:pPr>
            <w:r w:rsidDel="00000000" w:rsidR="00000000" w:rsidRPr="00000000">
              <w:rPr>
                <w:sz w:val="18"/>
                <w:szCs w:val="18"/>
                <w:rtl w:val="0"/>
              </w:rPr>
              <w:t xml:space="preserve">Schnabel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9">
            <w:pPr>
              <w:rPr>
                <w:sz w:val="18"/>
                <w:szCs w:val="18"/>
              </w:rPr>
            </w:pPr>
            <w:r w:rsidDel="00000000" w:rsidR="00000000" w:rsidRPr="00000000">
              <w:rPr>
                <w:sz w:val="18"/>
                <w:szCs w:val="18"/>
                <w:rtl w:val="0"/>
              </w:rPr>
              <w:t xml:space="preserve">0000-0002-2674-3019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A">
            <w:pPr>
              <w:rPr>
                <w:sz w:val="18"/>
                <w:szCs w:val="18"/>
              </w:rPr>
            </w:pPr>
            <w:r w:rsidDel="00000000" w:rsidR="00000000" w:rsidRPr="00000000">
              <w:rPr>
                <w:sz w:val="18"/>
                <w:szCs w:val="18"/>
                <w:rtl w:val="0"/>
              </w:rPr>
              <w:t xml:space="preserve">Cornell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C">
            <w:pPr>
              <w:rPr>
                <w:sz w:val="18"/>
                <w:szCs w:val="18"/>
              </w:rPr>
            </w:pPr>
            <w:r w:rsidDel="00000000" w:rsidR="00000000" w:rsidRPr="00000000">
              <w:rPr>
                <w:sz w:val="18"/>
                <w:szCs w:val="18"/>
                <w:rtl w:val="0"/>
              </w:rPr>
              <w:t xml:space="preserve">Eric 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D">
            <w:pPr>
              <w:rPr>
                <w:sz w:val="18"/>
                <w:szCs w:val="18"/>
              </w:rPr>
            </w:pPr>
            <w:r w:rsidDel="00000000" w:rsidR="00000000" w:rsidRPr="00000000">
              <w:rPr>
                <w:sz w:val="18"/>
                <w:szCs w:val="18"/>
                <w:rtl w:val="0"/>
              </w:rPr>
              <w:t xml:space="preserve">Sevigny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E">
            <w:pPr>
              <w:rPr>
                <w:sz w:val="18"/>
                <w:szCs w:val="18"/>
              </w:rPr>
            </w:pPr>
            <w:r w:rsidDel="00000000" w:rsidR="00000000" w:rsidRPr="00000000">
              <w:rPr>
                <w:sz w:val="18"/>
                <w:szCs w:val="18"/>
                <w:rtl w:val="0"/>
              </w:rPr>
              <w:t xml:space="preserve">0000-0002-1596-0042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F">
            <w:pPr>
              <w:rPr>
                <w:sz w:val="18"/>
                <w:szCs w:val="18"/>
              </w:rPr>
            </w:pPr>
            <w:r w:rsidDel="00000000" w:rsidR="00000000" w:rsidRPr="00000000">
              <w:rPr>
                <w:sz w:val="18"/>
                <w:szCs w:val="18"/>
                <w:rtl w:val="0"/>
              </w:rPr>
              <w:t xml:space="preserve">Georgia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1">
            <w:pPr>
              <w:rPr>
                <w:sz w:val="18"/>
                <w:szCs w:val="18"/>
              </w:rPr>
            </w:pPr>
            <w:r w:rsidDel="00000000" w:rsidR="00000000" w:rsidRPr="00000000">
              <w:rPr>
                <w:sz w:val="18"/>
                <w:szCs w:val="18"/>
                <w:rtl w:val="0"/>
              </w:rPr>
              <w:t xml:space="preserve">Samuel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2">
            <w:pPr>
              <w:rPr>
                <w:sz w:val="18"/>
                <w:szCs w:val="18"/>
              </w:rPr>
            </w:pPr>
            <w:r w:rsidDel="00000000" w:rsidR="00000000" w:rsidRPr="00000000">
              <w:rPr>
                <w:sz w:val="18"/>
                <w:szCs w:val="18"/>
                <w:rtl w:val="0"/>
              </w:rPr>
              <w:t xml:space="preserve">Shaki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3">
            <w:pPr>
              <w:rPr>
                <w:sz w:val="18"/>
                <w:szCs w:val="18"/>
              </w:rPr>
            </w:pPr>
            <w:r w:rsidDel="00000000" w:rsidR="00000000" w:rsidRPr="00000000">
              <w:rPr>
                <w:sz w:val="18"/>
                <w:szCs w:val="18"/>
                <w:rtl w:val="0"/>
              </w:rPr>
              <w:t xml:space="preserve">0000-0002-2340-5401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4">
            <w:pPr>
              <w:rPr>
                <w:sz w:val="18"/>
                <w:szCs w:val="18"/>
              </w:rPr>
            </w:pPr>
            <w:r w:rsidDel="00000000" w:rsidR="00000000" w:rsidRPr="00000000">
              <w:rPr>
                <w:sz w:val="18"/>
                <w:szCs w:val="18"/>
                <w:rtl w:val="0"/>
              </w:rPr>
              <w:t xml:space="preserve">Ariel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6">
            <w:pPr>
              <w:rPr>
                <w:sz w:val="18"/>
                <w:szCs w:val="18"/>
              </w:rPr>
            </w:pPr>
            <w:r w:rsidDel="00000000" w:rsidR="00000000" w:rsidRPr="00000000">
              <w:rPr>
                <w:sz w:val="18"/>
                <w:szCs w:val="18"/>
                <w:rtl w:val="0"/>
              </w:rPr>
              <w:t xml:space="preserve">Shishir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7">
            <w:pPr>
              <w:rPr>
                <w:sz w:val="18"/>
                <w:szCs w:val="18"/>
              </w:rPr>
            </w:pPr>
            <w:r w:rsidDel="00000000" w:rsidR="00000000" w:rsidRPr="00000000">
              <w:rPr>
                <w:sz w:val="18"/>
                <w:szCs w:val="18"/>
                <w:rtl w:val="0"/>
              </w:rPr>
              <w:t xml:space="preserve">Shakya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8">
            <w:pPr>
              <w:rPr>
                <w:sz w:val="18"/>
                <w:szCs w:val="18"/>
              </w:rPr>
            </w:pPr>
            <w:r w:rsidDel="00000000" w:rsidR="00000000" w:rsidRPr="00000000">
              <w:rPr>
                <w:sz w:val="18"/>
                <w:szCs w:val="18"/>
                <w:rtl w:val="0"/>
              </w:rPr>
              <w:t xml:space="preserve">0000-0002-6272-6654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9">
            <w:pPr>
              <w:rPr>
                <w:sz w:val="18"/>
                <w:szCs w:val="18"/>
              </w:rPr>
            </w:pPr>
            <w:r w:rsidDel="00000000" w:rsidR="00000000" w:rsidRPr="00000000">
              <w:rPr>
                <w:sz w:val="18"/>
                <w:szCs w:val="18"/>
                <w:rtl w:val="0"/>
              </w:rPr>
              <w:t xml:space="preserve">Appalachian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B">
            <w:pPr>
              <w:rPr>
                <w:sz w:val="18"/>
                <w:szCs w:val="18"/>
              </w:rPr>
            </w:pPr>
            <w:r w:rsidDel="00000000" w:rsidR="00000000" w:rsidRPr="00000000">
              <w:rPr>
                <w:sz w:val="18"/>
                <w:szCs w:val="18"/>
                <w:rtl w:val="0"/>
              </w:rPr>
              <w:t xml:space="preserve">Andrew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C">
            <w:pPr>
              <w:rPr>
                <w:sz w:val="18"/>
                <w:szCs w:val="18"/>
              </w:rPr>
            </w:pPr>
            <w:r w:rsidDel="00000000" w:rsidR="00000000" w:rsidRPr="00000000">
              <w:rPr>
                <w:sz w:val="18"/>
                <w:szCs w:val="18"/>
                <w:rtl w:val="0"/>
              </w:rPr>
              <w:t xml:space="preserve">Soh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D">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E">
            <w:pPr>
              <w:rPr>
                <w:sz w:val="18"/>
                <w:szCs w:val="18"/>
              </w:rPr>
            </w:pPr>
            <w:r w:rsidDel="00000000" w:rsidR="00000000" w:rsidRPr="00000000">
              <w:rPr>
                <w:sz w:val="18"/>
                <w:szCs w:val="18"/>
                <w:rtl w:val="0"/>
              </w:rPr>
              <w:t xml:space="preserve">Ateneo de Manila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0">
            <w:pPr>
              <w:rPr>
                <w:sz w:val="18"/>
                <w:szCs w:val="18"/>
              </w:rPr>
            </w:pPr>
            <w:r w:rsidDel="00000000" w:rsidR="00000000" w:rsidRPr="00000000">
              <w:rPr>
                <w:sz w:val="18"/>
                <w:szCs w:val="18"/>
                <w:rtl w:val="0"/>
              </w:rPr>
              <w:t xml:space="preserve">Angela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1">
            <w:pPr>
              <w:rPr>
                <w:sz w:val="18"/>
                <w:szCs w:val="18"/>
              </w:rPr>
            </w:pPr>
            <w:r w:rsidDel="00000000" w:rsidR="00000000" w:rsidRPr="00000000">
              <w:rPr>
                <w:sz w:val="18"/>
                <w:szCs w:val="18"/>
                <w:rtl w:val="0"/>
              </w:rPr>
              <w:t xml:space="preserve">Somo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2">
            <w:pPr>
              <w:rPr>
                <w:sz w:val="18"/>
                <w:szCs w:val="18"/>
              </w:rPr>
            </w:pPr>
            <w:r w:rsidDel="00000000" w:rsidR="00000000" w:rsidRPr="00000000">
              <w:rPr>
                <w:sz w:val="18"/>
                <w:szCs w:val="18"/>
                <w:rtl w:val="0"/>
              </w:rPr>
              <w:t xml:space="preserve">0000-0002-9069-9462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3">
            <w:pPr>
              <w:rPr>
                <w:sz w:val="18"/>
                <w:szCs w:val="18"/>
              </w:rPr>
            </w:pPr>
            <w:r w:rsidDel="00000000" w:rsidR="00000000" w:rsidRPr="00000000">
              <w:rPr>
                <w:sz w:val="18"/>
                <w:szCs w:val="18"/>
                <w:rtl w:val="0"/>
              </w:rPr>
              <w:t xml:space="preserve">San Diego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4">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5">
            <w:pPr>
              <w:rPr>
                <w:sz w:val="18"/>
                <w:szCs w:val="18"/>
              </w:rPr>
            </w:pPr>
            <w:r w:rsidDel="00000000" w:rsidR="00000000" w:rsidRPr="00000000">
              <w:rPr>
                <w:sz w:val="18"/>
                <w:szCs w:val="18"/>
                <w:rtl w:val="0"/>
              </w:rPr>
              <w:t xml:space="preserve">Fatih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6">
            <w:pPr>
              <w:rPr>
                <w:sz w:val="18"/>
                <w:szCs w:val="18"/>
              </w:rPr>
            </w:pPr>
            <w:r w:rsidDel="00000000" w:rsidR="00000000" w:rsidRPr="00000000">
              <w:rPr>
                <w:sz w:val="18"/>
                <w:szCs w:val="18"/>
                <w:rtl w:val="0"/>
              </w:rPr>
              <w:t xml:space="preserve">Sonmez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7">
            <w:pPr>
              <w:rPr>
                <w:sz w:val="18"/>
                <w:szCs w:val="18"/>
              </w:rPr>
            </w:pPr>
            <w:r w:rsidDel="00000000" w:rsidR="00000000" w:rsidRPr="00000000">
              <w:rPr>
                <w:sz w:val="18"/>
                <w:szCs w:val="18"/>
                <w:rtl w:val="0"/>
              </w:rPr>
              <w:t xml:space="preserve">0000-0002-4054-0269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8">
            <w:pPr>
              <w:rPr>
                <w:sz w:val="18"/>
                <w:szCs w:val="18"/>
              </w:rPr>
            </w:pPr>
            <w:r w:rsidDel="00000000" w:rsidR="00000000" w:rsidRPr="00000000">
              <w:rPr>
                <w:sz w:val="18"/>
                <w:szCs w:val="18"/>
                <w:rtl w:val="0"/>
              </w:rPr>
              <w:t xml:space="preserve">Muş Alparslan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9">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A">
            <w:pPr>
              <w:rPr>
                <w:sz w:val="18"/>
                <w:szCs w:val="18"/>
              </w:rPr>
            </w:pPr>
            <w:r w:rsidDel="00000000" w:rsidR="00000000" w:rsidRPr="00000000">
              <w:rPr>
                <w:sz w:val="18"/>
                <w:szCs w:val="18"/>
                <w:rtl w:val="0"/>
              </w:rPr>
              <w:t xml:space="preserve">Eirik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B">
            <w:pPr>
              <w:rPr>
                <w:sz w:val="18"/>
                <w:szCs w:val="18"/>
              </w:rPr>
            </w:pPr>
            <w:r w:rsidDel="00000000" w:rsidR="00000000" w:rsidRPr="00000000">
              <w:rPr>
                <w:sz w:val="18"/>
                <w:szCs w:val="18"/>
                <w:rtl w:val="0"/>
              </w:rPr>
              <w:t xml:space="preserve">Strømland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C">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D">
            <w:pPr>
              <w:rPr>
                <w:sz w:val="18"/>
                <w:szCs w:val="18"/>
              </w:rPr>
            </w:pPr>
            <w:r w:rsidDel="00000000" w:rsidR="00000000" w:rsidRPr="00000000">
              <w:rPr>
                <w:sz w:val="18"/>
                <w:szCs w:val="18"/>
                <w:rtl w:val="0"/>
              </w:rPr>
              <w:t xml:space="preserve">Western Norway University of Applied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F">
            <w:pPr>
              <w:rPr>
                <w:sz w:val="18"/>
                <w:szCs w:val="18"/>
              </w:rPr>
            </w:pPr>
            <w:r w:rsidDel="00000000" w:rsidR="00000000" w:rsidRPr="00000000">
              <w:rPr>
                <w:sz w:val="18"/>
                <w:szCs w:val="18"/>
                <w:rtl w:val="0"/>
              </w:rPr>
              <w:t xml:space="preserve">Jordan 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0">
            <w:pPr>
              <w:rPr>
                <w:sz w:val="18"/>
                <w:szCs w:val="18"/>
              </w:rPr>
            </w:pPr>
            <w:r w:rsidDel="00000000" w:rsidR="00000000" w:rsidRPr="00000000">
              <w:rPr>
                <w:sz w:val="18"/>
                <w:szCs w:val="18"/>
                <w:rtl w:val="0"/>
              </w:rPr>
              <w:t xml:space="preserve">Suchow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1">
            <w:pPr>
              <w:rPr>
                <w:sz w:val="18"/>
                <w:szCs w:val="18"/>
              </w:rPr>
            </w:pPr>
            <w:r w:rsidDel="00000000" w:rsidR="00000000" w:rsidRPr="00000000">
              <w:rPr>
                <w:sz w:val="18"/>
                <w:szCs w:val="18"/>
                <w:rtl w:val="0"/>
              </w:rPr>
              <w:t xml:space="preserve">0000-0001-9848-4872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2">
            <w:pPr>
              <w:rPr>
                <w:sz w:val="18"/>
                <w:szCs w:val="18"/>
              </w:rPr>
            </w:pPr>
            <w:r w:rsidDel="00000000" w:rsidR="00000000" w:rsidRPr="00000000">
              <w:rPr>
                <w:sz w:val="18"/>
                <w:szCs w:val="18"/>
                <w:rtl w:val="0"/>
              </w:rPr>
              <w:t xml:space="preserve">Stevens Institute of Technology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4">
            <w:pPr>
              <w:rPr>
                <w:sz w:val="18"/>
                <w:szCs w:val="18"/>
              </w:rPr>
            </w:pPr>
            <w:r w:rsidDel="00000000" w:rsidR="00000000" w:rsidRPr="00000000">
              <w:rPr>
                <w:sz w:val="18"/>
                <w:szCs w:val="18"/>
                <w:rtl w:val="0"/>
              </w:rPr>
              <w:t xml:space="preserve">Anna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5">
            <w:pPr>
              <w:rPr>
                <w:sz w:val="18"/>
                <w:szCs w:val="18"/>
              </w:rPr>
            </w:pPr>
            <w:r w:rsidDel="00000000" w:rsidR="00000000" w:rsidRPr="00000000">
              <w:rPr>
                <w:sz w:val="18"/>
                <w:szCs w:val="18"/>
                <w:rtl w:val="0"/>
              </w:rPr>
              <w:t xml:space="preserve">Szabelska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6">
            <w:pPr>
              <w:rPr>
                <w:sz w:val="18"/>
                <w:szCs w:val="18"/>
              </w:rPr>
            </w:pPr>
            <w:r w:rsidDel="00000000" w:rsidR="00000000" w:rsidRPr="00000000">
              <w:rPr>
                <w:sz w:val="18"/>
                <w:szCs w:val="18"/>
                <w:rtl w:val="0"/>
              </w:rPr>
              <w:t xml:space="preserve">0000-0001-5362-3787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7">
            <w:pPr>
              <w:rPr>
                <w:sz w:val="18"/>
                <w:szCs w:val="18"/>
              </w:rPr>
            </w:pPr>
            <w:r w:rsidDel="00000000" w:rsidR="00000000" w:rsidRPr="00000000">
              <w:rPr>
                <w:sz w:val="18"/>
                <w:szCs w:val="18"/>
                <w:rtl w:val="0"/>
              </w:rPr>
              <w:t xml:space="preserve">Psychological Science Accelerator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9">
            <w:pPr>
              <w:rPr>
                <w:sz w:val="18"/>
                <w:szCs w:val="18"/>
              </w:rPr>
            </w:pPr>
            <w:r w:rsidDel="00000000" w:rsidR="00000000" w:rsidRPr="00000000">
              <w:rPr>
                <w:sz w:val="18"/>
                <w:szCs w:val="18"/>
                <w:rtl w:val="0"/>
              </w:rPr>
              <w:t xml:space="preserve">Anirudh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A">
            <w:pPr>
              <w:rPr>
                <w:sz w:val="18"/>
                <w:szCs w:val="18"/>
              </w:rPr>
            </w:pPr>
            <w:r w:rsidDel="00000000" w:rsidR="00000000" w:rsidRPr="00000000">
              <w:rPr>
                <w:sz w:val="18"/>
                <w:szCs w:val="18"/>
                <w:rtl w:val="0"/>
              </w:rPr>
              <w:t xml:space="preserve">Tagat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B">
            <w:pPr>
              <w:rPr>
                <w:sz w:val="18"/>
                <w:szCs w:val="18"/>
              </w:rPr>
            </w:pPr>
            <w:r w:rsidDel="00000000" w:rsidR="00000000" w:rsidRPr="00000000">
              <w:rPr>
                <w:sz w:val="18"/>
                <w:szCs w:val="18"/>
                <w:rtl w:val="0"/>
              </w:rPr>
              <w:t xml:space="preserve">0000-0002-7707-453X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C">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E">
            <w:pPr>
              <w:rPr>
                <w:sz w:val="18"/>
                <w:szCs w:val="18"/>
              </w:rPr>
            </w:pPr>
            <w:r w:rsidDel="00000000" w:rsidR="00000000" w:rsidRPr="00000000">
              <w:rPr>
                <w:sz w:val="18"/>
                <w:szCs w:val="18"/>
                <w:rtl w:val="0"/>
              </w:rPr>
              <w:t xml:space="preserve">Melba Verra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F">
            <w:pPr>
              <w:rPr>
                <w:sz w:val="18"/>
                <w:szCs w:val="18"/>
              </w:rPr>
            </w:pPr>
            <w:r w:rsidDel="00000000" w:rsidR="00000000" w:rsidRPr="00000000">
              <w:rPr>
                <w:sz w:val="18"/>
                <w:szCs w:val="18"/>
                <w:rtl w:val="0"/>
              </w:rPr>
              <w:t xml:space="preserve">Tutor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0">
            <w:pPr>
              <w:rPr>
                <w:sz w:val="18"/>
                <w:szCs w:val="18"/>
              </w:rPr>
            </w:pPr>
            <w:r w:rsidDel="00000000" w:rsidR="00000000" w:rsidRPr="00000000">
              <w:rPr>
                <w:sz w:val="18"/>
                <w:szCs w:val="18"/>
                <w:rtl w:val="0"/>
              </w:rPr>
              <w:t xml:space="preserve">0000-0001-7951-3690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1">
            <w:pPr>
              <w:rPr>
                <w:sz w:val="18"/>
                <w:szCs w:val="18"/>
              </w:rPr>
            </w:pPr>
            <w:r w:rsidDel="00000000" w:rsidR="00000000" w:rsidRPr="00000000">
              <w:rPr>
                <w:sz w:val="18"/>
                <w:szCs w:val="18"/>
                <w:rtl w:val="0"/>
              </w:rPr>
              <w:t xml:space="preserve">Independent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3">
            <w:pPr>
              <w:rPr>
                <w:sz w:val="18"/>
                <w:szCs w:val="18"/>
              </w:rPr>
            </w:pPr>
            <w:r w:rsidDel="00000000" w:rsidR="00000000" w:rsidRPr="00000000">
              <w:rPr>
                <w:sz w:val="18"/>
                <w:szCs w:val="18"/>
                <w:rtl w:val="0"/>
              </w:rPr>
              <w:t xml:space="preserve">Karolina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4">
            <w:pPr>
              <w:rPr>
                <w:sz w:val="18"/>
                <w:szCs w:val="18"/>
              </w:rPr>
            </w:pPr>
            <w:r w:rsidDel="00000000" w:rsidR="00000000" w:rsidRPr="00000000">
              <w:rPr>
                <w:sz w:val="18"/>
                <w:szCs w:val="18"/>
                <w:rtl w:val="0"/>
              </w:rPr>
              <w:t xml:space="preserve">Urbanska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5">
            <w:pPr>
              <w:rPr>
                <w:sz w:val="18"/>
                <w:szCs w:val="18"/>
              </w:rPr>
            </w:pPr>
            <w:r w:rsidDel="00000000" w:rsidR="00000000" w:rsidRPr="00000000">
              <w:rPr>
                <w:sz w:val="18"/>
                <w:szCs w:val="18"/>
                <w:rtl w:val="0"/>
              </w:rPr>
              <w:t xml:space="preserve">0000-0001-5063-4747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6">
            <w:pPr>
              <w:rPr>
                <w:sz w:val="18"/>
                <w:szCs w:val="18"/>
              </w:rPr>
            </w:pPr>
            <w:r w:rsidDel="00000000" w:rsidR="00000000" w:rsidRPr="00000000">
              <w:rPr>
                <w:sz w:val="18"/>
                <w:szCs w:val="18"/>
                <w:rtl w:val="0"/>
              </w:rPr>
              <w:t xml:space="preserve">Independent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8">
            <w:pPr>
              <w:rPr>
                <w:sz w:val="18"/>
                <w:szCs w:val="18"/>
              </w:rPr>
            </w:pPr>
            <w:r w:rsidDel="00000000" w:rsidR="00000000" w:rsidRPr="00000000">
              <w:rPr>
                <w:sz w:val="18"/>
                <w:szCs w:val="18"/>
                <w:rtl w:val="0"/>
              </w:rPr>
              <w:t xml:space="preserve">Pieter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9">
            <w:pPr>
              <w:rPr>
                <w:sz w:val="18"/>
                <w:szCs w:val="18"/>
              </w:rPr>
            </w:pPr>
            <w:r w:rsidDel="00000000" w:rsidR="00000000" w:rsidRPr="00000000">
              <w:rPr>
                <w:sz w:val="18"/>
                <w:szCs w:val="18"/>
                <w:rtl w:val="0"/>
              </w:rPr>
              <w:t xml:space="preserve">Van Dessel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A">
            <w:pPr>
              <w:rPr>
                <w:sz w:val="18"/>
                <w:szCs w:val="18"/>
              </w:rPr>
            </w:pPr>
            <w:r w:rsidDel="00000000" w:rsidR="00000000" w:rsidRPr="00000000">
              <w:rPr>
                <w:sz w:val="18"/>
                <w:szCs w:val="18"/>
                <w:rtl w:val="0"/>
              </w:rPr>
              <w:t xml:space="preserve">0000-0002-3401-780X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B">
            <w:pPr>
              <w:rPr>
                <w:sz w:val="18"/>
                <w:szCs w:val="18"/>
              </w:rPr>
            </w:pPr>
            <w:r w:rsidDel="00000000" w:rsidR="00000000" w:rsidRPr="00000000">
              <w:rPr>
                <w:sz w:val="18"/>
                <w:szCs w:val="18"/>
                <w:rtl w:val="0"/>
              </w:rPr>
              <w:t xml:space="preserve">Ghent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C">
            <w:pPr>
              <w:rPr>
                <w:sz w:val="18"/>
                <w:szCs w:val="18"/>
              </w:rPr>
            </w:pP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D">
            <w:pPr>
              <w:rPr>
                <w:sz w:val="18"/>
                <w:szCs w:val="18"/>
              </w:rPr>
            </w:pPr>
            <w:r w:rsidDel="00000000" w:rsidR="00000000" w:rsidRPr="00000000">
              <w:rPr>
                <w:sz w:val="18"/>
                <w:szCs w:val="18"/>
                <w:rtl w:val="0"/>
              </w:rPr>
              <w:t xml:space="preserve">Elisabeth Julie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E">
            <w:pPr>
              <w:rPr>
                <w:sz w:val="18"/>
                <w:szCs w:val="18"/>
              </w:rPr>
            </w:pPr>
            <w:r w:rsidDel="00000000" w:rsidR="00000000" w:rsidRPr="00000000">
              <w:rPr>
                <w:sz w:val="18"/>
                <w:szCs w:val="18"/>
                <w:rtl w:val="0"/>
              </w:rPr>
              <w:t xml:space="preserve">Vargo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F">
            <w:pPr>
              <w:rPr>
                <w:sz w:val="18"/>
                <w:szCs w:val="18"/>
              </w:rPr>
            </w:pPr>
            <w:r w:rsidDel="00000000" w:rsidR="00000000" w:rsidRPr="00000000">
              <w:rPr>
                <w:sz w:val="18"/>
                <w:szCs w:val="18"/>
                <w:rtl w:val="0"/>
              </w:rPr>
              <w:t xml:space="preserve">0000-0002-5123-1170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0">
            <w:pPr>
              <w:rPr>
                <w:sz w:val="18"/>
                <w:szCs w:val="18"/>
              </w:rPr>
            </w:pPr>
            <w:r w:rsidDel="00000000" w:rsidR="00000000" w:rsidRPr="00000000">
              <w:rPr>
                <w:sz w:val="18"/>
                <w:szCs w:val="18"/>
                <w:rtl w:val="0"/>
              </w:rPr>
              <w:t xml:space="preserve">Institute for Globally Distributed Open Research and Education (IGDORE)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2">
            <w:pPr>
              <w:rPr>
                <w:sz w:val="18"/>
                <w:szCs w:val="18"/>
              </w:rPr>
            </w:pPr>
            <w:r w:rsidDel="00000000" w:rsidR="00000000" w:rsidRPr="00000000">
              <w:rPr>
                <w:sz w:val="18"/>
                <w:szCs w:val="18"/>
                <w:rtl w:val="0"/>
              </w:rPr>
              <w:t xml:space="preserve">Diem Thi Hong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3">
            <w:pPr>
              <w:rPr>
                <w:sz w:val="18"/>
                <w:szCs w:val="18"/>
              </w:rPr>
            </w:pPr>
            <w:r w:rsidDel="00000000" w:rsidR="00000000" w:rsidRPr="00000000">
              <w:rPr>
                <w:sz w:val="18"/>
                <w:szCs w:val="18"/>
                <w:rtl w:val="0"/>
              </w:rPr>
              <w:t xml:space="preserve">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4">
            <w:pPr>
              <w:rPr>
                <w:sz w:val="18"/>
                <w:szCs w:val="18"/>
              </w:rPr>
            </w:pPr>
            <w:r w:rsidDel="00000000" w:rsidR="00000000" w:rsidRPr="00000000">
              <w:rPr>
                <w:sz w:val="18"/>
                <w:szCs w:val="18"/>
                <w:rtl w:val="0"/>
              </w:rPr>
              <w:t xml:space="preserve">0000-0002-5289-2325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5">
            <w:pPr>
              <w:rPr>
                <w:sz w:val="18"/>
                <w:szCs w:val="18"/>
              </w:rPr>
            </w:pPr>
            <w:r w:rsidDel="00000000" w:rsidR="00000000" w:rsidRPr="00000000">
              <w:rPr>
                <w:sz w:val="18"/>
                <w:szCs w:val="18"/>
                <w:rtl w:val="0"/>
              </w:rPr>
              <w:t xml:space="preserve">RMIT University Vietnam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6">
            <w:pPr>
              <w:rPr>
                <w:sz w:val="18"/>
                <w:szCs w:val="18"/>
              </w:rPr>
            </w:pPr>
            <w:r w:rsidDel="00000000" w:rsidR="00000000" w:rsidRPr="00000000">
              <w:rPr>
                <w:sz w:val="18"/>
                <w:szCs w:val="18"/>
                <w:rtl w:val="0"/>
              </w:rPr>
              <w:t xml:space="preserve">UCMeta</w:t>
            </w:r>
          </w:p>
        </w:tc>
      </w:tr>
      <w:tr>
        <w:trPr>
          <w:cantSplit w:val="0"/>
          <w:trHeight w:val="315" w:hRule="atLeast"/>
          <w:tblHeader w:val="0"/>
          <w:ins w:author="Brian Nosek" w:id="45" w:date="2025-03-22T19:31:07Z"/>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7">
            <w:pPr>
              <w:rPr>
                <w:ins w:author="Brian Nosek" w:id="45" w:date="2025-03-22T19:31:07Z"/>
                <w:sz w:val="18"/>
                <w:szCs w:val="18"/>
                <w:rPrChange w:author="Brian Nosek" w:id="46" w:date="2025-03-22T19:31:07Z">
                  <w:rPr>
                    <w:sz w:val="18"/>
                    <w:szCs w:val="18"/>
                  </w:rPr>
                </w:rPrChange>
              </w:rPr>
            </w:pPr>
            <w:ins w:author="Brian Nosek" w:id="45" w:date="2025-03-22T19:31:07Z">
              <w:r w:rsidDel="00000000" w:rsidR="00000000" w:rsidRPr="00000000">
                <w:rPr>
                  <w:sz w:val="18"/>
                  <w:szCs w:val="18"/>
                  <w:rtl w:val="0"/>
                  <w:rPrChange w:author="Brian Nosek" w:id="46" w:date="2025-03-22T19:31:07Z">
                    <w:rPr>
                      <w:sz w:val="18"/>
                      <w:szCs w:val="18"/>
                    </w:rPr>
                  </w:rPrChange>
                </w:rPr>
                <w:t xml:space="preserve">Victor</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8">
            <w:pPr>
              <w:rPr>
                <w:ins w:author="Brian Nosek" w:id="45" w:date="2025-03-22T19:31:07Z"/>
                <w:sz w:val="18"/>
                <w:szCs w:val="18"/>
                <w:rPrChange w:author="Brian Nosek" w:id="46" w:date="2025-03-22T19:31:07Z">
                  <w:rPr>
                    <w:sz w:val="18"/>
                    <w:szCs w:val="18"/>
                  </w:rPr>
                </w:rPrChange>
              </w:rPr>
            </w:pPr>
            <w:ins w:author="Brian Nosek" w:id="45" w:date="2025-03-22T19:31:07Z">
              <w:r w:rsidDel="00000000" w:rsidR="00000000" w:rsidRPr="00000000">
                <w:rPr>
                  <w:sz w:val="18"/>
                  <w:szCs w:val="18"/>
                  <w:rtl w:val="0"/>
                  <w:rPrChange w:author="Brian Nosek" w:id="46" w:date="2025-03-22T19:31:07Z">
                    <w:rPr>
                      <w:sz w:val="18"/>
                      <w:szCs w:val="18"/>
                    </w:rPr>
                  </w:rPrChange>
                </w:rPr>
                <w:t xml:space="preserve">Volkman</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9">
            <w:pPr>
              <w:rPr>
                <w:ins w:author="Brian Nosek" w:id="45" w:date="2025-03-22T19:31:07Z"/>
                <w:sz w:val="18"/>
                <w:szCs w:val="18"/>
                <w:rPrChange w:author="Brian Nosek" w:id="46" w:date="2025-03-22T19:31:07Z">
                  <w:rPr>
                    <w:sz w:val="18"/>
                    <w:szCs w:val="18"/>
                  </w:rPr>
                </w:rPrChange>
              </w:rPr>
            </w:pPr>
            <w:ins w:author="Brian Nosek" w:id="45" w:date="2025-03-22T19:31:07Z">
              <w:r w:rsidDel="00000000" w:rsidR="00000000" w:rsidRPr="00000000">
                <w:rPr>
                  <w:sz w:val="18"/>
                  <w:szCs w:val="18"/>
                  <w:rtl w:val="0"/>
                  <w:rPrChange w:author="Brian Nosek" w:id="46" w:date="2025-03-22T19:31:07Z">
                    <w:rPr>
                      <w:sz w:val="18"/>
                      <w:szCs w:val="18"/>
                    </w:rPr>
                  </w:rPrChange>
                </w:rPr>
                <w:t xml:space="preserve">0000-0003-2781-535X</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A">
            <w:pPr>
              <w:rPr>
                <w:ins w:author="Brian Nosek" w:id="45" w:date="2025-03-22T19:31:07Z"/>
                <w:sz w:val="18"/>
                <w:szCs w:val="18"/>
                <w:rPrChange w:author="Brian Nosek" w:id="46" w:date="2025-03-22T19:31:07Z">
                  <w:rPr>
                    <w:sz w:val="18"/>
                    <w:szCs w:val="18"/>
                  </w:rPr>
                </w:rPrChange>
              </w:rPr>
            </w:pPr>
            <w:ins w:author="Brian Nosek" w:id="45" w:date="2025-03-22T19:31:07Z">
              <w:r w:rsidDel="00000000" w:rsidR="00000000" w:rsidRPr="00000000">
                <w:rPr>
                  <w:sz w:val="18"/>
                  <w:szCs w:val="18"/>
                  <w:rtl w:val="0"/>
                  <w:rPrChange w:author="Brian Nosek" w:id="46" w:date="2025-03-22T19:31:07Z">
                    <w:rPr>
                      <w:sz w:val="18"/>
                      <w:szCs w:val="18"/>
                    </w:rPr>
                  </w:rPrChange>
                </w:rPr>
                <w:t xml:space="preserve">University of Connecticut</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B">
            <w:pPr>
              <w:rPr>
                <w:ins w:author="Brian Nosek" w:id="45" w:date="2025-03-22T19:31:07Z"/>
                <w:sz w:val="18"/>
                <w:szCs w:val="18"/>
                <w:rPrChange w:author="Brian Nosek" w:id="46" w:date="2025-03-22T19:31:07Z">
                  <w:rPr>
                    <w:sz w:val="18"/>
                    <w:szCs w:val="18"/>
                  </w:rPr>
                </w:rPrChange>
              </w:rPr>
            </w:pPr>
            <w:ins w:author="Brian Nosek" w:id="45" w:date="2025-03-22T19:31:07Z">
              <w:r w:rsidDel="00000000" w:rsidR="00000000" w:rsidRPr="00000000">
                <w:rPr>
                  <w:rtl w:val="0"/>
                </w:rPr>
              </w:r>
            </w:ins>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C">
            <w:pPr>
              <w:rPr>
                <w:sz w:val="18"/>
                <w:szCs w:val="18"/>
              </w:rPr>
            </w:pPr>
            <w:r w:rsidDel="00000000" w:rsidR="00000000" w:rsidRPr="00000000">
              <w:rPr>
                <w:sz w:val="18"/>
                <w:szCs w:val="18"/>
                <w:rtl w:val="0"/>
              </w:rPr>
              <w:t xml:space="preserve">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D">
            <w:pPr>
              <w:rPr>
                <w:sz w:val="18"/>
                <w:szCs w:val="18"/>
              </w:rPr>
            </w:pPr>
            <w:r w:rsidDel="00000000" w:rsidR="00000000" w:rsidRPr="00000000">
              <w:rPr>
                <w:sz w:val="18"/>
                <w:szCs w:val="18"/>
                <w:rtl w:val="0"/>
              </w:rPr>
              <w:t xml:space="preserve">Wang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E">
            <w:pPr>
              <w:rPr>
                <w:sz w:val="18"/>
                <w:szCs w:val="18"/>
              </w:rPr>
            </w:pPr>
            <w:r w:rsidDel="00000000" w:rsidR="00000000" w:rsidRPr="00000000">
              <w:rPr>
                <w:sz w:val="18"/>
                <w:szCs w:val="18"/>
                <w:rtl w:val="0"/>
              </w:rPr>
              <w:t xml:space="preserve">0000-0002-5776-0815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F">
            <w:pPr>
              <w:rPr>
                <w:sz w:val="18"/>
                <w:szCs w:val="18"/>
              </w:rPr>
            </w:pPr>
            <w:r w:rsidDel="00000000" w:rsidR="00000000" w:rsidRPr="00000000">
              <w:rPr>
                <w:sz w:val="18"/>
                <w:szCs w:val="18"/>
                <w:rtl w:val="0"/>
              </w:rPr>
              <w:t xml:space="preserve">University of Virginia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1">
            <w:pPr>
              <w:rPr>
                <w:sz w:val="18"/>
                <w:szCs w:val="18"/>
              </w:rPr>
            </w:pPr>
            <w:r w:rsidDel="00000000" w:rsidR="00000000" w:rsidRPr="00000000">
              <w:rPr>
                <w:sz w:val="18"/>
                <w:szCs w:val="18"/>
                <w:rtl w:val="0"/>
              </w:rPr>
              <w:t xml:space="preserve">Aaron 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2">
            <w:pPr>
              <w:rPr>
                <w:sz w:val="18"/>
                <w:szCs w:val="18"/>
              </w:rPr>
            </w:pPr>
            <w:r w:rsidDel="00000000" w:rsidR="00000000" w:rsidRPr="00000000">
              <w:rPr>
                <w:sz w:val="18"/>
                <w:szCs w:val="18"/>
                <w:rtl w:val="0"/>
              </w:rPr>
              <w:t xml:space="preserve">Wichman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3">
            <w:pPr>
              <w:rPr>
                <w:sz w:val="18"/>
                <w:szCs w:val="18"/>
              </w:rPr>
            </w:pPr>
            <w:r w:rsidDel="00000000" w:rsidR="00000000" w:rsidRPr="00000000">
              <w:rPr>
                <w:sz w:val="18"/>
                <w:szCs w:val="18"/>
                <w:rtl w:val="0"/>
              </w:rPr>
              <w:t xml:space="preserve">0000-0002-2641-440X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4">
            <w:pPr>
              <w:rPr>
                <w:sz w:val="18"/>
                <w:szCs w:val="18"/>
              </w:rPr>
            </w:pPr>
            <w:r w:rsidDel="00000000" w:rsidR="00000000" w:rsidRPr="00000000">
              <w:rPr>
                <w:sz w:val="18"/>
                <w:szCs w:val="18"/>
                <w:rtl w:val="0"/>
              </w:rPr>
              <w:t xml:space="preserve">Western Kentucky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6">
            <w:pPr>
              <w:rPr>
                <w:sz w:val="18"/>
                <w:szCs w:val="18"/>
              </w:rPr>
            </w:pPr>
            <w:r w:rsidDel="00000000" w:rsidR="00000000" w:rsidRPr="00000000">
              <w:rPr>
                <w:sz w:val="18"/>
                <w:szCs w:val="18"/>
                <w:rtl w:val="0"/>
              </w:rPr>
              <w:t xml:space="preserve">Jamal 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7">
            <w:pPr>
              <w:rPr>
                <w:sz w:val="18"/>
                <w:szCs w:val="18"/>
              </w:rPr>
            </w:pPr>
            <w:r w:rsidDel="00000000" w:rsidR="00000000" w:rsidRPr="00000000">
              <w:rPr>
                <w:sz w:val="18"/>
                <w:szCs w:val="18"/>
                <w:rtl w:val="0"/>
              </w:rPr>
              <w:t xml:space="preserve">Williams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8">
            <w:pPr>
              <w:rPr>
                <w:sz w:val="18"/>
                <w:szCs w:val="18"/>
              </w:rPr>
            </w:pPr>
            <w:r w:rsidDel="00000000" w:rsidR="00000000" w:rsidRPr="00000000">
              <w:rPr>
                <w:sz w:val="18"/>
                <w:szCs w:val="18"/>
                <w:rtl w:val="0"/>
              </w:rPr>
              <w:t xml:space="preserve">0000-0002-3034-511X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9">
            <w:pPr>
              <w:rPr>
                <w:sz w:val="18"/>
                <w:szCs w:val="18"/>
              </w:rPr>
            </w:pPr>
            <w:r w:rsidDel="00000000" w:rsidR="00000000" w:rsidRPr="00000000">
              <w:rPr>
                <w:sz w:val="18"/>
                <w:szCs w:val="18"/>
                <w:rtl w:val="0"/>
              </w:rPr>
              <w:t xml:space="preserve">University of California, San Diego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B">
            <w:pPr>
              <w:rPr>
                <w:sz w:val="18"/>
                <w:szCs w:val="18"/>
              </w:rPr>
            </w:pPr>
            <w:r w:rsidDel="00000000" w:rsidR="00000000" w:rsidRPr="00000000">
              <w:rPr>
                <w:sz w:val="18"/>
                <w:szCs w:val="18"/>
                <w:rtl w:val="0"/>
              </w:rPr>
              <w:t xml:space="preserve">Fabian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C">
            <w:pPr>
              <w:rPr>
                <w:sz w:val="18"/>
                <w:szCs w:val="18"/>
              </w:rPr>
            </w:pPr>
            <w:r w:rsidDel="00000000" w:rsidR="00000000" w:rsidRPr="00000000">
              <w:rPr>
                <w:sz w:val="18"/>
                <w:szCs w:val="18"/>
                <w:rtl w:val="0"/>
              </w:rPr>
              <w:t xml:space="preserve">Winter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D">
            <w:pPr>
              <w:rPr>
                <w:sz w:val="18"/>
                <w:szCs w:val="18"/>
              </w:rPr>
            </w:pPr>
            <w:r w:rsidDel="00000000" w:rsidR="00000000" w:rsidRPr="00000000">
              <w:rPr>
                <w:sz w:val="18"/>
                <w:szCs w:val="18"/>
                <w:rtl w:val="0"/>
              </w:rPr>
              <w:t xml:space="preserve">0000-0002-4838-4504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E">
            <w:pPr>
              <w:rPr>
                <w:sz w:val="18"/>
                <w:szCs w:val="18"/>
              </w:rPr>
            </w:pPr>
            <w:r w:rsidDel="00000000" w:rsidR="00000000" w:rsidRPr="00000000">
              <w:rPr>
                <w:sz w:val="18"/>
                <w:szCs w:val="18"/>
                <w:rtl w:val="0"/>
              </w:rPr>
              <w:t xml:space="preserve">University of Zurich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0">
            <w:pPr>
              <w:rPr>
                <w:sz w:val="18"/>
                <w:szCs w:val="18"/>
              </w:rPr>
            </w:pPr>
            <w:r w:rsidDel="00000000" w:rsidR="00000000" w:rsidRPr="00000000">
              <w:rPr>
                <w:sz w:val="18"/>
                <w:szCs w:val="18"/>
                <w:rtl w:val="0"/>
              </w:rPr>
              <w:t xml:space="preserve">Ferdinand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1">
            <w:pPr>
              <w:rPr>
                <w:sz w:val="18"/>
                <w:szCs w:val="18"/>
              </w:rPr>
            </w:pPr>
            <w:r w:rsidDel="00000000" w:rsidR="00000000" w:rsidRPr="00000000">
              <w:rPr>
                <w:sz w:val="18"/>
                <w:szCs w:val="18"/>
                <w:rtl w:val="0"/>
              </w:rPr>
              <w:t xml:space="preserve">Wintermantel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2">
            <w:pPr>
              <w:rPr>
                <w:sz w:val="18"/>
                <w:szCs w:val="18"/>
              </w:rPr>
            </w:pPr>
            <w:r w:rsidDel="00000000" w:rsidR="00000000" w:rsidRPr="00000000">
              <w:rPr>
                <w:sz w:val="18"/>
                <w:szCs w:val="18"/>
                <w:rtl w:val="0"/>
              </w:rPr>
              <w:t xml:space="preserve">0009-0002-6816-0185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3">
            <w:pPr>
              <w:rPr>
                <w:sz w:val="18"/>
                <w:szCs w:val="18"/>
              </w:rPr>
            </w:pPr>
            <w:r w:rsidDel="00000000" w:rsidR="00000000" w:rsidRPr="00000000">
              <w:rPr>
                <w:sz w:val="18"/>
                <w:szCs w:val="18"/>
                <w:rtl w:val="0"/>
              </w:rPr>
              <w:t xml:space="preserve">Humboldt-Universität zu Berlin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4">
            <w:pPr>
              <w:rPr>
                <w:sz w:val="18"/>
                <w:szCs w:val="18"/>
              </w:rPr>
            </w:pPr>
            <w:r w:rsidDel="00000000" w:rsidR="00000000" w:rsidRPr="00000000">
              <w:rPr>
                <w:sz w:val="18"/>
                <w:szCs w:val="18"/>
                <w:rtl w:val="0"/>
              </w:rPr>
              <w:t xml:space="preserve">Zeppelin Universität</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5">
            <w:pPr>
              <w:rPr>
                <w:sz w:val="18"/>
                <w:szCs w:val="18"/>
              </w:rPr>
            </w:pPr>
            <w:r w:rsidDel="00000000" w:rsidR="00000000" w:rsidRPr="00000000">
              <w:rPr>
                <w:sz w:val="18"/>
                <w:szCs w:val="18"/>
                <w:rtl w:val="0"/>
              </w:rPr>
              <w:t xml:space="preserve">Nan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6">
            <w:pPr>
              <w:rPr>
                <w:sz w:val="18"/>
                <w:szCs w:val="18"/>
              </w:rPr>
            </w:pPr>
            <w:r w:rsidDel="00000000" w:rsidR="00000000" w:rsidRPr="00000000">
              <w:rPr>
                <w:sz w:val="18"/>
                <w:szCs w:val="18"/>
                <w:rtl w:val="0"/>
              </w:rPr>
              <w:t xml:space="preserve">Zhang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7">
            <w:pPr>
              <w:rPr>
                <w:sz w:val="18"/>
                <w:szCs w:val="18"/>
              </w:rPr>
            </w:pPr>
            <w:r w:rsidDel="00000000" w:rsidR="00000000" w:rsidRPr="00000000">
              <w:rPr>
                <w:sz w:val="18"/>
                <w:szCs w:val="18"/>
                <w:rtl w:val="0"/>
              </w:rPr>
              <w:t xml:space="preserve">0009-0001-6883-1359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8">
            <w:pPr>
              <w:rPr>
                <w:sz w:val="18"/>
                <w:szCs w:val="18"/>
              </w:rPr>
            </w:pPr>
            <w:r w:rsidDel="00000000" w:rsidR="00000000" w:rsidRPr="00000000">
              <w:rPr>
                <w:sz w:val="18"/>
                <w:szCs w:val="18"/>
                <w:rtl w:val="0"/>
              </w:rPr>
              <w:t xml:space="preserve">University of Mannheim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A">
            <w:pPr>
              <w:rPr>
                <w:sz w:val="18"/>
                <w:szCs w:val="18"/>
              </w:rPr>
            </w:pPr>
            <w:r w:rsidDel="00000000" w:rsidR="00000000" w:rsidRPr="00000000">
              <w:rPr>
                <w:sz w:val="18"/>
                <w:szCs w:val="18"/>
                <w:rtl w:val="0"/>
              </w:rPr>
              <w:t xml:space="preserve">Ignazio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B">
            <w:pPr>
              <w:rPr>
                <w:sz w:val="18"/>
                <w:szCs w:val="18"/>
              </w:rPr>
            </w:pPr>
            <w:r w:rsidDel="00000000" w:rsidR="00000000" w:rsidRPr="00000000">
              <w:rPr>
                <w:sz w:val="18"/>
                <w:szCs w:val="18"/>
                <w:rtl w:val="0"/>
              </w:rPr>
              <w:t xml:space="preserve">Ziano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C">
            <w:pPr>
              <w:rPr>
                <w:sz w:val="18"/>
                <w:szCs w:val="18"/>
              </w:rPr>
            </w:pPr>
            <w:r w:rsidDel="00000000" w:rsidR="00000000" w:rsidRPr="00000000">
              <w:rPr>
                <w:sz w:val="18"/>
                <w:szCs w:val="18"/>
                <w:rtl w:val="0"/>
              </w:rPr>
              <w:t xml:space="preserve">0000-0002-4957-3614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D">
            <w:pPr>
              <w:rPr>
                <w:sz w:val="18"/>
                <w:szCs w:val="18"/>
              </w:rPr>
            </w:pPr>
            <w:r w:rsidDel="00000000" w:rsidR="00000000" w:rsidRPr="00000000">
              <w:rPr>
                <w:sz w:val="18"/>
                <w:szCs w:val="18"/>
                <w:rtl w:val="0"/>
              </w:rPr>
              <w:t xml:space="preserve">University of Geneva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F">
            <w:pPr>
              <w:rPr>
                <w:sz w:val="18"/>
                <w:szCs w:val="18"/>
              </w:rPr>
            </w:pPr>
            <w:r w:rsidDel="00000000" w:rsidR="00000000" w:rsidRPr="00000000">
              <w:rPr>
                <w:sz w:val="18"/>
                <w:szCs w:val="18"/>
                <w:rtl w:val="0"/>
              </w:rPr>
              <w:t xml:space="preserve">Cristina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0">
            <w:pPr>
              <w:rPr>
                <w:sz w:val="18"/>
                <w:szCs w:val="18"/>
              </w:rPr>
            </w:pPr>
            <w:r w:rsidDel="00000000" w:rsidR="00000000" w:rsidRPr="00000000">
              <w:rPr>
                <w:sz w:val="18"/>
                <w:szCs w:val="18"/>
                <w:rtl w:val="0"/>
              </w:rPr>
              <w:t xml:space="preserve">Zogmaister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1">
            <w:pPr>
              <w:rPr>
                <w:sz w:val="18"/>
                <w:szCs w:val="18"/>
              </w:rPr>
            </w:pPr>
            <w:r w:rsidDel="00000000" w:rsidR="00000000" w:rsidRPr="00000000">
              <w:rPr>
                <w:sz w:val="18"/>
                <w:szCs w:val="18"/>
                <w:rtl w:val="0"/>
              </w:rPr>
              <w:t xml:space="preserve">0000-0002-1540-7503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2">
            <w:pPr>
              <w:rPr>
                <w:sz w:val="18"/>
                <w:szCs w:val="18"/>
              </w:rPr>
            </w:pPr>
            <w:r w:rsidDel="00000000" w:rsidR="00000000" w:rsidRPr="00000000">
              <w:rPr>
                <w:sz w:val="18"/>
                <w:szCs w:val="18"/>
                <w:rtl w:val="0"/>
              </w:rPr>
              <w:t xml:space="preserve">Università di Milano-Bicocca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4">
            <w:pPr>
              <w:rPr>
                <w:sz w:val="18"/>
                <w:szCs w:val="18"/>
              </w:rPr>
            </w:pPr>
            <w:r w:rsidDel="00000000" w:rsidR="00000000" w:rsidRPr="00000000">
              <w:rPr>
                <w:sz w:val="18"/>
                <w:szCs w:val="18"/>
                <w:rtl w:val="0"/>
              </w:rPr>
              <w:t xml:space="preserve">Zorana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5">
            <w:pPr>
              <w:rPr>
                <w:sz w:val="18"/>
                <w:szCs w:val="18"/>
              </w:rPr>
            </w:pPr>
            <w:r w:rsidDel="00000000" w:rsidR="00000000" w:rsidRPr="00000000">
              <w:rPr>
                <w:sz w:val="18"/>
                <w:szCs w:val="18"/>
                <w:rtl w:val="0"/>
              </w:rPr>
              <w:t xml:space="preserve">Zupan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6">
            <w:pPr>
              <w:rPr>
                <w:sz w:val="18"/>
                <w:szCs w:val="18"/>
              </w:rPr>
            </w:pPr>
            <w:r w:rsidDel="00000000" w:rsidR="00000000" w:rsidRPr="00000000">
              <w:rPr>
                <w:sz w:val="18"/>
                <w:szCs w:val="18"/>
                <w:rtl w:val="0"/>
              </w:rPr>
              <w:t xml:space="preserve">0000-0002-0763-8192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7">
            <w:pPr>
              <w:rPr>
                <w:sz w:val="18"/>
                <w:szCs w:val="18"/>
              </w:rPr>
            </w:pPr>
            <w:r w:rsidDel="00000000" w:rsidR="00000000" w:rsidRPr="00000000">
              <w:rPr>
                <w:sz w:val="18"/>
                <w:szCs w:val="18"/>
                <w:rtl w:val="0"/>
              </w:rPr>
              <w:t xml:space="preserve">University of Belgrade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9">
            <w:pPr>
              <w:rPr>
                <w:sz w:val="18"/>
                <w:szCs w:val="18"/>
              </w:rPr>
            </w:pPr>
            <w:r w:rsidDel="00000000" w:rsidR="00000000" w:rsidRPr="00000000">
              <w:rPr>
                <w:sz w:val="18"/>
                <w:szCs w:val="18"/>
                <w:rtl w:val="0"/>
              </w:rPr>
              <w:t xml:space="preserve">Brian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A">
            <w:pPr>
              <w:rPr>
                <w:sz w:val="18"/>
                <w:szCs w:val="18"/>
              </w:rPr>
            </w:pPr>
            <w:r w:rsidDel="00000000" w:rsidR="00000000" w:rsidRPr="00000000">
              <w:rPr>
                <w:sz w:val="18"/>
                <w:szCs w:val="18"/>
                <w:rtl w:val="0"/>
              </w:rPr>
              <w:t xml:space="preserve">Nosek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B">
            <w:pPr>
              <w:rPr>
                <w:sz w:val="18"/>
                <w:szCs w:val="18"/>
              </w:rPr>
            </w:pPr>
            <w:r w:rsidDel="00000000" w:rsidR="00000000" w:rsidRPr="00000000">
              <w:rPr>
                <w:sz w:val="18"/>
                <w:szCs w:val="18"/>
                <w:rtl w:val="0"/>
              </w:rPr>
              <w:t xml:space="preserve">0000-0001-6797-5476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C">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D">
            <w:pPr>
              <w:rPr>
                <w:sz w:val="18"/>
                <w:szCs w:val="18"/>
              </w:rPr>
            </w:pPr>
            <w:r w:rsidDel="00000000" w:rsidR="00000000" w:rsidRPr="00000000">
              <w:rPr>
                <w:sz w:val="18"/>
                <w:szCs w:val="18"/>
                <w:rtl w:val="0"/>
              </w:rPr>
              <w:t xml:space="preserve">University of Virginia</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E">
            <w:pPr>
              <w:rPr>
                <w:sz w:val="18"/>
                <w:szCs w:val="18"/>
              </w:rPr>
            </w:pPr>
            <w:r w:rsidDel="00000000" w:rsidR="00000000" w:rsidRPr="00000000">
              <w:rPr>
                <w:sz w:val="18"/>
                <w:szCs w:val="18"/>
                <w:rtl w:val="0"/>
              </w:rPr>
              <w:t xml:space="preserve">Timothy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F">
            <w:pPr>
              <w:rPr>
                <w:sz w:val="18"/>
                <w:szCs w:val="18"/>
              </w:rPr>
            </w:pPr>
            <w:r w:rsidDel="00000000" w:rsidR="00000000" w:rsidRPr="00000000">
              <w:rPr>
                <w:sz w:val="18"/>
                <w:szCs w:val="18"/>
                <w:rtl w:val="0"/>
              </w:rPr>
              <w:t xml:space="preserve">Errington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0">
            <w:pPr>
              <w:rPr>
                <w:sz w:val="18"/>
                <w:szCs w:val="18"/>
              </w:rPr>
            </w:pPr>
            <w:r w:rsidDel="00000000" w:rsidR="00000000" w:rsidRPr="00000000">
              <w:rPr>
                <w:sz w:val="18"/>
                <w:szCs w:val="18"/>
                <w:rtl w:val="0"/>
              </w:rPr>
              <w:t xml:space="preserve">0000-0002-4959-5143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1">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2">
            <w:pPr>
              <w:rPr>
                <w:sz w:val="18"/>
                <w:szCs w:val="18"/>
              </w:rPr>
            </w:pPr>
            <w:r w:rsidDel="00000000" w:rsidR="00000000" w:rsidRPr="00000000">
              <w:rPr>
                <w:rtl w:val="0"/>
              </w:rPr>
            </w:r>
          </w:p>
        </w:tc>
      </w:tr>
    </w:tbl>
    <w:p w:rsidR="00000000" w:rsidDel="00000000" w:rsidP="00000000" w:rsidRDefault="00000000" w:rsidRPr="00000000" w14:paraId="000003C3">
      <w:pPr>
        <w:rPr>
          <w:b w:val="1"/>
        </w:rPr>
      </w:pPr>
      <w:r w:rsidDel="00000000" w:rsidR="00000000" w:rsidRPr="00000000">
        <w:rPr>
          <w:rtl w:val="0"/>
        </w:rPr>
      </w:r>
    </w:p>
    <w:p w:rsidR="00000000" w:rsidDel="00000000" w:rsidP="00000000" w:rsidRDefault="00000000" w:rsidRPr="00000000" w14:paraId="000003C4">
      <w:pPr>
        <w:rPr>
          <w:b w:val="1"/>
        </w:rPr>
      </w:pPr>
      <w:r w:rsidDel="00000000" w:rsidR="00000000" w:rsidRPr="00000000">
        <w:rPr>
          <w:b w:val="1"/>
          <w:rtl w:val="0"/>
        </w:rPr>
        <w:t xml:space="preserve">Conflict of Interest Statement</w:t>
      </w:r>
    </w:p>
    <w:p w:rsidR="00000000" w:rsidDel="00000000" w:rsidP="00000000" w:rsidRDefault="00000000" w:rsidRPr="00000000" w14:paraId="000003C5">
      <w:pPr>
        <w:rPr>
          <w:b w:val="1"/>
        </w:rPr>
      </w:pPr>
      <w:r w:rsidDel="00000000" w:rsidR="00000000" w:rsidRPr="00000000">
        <w:rPr>
          <w:rtl w:val="0"/>
        </w:rPr>
      </w:r>
    </w:p>
    <w:p w:rsidR="00000000" w:rsidDel="00000000" w:rsidP="00000000" w:rsidRDefault="00000000" w:rsidRPr="00000000" w14:paraId="000003C6">
      <w:pPr>
        <w:rPr>
          <w:b w:val="1"/>
        </w:rPr>
      </w:pPr>
      <w:r w:rsidDel="00000000" w:rsidR="00000000" w:rsidRPr="00000000">
        <w:rPr>
          <w:rtl w:val="0"/>
        </w:rPr>
        <w:t xml:space="preserve">A.H.T., M.D., N.H., K.H., O.M., T.Stankov, B.A.N., and T.M.E. are employees of the non-profit organization Center for Open Science that has a mission to increase openness, integrity, and reproducibility of research.</w:t>
      </w:r>
      <w:r w:rsidDel="00000000" w:rsidR="00000000" w:rsidRPr="00000000">
        <w:rPr>
          <w:rtl w:val="0"/>
        </w:rPr>
      </w:r>
    </w:p>
    <w:p w:rsidR="00000000" w:rsidDel="00000000" w:rsidP="00000000" w:rsidRDefault="00000000" w:rsidRPr="00000000" w14:paraId="000003C7">
      <w:pPr>
        <w:rPr>
          <w:b w:val="1"/>
        </w:rPr>
      </w:pPr>
      <w:r w:rsidDel="00000000" w:rsidR="00000000" w:rsidRPr="00000000">
        <w:rPr>
          <w:rtl w:val="0"/>
        </w:rPr>
      </w:r>
    </w:p>
    <w:p w:rsidR="00000000" w:rsidDel="00000000" w:rsidP="00000000" w:rsidRDefault="00000000" w:rsidRPr="00000000" w14:paraId="000003C8">
      <w:pPr>
        <w:rPr>
          <w:b w:val="1"/>
        </w:rPr>
      </w:pPr>
      <w:r w:rsidDel="00000000" w:rsidR="00000000" w:rsidRPr="00000000">
        <w:rPr>
          <w:b w:val="1"/>
          <w:rtl w:val="0"/>
        </w:rPr>
        <w:t xml:space="preserve">Data, Materials, and Code Availability Statement</w:t>
      </w:r>
    </w:p>
    <w:p w:rsidR="00000000" w:rsidDel="00000000" w:rsidP="00000000" w:rsidRDefault="00000000" w:rsidRPr="00000000" w14:paraId="000003C9">
      <w:pPr>
        <w:rPr>
          <w:b w:val="1"/>
        </w:rPr>
      </w:pPr>
      <w:r w:rsidDel="00000000" w:rsidR="00000000" w:rsidRPr="00000000">
        <w:rPr>
          <w:rtl w:val="0"/>
        </w:rPr>
      </w:r>
    </w:p>
    <w:p w:rsidR="00000000" w:rsidDel="00000000" w:rsidP="00000000" w:rsidRDefault="00000000" w:rsidRPr="00000000" w14:paraId="000003CA">
      <w:pPr>
        <w:rPr>
          <w:b w:val="1"/>
        </w:rPr>
      </w:pPr>
      <w:ins w:author="Brian Nosek" w:id="47" w:date="2025-07-09T15:59:24Z">
        <w:r w:rsidDel="00000000" w:rsidR="00000000" w:rsidRPr="00000000">
          <w:rPr>
            <w:rtl w:val="0"/>
            <w:rPrChange w:author="Brian Nosek" w:id="48" w:date="2025-07-09T15:59:24Z">
              <w:rPr>
                <w:b w:val="1"/>
              </w:rPr>
            </w:rPrChange>
          </w:rPr>
          <w:t xml:space="preserve">D</w:t>
        </w:r>
      </w:ins>
      <w:del w:author="Brian Nosek" w:id="47" w:date="2025-07-09T15:59:24Z">
        <w:r w:rsidDel="00000000" w:rsidR="00000000" w:rsidRPr="00000000">
          <w:rPr>
            <w:rtl w:val="0"/>
            <w:rPrChange w:author="Brian Nosek" w:id="48" w:date="2025-07-09T15:59:24Z">
              <w:rPr/>
            </w:rPrChange>
          </w:rPr>
          <w:delText xml:space="preserve">All d</w:delText>
        </w:r>
      </w:del>
      <w:r w:rsidDel="00000000" w:rsidR="00000000" w:rsidRPr="00000000">
        <w:rPr>
          <w:rtl w:val="0"/>
        </w:rPr>
        <w:t xml:space="preserve">ata, materials, and code associated with this research that can be shared without restriction </w:t>
      </w:r>
      <w:ins w:author="Noah Haber" w:id="49" w:date="2025-07-21T16:06:21Z">
        <w:r w:rsidDel="00000000" w:rsidR="00000000" w:rsidRPr="00000000">
          <w:rPr>
            <w:rtl w:val="0"/>
          </w:rPr>
          <w:t xml:space="preserve">is publicly</w:t>
        </w:r>
      </w:ins>
      <w:del w:author="Noah Haber" w:id="49" w:date="2025-07-21T16:06:21Z">
        <w:r w:rsidDel="00000000" w:rsidR="00000000" w:rsidRPr="00000000">
          <w:rPr>
            <w:rtl w:val="0"/>
          </w:rPr>
          <w:delText xml:space="preserve">will be made publicly</w:delText>
        </w:r>
      </w:del>
      <w:r w:rsidDel="00000000" w:rsidR="00000000" w:rsidRPr="00000000">
        <w:rPr>
          <w:rtl w:val="0"/>
        </w:rPr>
        <w:t xml:space="preserve"> available on</w:t>
      </w:r>
      <w:ins w:author="Noah Haber" w:id="50" w:date="2025-07-21T16:06:29Z">
        <w:r w:rsidDel="00000000" w:rsidR="00000000" w:rsidRPr="00000000">
          <w:rPr>
            <w:rtl w:val="0"/>
          </w:rPr>
          <w:t xml:space="preserve"> our</w:t>
        </w:r>
      </w:ins>
      <w:r w:rsidDel="00000000" w:rsidR="00000000" w:rsidRPr="00000000">
        <w:rPr>
          <w:rtl w:val="0"/>
        </w:rPr>
        <w:t xml:space="preserve"> OSF</w:t>
      </w:r>
      <w:ins w:author="Noah Haber" w:id="51" w:date="2025-07-21T16:06:34Z">
        <w:r w:rsidDel="00000000" w:rsidR="00000000" w:rsidRPr="00000000">
          <w:rPr>
            <w:rtl w:val="0"/>
          </w:rPr>
          <w:t xml:space="preserve"> repository (https://osf.io/ed8pj/)</w:t>
        </w:r>
      </w:ins>
      <w:del w:author="Noah Haber" w:id="51" w:date="2025-07-21T16:06:34Z">
        <w:r w:rsidDel="00000000" w:rsidR="00000000" w:rsidRPr="00000000">
          <w:rPr>
            <w:rtl w:val="0"/>
          </w:rPr>
          <w:delText xml:space="preserve"> following publication of this paper</w:delText>
        </w:r>
      </w:del>
      <w:r w:rsidDel="00000000" w:rsidR="00000000" w:rsidRPr="00000000">
        <w:rPr>
          <w:rtl w:val="0"/>
        </w:rPr>
        <w:t xml:space="preserve">.</w:t>
      </w:r>
      <w:ins w:author="Noah Haber" w:id="52" w:date="2025-07-21T16:07:51Z">
        <w:r w:rsidDel="00000000" w:rsidR="00000000" w:rsidRPr="00000000">
          <w:rPr>
            <w:rtl w:val="0"/>
          </w:rPr>
          <w:t xml:space="preserve"> The repository includes a push button package with all code and data used to both produce all statistics, figures, and tables and code that populates them directly into this manuscript from a template.</w:t>
        </w:r>
      </w:ins>
      <w:del w:author="Noah Haber" w:id="52" w:date="2025-07-21T16:07:51Z">
        <w:r w:rsidDel="00000000" w:rsidR="00000000" w:rsidRPr="00000000">
          <w:rPr>
            <w:rtl w:val="0"/>
          </w:rPr>
          <w:delText xml:space="preserve"> </w:delText>
        </w:r>
      </w:del>
      <w:r w:rsidDel="00000000" w:rsidR="00000000" w:rsidRPr="00000000">
        <w:rPr>
          <w:rtl w:val="0"/>
        </w:rPr>
        <w:t xml:space="preserve">This includes most of the data and code from the individual reproduction attempts, save for any data that is proprietary or protected that will not be made available</w:t>
      </w:r>
      <w:ins w:author="Brian Nosek" w:id="53" w:date="2025-07-09T15:59:31Z">
        <w:r w:rsidDel="00000000" w:rsidR="00000000" w:rsidRPr="00000000">
          <w:rPr>
            <w:rtl w:val="0"/>
          </w:rPr>
          <w:t xml:space="preserve">, or for which analyst teams were uncertain or unable to confirm that they were allowed to share secondary data. It is possible that some data, materials, or code that could be shared openly is not available at the time of publication. Readers are encouraged to contact the corresponding author or the authors of the relevant subproject to see if more research content can be shared.</w:t>
        </w:r>
      </w:ins>
      <w:del w:author="Brian Nosek" w:id="53" w:date="2025-07-09T15:59:31Z">
        <w:r w:rsidDel="00000000" w:rsidR="00000000" w:rsidRPr="00000000">
          <w:rPr>
            <w:rtl w:val="0"/>
          </w:rPr>
          <w:delText xml:space="preserve">.</w:delText>
        </w:r>
      </w:del>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CB">
      <w:pPr>
        <w:rPr>
          <w:b w:val="1"/>
        </w:rPr>
      </w:pPr>
      <w:r w:rsidDel="00000000" w:rsidR="00000000" w:rsidRPr="00000000">
        <w:rPr>
          <w:rtl w:val="0"/>
        </w:rPr>
      </w:r>
    </w:p>
    <w:p w:rsidR="00000000" w:rsidDel="00000000" w:rsidP="00000000" w:rsidRDefault="00000000" w:rsidRPr="00000000" w14:paraId="000003CC">
      <w:pPr>
        <w:rPr>
          <w:b w:val="1"/>
        </w:rPr>
      </w:pPr>
      <w:r w:rsidDel="00000000" w:rsidR="00000000" w:rsidRPr="00000000">
        <w:rPr>
          <w:b w:val="1"/>
          <w:rtl w:val="0"/>
        </w:rPr>
        <w:t xml:space="preserve">Acknowledgements</w:t>
      </w:r>
    </w:p>
    <w:p w:rsidR="00000000" w:rsidDel="00000000" w:rsidP="00000000" w:rsidRDefault="00000000" w:rsidRPr="00000000" w14:paraId="000003CD">
      <w:pPr>
        <w:rPr>
          <w:b w:val="1"/>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This work was supported by the Defense Advanced Research Projects Agency (DARPA) under cooperative agreements No: N660011924015 (PI: Brian A. Nosek) and HR00112020015 (PI: Timothy M. Errington). The views, opinions, findings, and conclusions or recommendations expressed in this material are those of the authors and should not be interpreted as representing the official views or policies of the Department of Defense or the U.S. Government.</w:t>
      </w:r>
      <w:r w:rsidDel="00000000" w:rsidR="00000000" w:rsidRPr="00000000">
        <w:rPr>
          <w:rtl w:val="0"/>
        </w:rPr>
        <w:t xml:space="preserve"> We thank Beatrix Arendt, Alexandria Denis, Samuel Field, Zachary Loomas, Bri Luis, Lesley Markham, E. Simon Parsons, Courtney Soderberg, </w:t>
      </w:r>
      <w:ins w:author="Brian Nosek" w:id="54" w:date="2025-03-22T19:32:23Z">
        <w:r w:rsidDel="00000000" w:rsidR="00000000" w:rsidRPr="00000000">
          <w:rPr>
            <w:rtl w:val="0"/>
          </w:rPr>
          <w:t xml:space="preserve">and </w:t>
        </w:r>
      </w:ins>
      <w:r w:rsidDel="00000000" w:rsidR="00000000" w:rsidRPr="00000000">
        <w:rPr>
          <w:rtl w:val="0"/>
        </w:rPr>
        <w:t xml:space="preserve">Adam Russell</w:t>
      </w:r>
      <w:del w:author="Brian Nosek" w:id="55" w:date="2025-03-22T19:32:28Z">
        <w:r w:rsidDel="00000000" w:rsidR="00000000" w:rsidRPr="00000000">
          <w:rPr>
            <w:rtl w:val="0"/>
          </w:rPr>
          <w:delText xml:space="preserve">, and Victor Volkman</w:delText>
        </w:r>
      </w:del>
      <w:r w:rsidDel="00000000" w:rsidR="00000000" w:rsidRPr="00000000">
        <w:rPr>
          <w:rtl w:val="0"/>
        </w:rPr>
        <w:t xml:space="preserve"> for their contributions to this project.</w:t>
      </w:r>
      <w:r w:rsidDel="00000000" w:rsidR="00000000" w:rsidRPr="00000000">
        <w:rPr>
          <w:rtl w:val="0"/>
        </w:rPr>
      </w:r>
    </w:p>
    <w:p w:rsidR="00000000" w:rsidDel="00000000" w:rsidP="00000000" w:rsidRDefault="00000000" w:rsidRPr="00000000" w14:paraId="000003CF">
      <w:pPr>
        <w:rPr>
          <w:b w:val="1"/>
        </w:rPr>
      </w:pPr>
      <w:r w:rsidDel="00000000" w:rsidR="00000000" w:rsidRPr="00000000">
        <w:rPr>
          <w:rtl w:val="0"/>
        </w:rPr>
      </w:r>
    </w:p>
    <w:p w:rsidR="00000000" w:rsidDel="00000000" w:rsidP="00000000" w:rsidRDefault="00000000" w:rsidRPr="00000000" w14:paraId="000003D0">
      <w:pPr>
        <w:rPr>
          <w:b w:val="1"/>
        </w:rPr>
        <w:sectPr>
          <w:headerReference r:id="rId30"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1">
      <w:pPr>
        <w:rPr>
          <w:b w:val="1"/>
        </w:rPr>
      </w:pPr>
      <w:r w:rsidDel="00000000" w:rsidR="00000000" w:rsidRPr="00000000">
        <w:rPr>
          <w:b w:val="1"/>
          <w:rtl w:val="0"/>
        </w:rPr>
        <w:t xml:space="preserve">CReDiT Taxonomy</w:t>
      </w:r>
      <w:r w:rsidDel="00000000" w:rsidR="00000000" w:rsidRPr="00000000">
        <w:rPr>
          <w:rtl w:val="0"/>
        </w:rPr>
      </w:r>
    </w:p>
    <w:p w:rsidR="00000000" w:rsidDel="00000000" w:rsidP="00000000" w:rsidRDefault="00000000" w:rsidRPr="00000000" w14:paraId="000003D2">
      <w:pPr>
        <w:rPr>
          <w:b w:val="1"/>
        </w:rPr>
      </w:pPr>
      <w:r w:rsidDel="00000000" w:rsidR="00000000" w:rsidRPr="00000000">
        <w:rPr>
          <w:rtl w:val="0"/>
        </w:rPr>
      </w:r>
    </w:p>
    <w:tbl>
      <w:tblPr>
        <w:tblStyle w:val="Table4"/>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9.6951735817104"/>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5475.901778154107"/>
        <w:tblGridChange w:id="0">
          <w:tblGrid>
            <w:gridCol w:w="1799.6951735817104"/>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5475.901778154107"/>
          </w:tblGrid>
        </w:tblGridChange>
      </w:tblGrid>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D3">
            <w:pPr>
              <w:rPr>
                <w:sz w:val="20"/>
                <w:szCs w:val="20"/>
              </w:rPr>
            </w:pPr>
            <w:r w:rsidDel="00000000" w:rsidR="00000000" w:rsidRPr="00000000">
              <w:rPr>
                <w:sz w:val="20"/>
                <w:szCs w:val="20"/>
                <w:rtl w:val="0"/>
              </w:rPr>
              <w:t xml:space="preserve">Full name</w:t>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4">
            <w:pPr>
              <w:rPr>
                <w:sz w:val="20"/>
                <w:szCs w:val="20"/>
              </w:rPr>
            </w:pPr>
            <w:r w:rsidDel="00000000" w:rsidR="00000000" w:rsidRPr="00000000">
              <w:rPr>
                <w:sz w:val="16"/>
                <w:szCs w:val="16"/>
                <w:rtl w:val="0"/>
              </w:rPr>
              <w:t xml:space="preserve">Conceptualization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5">
            <w:pPr>
              <w:rPr>
                <w:sz w:val="20"/>
                <w:szCs w:val="20"/>
              </w:rPr>
            </w:pPr>
            <w:r w:rsidDel="00000000" w:rsidR="00000000" w:rsidRPr="00000000">
              <w:rPr>
                <w:sz w:val="16"/>
                <w:szCs w:val="16"/>
                <w:rtl w:val="0"/>
              </w:rPr>
              <w:t xml:space="preserve">Data curation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6">
            <w:pPr>
              <w:rPr>
                <w:sz w:val="20"/>
                <w:szCs w:val="20"/>
              </w:rPr>
            </w:pPr>
            <w:r w:rsidDel="00000000" w:rsidR="00000000" w:rsidRPr="00000000">
              <w:rPr>
                <w:sz w:val="16"/>
                <w:szCs w:val="16"/>
                <w:rtl w:val="0"/>
              </w:rPr>
              <w:t xml:space="preserve">Formal Analysis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7">
            <w:pPr>
              <w:rPr>
                <w:sz w:val="20"/>
                <w:szCs w:val="20"/>
              </w:rPr>
            </w:pPr>
            <w:r w:rsidDel="00000000" w:rsidR="00000000" w:rsidRPr="00000000">
              <w:rPr>
                <w:sz w:val="16"/>
                <w:szCs w:val="16"/>
                <w:rtl w:val="0"/>
              </w:rPr>
              <w:t xml:space="preserve">Funding acquisition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8">
            <w:pPr>
              <w:rPr>
                <w:sz w:val="20"/>
                <w:szCs w:val="20"/>
              </w:rPr>
            </w:pPr>
            <w:r w:rsidDel="00000000" w:rsidR="00000000" w:rsidRPr="00000000">
              <w:rPr>
                <w:sz w:val="16"/>
                <w:szCs w:val="16"/>
                <w:rtl w:val="0"/>
              </w:rPr>
              <w:t xml:space="preserve">Investigation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9">
            <w:pPr>
              <w:rPr>
                <w:sz w:val="20"/>
                <w:szCs w:val="20"/>
              </w:rPr>
            </w:pPr>
            <w:r w:rsidDel="00000000" w:rsidR="00000000" w:rsidRPr="00000000">
              <w:rPr>
                <w:sz w:val="16"/>
                <w:szCs w:val="16"/>
                <w:rtl w:val="0"/>
              </w:rPr>
              <w:t xml:space="preserve">Methodology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A">
            <w:pPr>
              <w:rPr>
                <w:sz w:val="20"/>
                <w:szCs w:val="20"/>
              </w:rPr>
            </w:pPr>
            <w:r w:rsidDel="00000000" w:rsidR="00000000" w:rsidRPr="00000000">
              <w:rPr>
                <w:sz w:val="16"/>
                <w:szCs w:val="16"/>
                <w:rtl w:val="0"/>
              </w:rPr>
              <w:t xml:space="preserve">Project admin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B">
            <w:pPr>
              <w:rPr>
                <w:sz w:val="20"/>
                <w:szCs w:val="20"/>
              </w:rPr>
            </w:pPr>
            <w:r w:rsidDel="00000000" w:rsidR="00000000" w:rsidRPr="00000000">
              <w:rPr>
                <w:sz w:val="16"/>
                <w:szCs w:val="16"/>
                <w:rtl w:val="0"/>
              </w:rPr>
              <w:t xml:space="preserve">Resources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C">
            <w:pPr>
              <w:rPr>
                <w:sz w:val="20"/>
                <w:szCs w:val="20"/>
              </w:rPr>
            </w:pPr>
            <w:r w:rsidDel="00000000" w:rsidR="00000000" w:rsidRPr="00000000">
              <w:rPr>
                <w:sz w:val="16"/>
                <w:szCs w:val="16"/>
                <w:rtl w:val="0"/>
              </w:rPr>
              <w:t xml:space="preserve">Software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D">
            <w:pPr>
              <w:rPr>
                <w:sz w:val="20"/>
                <w:szCs w:val="20"/>
              </w:rPr>
            </w:pPr>
            <w:r w:rsidDel="00000000" w:rsidR="00000000" w:rsidRPr="00000000">
              <w:rPr>
                <w:sz w:val="16"/>
                <w:szCs w:val="16"/>
                <w:rtl w:val="0"/>
              </w:rPr>
              <w:t xml:space="preserve">Supervision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E">
            <w:pPr>
              <w:rPr>
                <w:sz w:val="20"/>
                <w:szCs w:val="20"/>
              </w:rPr>
            </w:pPr>
            <w:r w:rsidDel="00000000" w:rsidR="00000000" w:rsidRPr="00000000">
              <w:rPr>
                <w:sz w:val="16"/>
                <w:szCs w:val="16"/>
                <w:rtl w:val="0"/>
              </w:rPr>
              <w:t xml:space="preserve">Validation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F">
            <w:pPr>
              <w:rPr>
                <w:sz w:val="20"/>
                <w:szCs w:val="20"/>
              </w:rPr>
            </w:pPr>
            <w:r w:rsidDel="00000000" w:rsidR="00000000" w:rsidRPr="00000000">
              <w:rPr>
                <w:sz w:val="16"/>
                <w:szCs w:val="16"/>
                <w:rtl w:val="0"/>
              </w:rPr>
              <w:t xml:space="preserve">Visualization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E0">
            <w:pPr>
              <w:rPr>
                <w:sz w:val="20"/>
                <w:szCs w:val="20"/>
              </w:rPr>
            </w:pPr>
            <w:r w:rsidDel="00000000" w:rsidR="00000000" w:rsidRPr="00000000">
              <w:rPr>
                <w:sz w:val="16"/>
                <w:szCs w:val="16"/>
                <w:rtl w:val="0"/>
              </w:rPr>
              <w:t xml:space="preserve">Original draft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E1">
            <w:pPr>
              <w:rPr>
                <w:sz w:val="20"/>
                <w:szCs w:val="20"/>
              </w:rPr>
            </w:pPr>
            <w:r w:rsidDel="00000000" w:rsidR="00000000" w:rsidRPr="00000000">
              <w:rPr>
                <w:sz w:val="16"/>
                <w:szCs w:val="16"/>
                <w:rtl w:val="0"/>
              </w:rPr>
              <w:t xml:space="preserve">Review &amp; editing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E2">
            <w:pPr>
              <w:rPr>
                <w:sz w:val="20"/>
                <w:szCs w:val="20"/>
              </w:rPr>
            </w:pPr>
            <w:r w:rsidDel="00000000" w:rsidR="00000000" w:rsidRPr="00000000">
              <w:rPr>
                <w:sz w:val="16"/>
                <w:szCs w:val="16"/>
                <w:rtl w:val="0"/>
              </w:rPr>
              <w:t xml:space="preserve">Contribution Explanation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3">
            <w:pPr>
              <w:rPr>
                <w:sz w:val="20"/>
                <w:szCs w:val="20"/>
              </w:rPr>
            </w:pPr>
            <w:r w:rsidDel="00000000" w:rsidR="00000000" w:rsidRPr="00000000">
              <w:rPr>
                <w:sz w:val="20"/>
                <w:szCs w:val="20"/>
                <w:rtl w:val="0"/>
              </w:rPr>
              <w:t xml:space="preserve">Olivia Miske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2">
            <w:pPr>
              <w:rPr>
                <w:sz w:val="16"/>
                <w:szCs w:val="16"/>
              </w:rPr>
            </w:pPr>
            <w:r w:rsidDel="00000000" w:rsidR="00000000" w:rsidRPr="00000000">
              <w:rPr>
                <w:color w:val="444746"/>
                <w:sz w:val="17"/>
                <w:szCs w:val="17"/>
                <w:rtl w:val="0"/>
              </w:rPr>
              <w:t xml:space="preserve">I was a Project Coordinator (and later, Assistant Research Scientist) for SCORE at COS. I was involved in a range of activities which included: Contributing to the conceptualization/design of the process reproducibility assessment effort (e.g., determining coding scheme/workflow); providing oversight over the PR coding effort; communicating with reproduction analysts and assisting with coordination/tracking of projects; data entry/validation of reproduction outcomes for a subset of projects; assisting with the OSF audit process; contributing to the methods write-up.</w:t>
            </w:r>
            <w:r w:rsidDel="00000000" w:rsidR="00000000" w:rsidRPr="00000000">
              <w:rPr>
                <w:rtl w:val="0"/>
              </w:rPr>
            </w:r>
          </w:p>
        </w:tc>
      </w:tr>
      <w:tr>
        <w:trPr>
          <w:cantSplit w:val="0"/>
          <w:trHeight w:val="15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3">
            <w:pPr>
              <w:rPr>
                <w:sz w:val="20"/>
                <w:szCs w:val="20"/>
              </w:rPr>
            </w:pPr>
            <w:r w:rsidDel="00000000" w:rsidR="00000000" w:rsidRPr="00000000">
              <w:rPr>
                <w:sz w:val="20"/>
                <w:szCs w:val="20"/>
                <w:rtl w:val="0"/>
              </w:rPr>
              <w:t xml:space="preserve">Anna Lou Abatayo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2">
            <w:pPr>
              <w:rPr>
                <w:sz w:val="20"/>
                <w:szCs w:val="20"/>
              </w:rPr>
            </w:pPr>
            <w:r w:rsidDel="00000000" w:rsidR="00000000" w:rsidRPr="00000000">
              <w:rPr>
                <w:sz w:val="16"/>
                <w:szCs w:val="16"/>
                <w:rtl w:val="0"/>
              </w:rPr>
              <w:t xml:space="preserve">Extracted claims, mostly from economics journals but helped out on non-economics journals / covid-preprints when needed. Reviewed others' extracted claims. Part of the team (along with Andrew Tyner) that created the process to replicate extracted claims. Collected data for replication (also collected data for reproduction when replication and reproduction data overlapped). Analyzed data for replication. Managed excel file where external individuals picked a claim / journal article to replicate. Read through and checked pre-analysis plans for replication by others before they were submitted. Read through and checked the analysis (for replication). Recruited external individuals that helped with replication (and they might have helped for reproduction too).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3">
            <w:pPr>
              <w:rPr>
                <w:sz w:val="20"/>
                <w:szCs w:val="20"/>
              </w:rPr>
            </w:pPr>
            <w:r w:rsidDel="00000000" w:rsidR="00000000" w:rsidRPr="00000000">
              <w:rPr>
                <w:sz w:val="20"/>
                <w:szCs w:val="20"/>
                <w:rtl w:val="0"/>
              </w:rPr>
              <w:t xml:space="preserve">Mason Daley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2">
            <w:pPr>
              <w:rPr>
                <w:sz w:val="20"/>
                <w:szCs w:val="20"/>
              </w:rPr>
            </w:pPr>
            <w:r w:rsidDel="00000000" w:rsidR="00000000" w:rsidRPr="00000000">
              <w:rPr>
                <w:sz w:val="16"/>
                <w:szCs w:val="16"/>
                <w:rtl w:val="0"/>
              </w:rPr>
              <w:t xml:space="preserve">PR coding</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3">
            <w:pPr>
              <w:rPr>
                <w:sz w:val="20"/>
                <w:szCs w:val="20"/>
              </w:rPr>
            </w:pPr>
            <w:r w:rsidDel="00000000" w:rsidR="00000000" w:rsidRPr="00000000">
              <w:rPr>
                <w:sz w:val="20"/>
                <w:szCs w:val="20"/>
                <w:rtl w:val="0"/>
              </w:rPr>
              <w:t xml:space="preserve">Mirka Dirzo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2">
            <w:pPr>
              <w:rPr>
                <w:sz w:val="20"/>
                <w:szCs w:val="20"/>
              </w:rPr>
            </w:pPr>
            <w:r w:rsidDel="00000000" w:rsidR="00000000" w:rsidRPr="00000000">
              <w:rPr>
                <w:sz w:val="16"/>
                <w:szCs w:val="16"/>
                <w:rtl w:val="0"/>
              </w:rPr>
              <w:t xml:space="preserve">As a Project Coordinator with Center for Open Science, I have helped with coding, created charts/graphs for presentations about SCORE, and will be possibly contributing to writing and review of publications.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3">
            <w:pPr>
              <w:rPr>
                <w:sz w:val="20"/>
                <w:szCs w:val="20"/>
              </w:rPr>
            </w:pPr>
            <w:r w:rsidDel="00000000" w:rsidR="00000000" w:rsidRPr="00000000">
              <w:rPr>
                <w:sz w:val="20"/>
                <w:szCs w:val="20"/>
                <w:rtl w:val="0"/>
              </w:rPr>
              <w:t xml:space="preserve">Nicholas Fox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2">
            <w:pPr>
              <w:rPr>
                <w:sz w:val="20"/>
                <w:szCs w:val="20"/>
              </w:rPr>
            </w:pPr>
            <w:r w:rsidDel="00000000" w:rsidR="00000000" w:rsidRPr="00000000">
              <w:rPr>
                <w:sz w:val="16"/>
                <w:szCs w:val="16"/>
                <w:rtl w:val="0"/>
              </w:rPr>
              <w:t xml:space="preserve">Research scientist in TA1, coding scientific papers to generate datasets for TA2 and TA3 usage, as well as managing research laboratories conducting replication attempts for validation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3">
            <w:pPr>
              <w:rPr>
                <w:sz w:val="20"/>
                <w:szCs w:val="20"/>
              </w:rPr>
            </w:pPr>
            <w:r w:rsidDel="00000000" w:rsidR="00000000" w:rsidRPr="00000000">
              <w:rPr>
                <w:sz w:val="20"/>
                <w:szCs w:val="20"/>
                <w:rtl w:val="0"/>
              </w:rPr>
              <w:t xml:space="preserve">Noah Haber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2">
            <w:pPr>
              <w:rPr>
                <w:sz w:val="20"/>
                <w:szCs w:val="20"/>
              </w:rPr>
            </w:pPr>
            <w:r w:rsidDel="00000000" w:rsidR="00000000" w:rsidRPr="00000000">
              <w:rPr>
                <w:sz w:val="16"/>
                <w:szCs w:val="16"/>
                <w:rtl w:val="0"/>
              </w:rPr>
              <w:t xml:space="preserve">I contributed to data curation, analysis code, figure design and generation, and producing the reproducible manuscript workflow and infrastructure.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3">
            <w:pPr>
              <w:rPr>
                <w:sz w:val="20"/>
                <w:szCs w:val="20"/>
              </w:rPr>
            </w:pPr>
            <w:r w:rsidDel="00000000" w:rsidR="00000000" w:rsidRPr="00000000">
              <w:rPr>
                <w:sz w:val="20"/>
                <w:szCs w:val="20"/>
                <w:rtl w:val="0"/>
              </w:rPr>
              <w:t xml:space="preserve">Krystal M. Hahn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2">
            <w:pPr>
              <w:rPr>
                <w:sz w:val="20"/>
                <w:szCs w:val="20"/>
              </w:rPr>
            </w:pPr>
            <w:r w:rsidDel="00000000" w:rsidR="00000000" w:rsidRPr="00000000">
              <w:rPr>
                <w:sz w:val="16"/>
                <w:szCs w:val="16"/>
                <w:rtl w:val="0"/>
              </w:rPr>
              <w:t xml:space="preserve">I've contributed to process reproducibility efforts (e.g., IPR/DPR scoring), non-HSR coordination and sourcing, and the OSF audit.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3">
            <w:pPr>
              <w:rPr>
                <w:sz w:val="20"/>
                <w:szCs w:val="20"/>
              </w:rPr>
            </w:pPr>
            <w:r w:rsidDel="00000000" w:rsidR="00000000" w:rsidRPr="00000000">
              <w:rPr>
                <w:sz w:val="20"/>
                <w:szCs w:val="20"/>
                <w:rtl w:val="0"/>
              </w:rPr>
              <w:t xml:space="preserve">Melissa Kline Struhl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2">
            <w:pPr>
              <w:rPr>
                <w:sz w:val="20"/>
                <w:szCs w:val="20"/>
              </w:rPr>
            </w:pPr>
            <w:r w:rsidDel="00000000" w:rsidR="00000000" w:rsidRPr="00000000">
              <w:rPr>
                <w:sz w:val="16"/>
                <w:szCs w:val="16"/>
                <w:rtl w:val="0"/>
              </w:rPr>
              <w:t xml:space="preserve">I was one of four research scientists on the COS SCORE team, involved in designing and executing processes for SCORE claim selection, replication/reproduction design, data management &amp; analysis of primary outcomes of finished replications/reproductions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3">
            <w:pPr>
              <w:rPr>
                <w:sz w:val="20"/>
                <w:szCs w:val="20"/>
              </w:rPr>
            </w:pPr>
            <w:r w:rsidDel="00000000" w:rsidR="00000000" w:rsidRPr="00000000">
              <w:rPr>
                <w:sz w:val="20"/>
                <w:szCs w:val="20"/>
                <w:rtl w:val="0"/>
              </w:rPr>
              <w:t xml:space="preserve">Brinna Mawhinney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2">
            <w:pPr>
              <w:rPr>
                <w:sz w:val="20"/>
                <w:szCs w:val="20"/>
              </w:rPr>
            </w:pPr>
            <w:r w:rsidDel="00000000" w:rsidR="00000000" w:rsidRPr="00000000">
              <w:rPr>
                <w:sz w:val="16"/>
                <w:szCs w:val="16"/>
                <w:rtl w:val="0"/>
              </w:rPr>
              <w:t xml:space="preserve">As a Project Coordinator with Center for Open Science, I have helped with the development of coding schemes relevant to SCORE's methodology, conducted data collection, created charts/graphs for presentations about SCORE, and will be contributing to writing and review of publications.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3">
            <w:pPr>
              <w:rPr>
                <w:sz w:val="20"/>
                <w:szCs w:val="20"/>
              </w:rPr>
            </w:pPr>
            <w:r w:rsidDel="00000000" w:rsidR="00000000" w:rsidRPr="00000000">
              <w:rPr>
                <w:sz w:val="20"/>
                <w:szCs w:val="20"/>
                <w:rtl w:val="0"/>
              </w:rPr>
              <w:t xml:space="preserve">Priya Silverstein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2">
            <w:pPr>
              <w:rPr>
                <w:sz w:val="20"/>
                <w:szCs w:val="20"/>
              </w:rPr>
            </w:pPr>
            <w:r w:rsidDel="00000000" w:rsidR="00000000" w:rsidRPr="00000000">
              <w:rPr>
                <w:sz w:val="16"/>
                <w:szCs w:val="16"/>
                <w:rtl w:val="0"/>
              </w:rPr>
              <w:t xml:space="preserve">I was involved in lots of different bits and bobs! CE (single-trace and bushel), had input on some P2 process stuff (especially bushel CE), variable coding (original, replication, reproduction), and some validation stuff (OSF audits, checking CE and variable coding, etc.)</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3">
            <w:pPr>
              <w:rPr>
                <w:sz w:val="20"/>
                <w:szCs w:val="20"/>
              </w:rPr>
            </w:pPr>
            <w:r w:rsidDel="00000000" w:rsidR="00000000" w:rsidRPr="00000000">
              <w:rPr>
                <w:sz w:val="20"/>
                <w:szCs w:val="20"/>
                <w:rtl w:val="0"/>
              </w:rPr>
              <w:t xml:space="preserve">Theresa Stankov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2">
            <w:pPr>
              <w:rPr>
                <w:sz w:val="20"/>
                <w:szCs w:val="20"/>
              </w:rPr>
            </w:pPr>
            <w:r w:rsidDel="00000000" w:rsidR="00000000" w:rsidRPr="00000000">
              <w:rPr>
                <w:sz w:val="16"/>
                <w:szCs w:val="16"/>
                <w:rtl w:val="0"/>
              </w:rPr>
              <w:t xml:space="preserve">Set up raw data to processed data pipeline for replication outcomes</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3">
            <w:pPr>
              <w:rPr>
                <w:sz w:val="20"/>
                <w:szCs w:val="20"/>
              </w:rPr>
            </w:pPr>
            <w:r w:rsidDel="00000000" w:rsidR="00000000" w:rsidRPr="00000000">
              <w:rPr>
                <w:sz w:val="20"/>
                <w:szCs w:val="20"/>
                <w:rtl w:val="0"/>
              </w:rPr>
              <w:t xml:space="preserve">Andrew H. Tyner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2">
            <w:pPr>
              <w:rPr>
                <w:sz w:val="20"/>
                <w:szCs w:val="20"/>
              </w:rPr>
            </w:pPr>
            <w:r w:rsidDel="00000000" w:rsidR="00000000" w:rsidRPr="00000000">
              <w:rPr>
                <w:sz w:val="16"/>
                <w:szCs w:val="16"/>
                <w:rtl w:val="0"/>
              </w:rPr>
              <w:t xml:space="preserve">I was a Research Scientist and then Principal Research Scientist for the duration of SCORE. In these roles I was involved in most aspects of implementing the project, including claim extraction, facilitating replications and reproductions, quality assurance, data curation, analysis, visualizations, and oversight responsibilities.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3">
            <w:pPr>
              <w:rPr>
                <w:sz w:val="20"/>
                <w:szCs w:val="20"/>
              </w:rPr>
            </w:pPr>
            <w:r w:rsidDel="00000000" w:rsidR="00000000" w:rsidRPr="00000000">
              <w:rPr>
                <w:sz w:val="20"/>
                <w:szCs w:val="20"/>
                <w:rtl w:val="0"/>
              </w:rPr>
              <w:t xml:space="preserve">Matúš Adamkovič</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2">
            <w:pPr>
              <w:rPr>
                <w:sz w:val="20"/>
                <w:szCs w:val="20"/>
              </w:rPr>
            </w:pPr>
            <w:r w:rsidDel="00000000" w:rsidR="00000000" w:rsidRPr="00000000">
              <w:rPr>
                <w:sz w:val="16"/>
                <w:szCs w:val="16"/>
                <w:rtl w:val="0"/>
              </w:rPr>
              <w:t xml:space="preserve">Conducted two ADRs (Swanson_JournEduPsych_2016_e2 and Seong_JournManage_2015_3B4j) with my colleague Ivan Ropovik</w:t>
            </w:r>
            <w:r w:rsidDel="00000000" w:rsidR="00000000" w:rsidRPr="00000000">
              <w:rPr>
                <w:rtl w:val="0"/>
              </w:rPr>
            </w:r>
          </w:p>
        </w:tc>
      </w:tr>
      <w:tr>
        <w:trPr>
          <w:cantSplit w:val="0"/>
          <w:trHeight w:val="13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3">
            <w:pPr>
              <w:rPr>
                <w:sz w:val="20"/>
                <w:szCs w:val="20"/>
              </w:rPr>
            </w:pPr>
            <w:r w:rsidDel="00000000" w:rsidR="00000000" w:rsidRPr="00000000">
              <w:rPr>
                <w:sz w:val="20"/>
                <w:szCs w:val="20"/>
                <w:rtl w:val="0"/>
              </w:rPr>
              <w:t xml:space="preserve">Shilaan Alzahawi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2">
            <w:pPr>
              <w:rPr>
                <w:sz w:val="16"/>
                <w:szCs w:val="16"/>
              </w:rPr>
            </w:pPr>
            <w:r w:rsidDel="00000000" w:rsidR="00000000" w:rsidRPr="00000000">
              <w:rPr>
                <w:sz w:val="16"/>
                <w:szCs w:val="16"/>
                <w:rtl w:val="0"/>
              </w:rPr>
              <w:t xml:space="preserve">I conducted four reproduction studies and one secondary data replication (i.e. data analytic replication).</w:t>
            </w:r>
          </w:p>
          <w:p w:rsidR="00000000" w:rsidDel="00000000" w:rsidP="00000000" w:rsidRDefault="00000000" w:rsidRPr="00000000" w14:paraId="000004C3">
            <w:pPr>
              <w:rPr>
                <w:sz w:val="16"/>
                <w:szCs w:val="16"/>
              </w:rPr>
            </w:pPr>
            <w:r w:rsidDel="00000000" w:rsidR="00000000" w:rsidRPr="00000000">
              <w:rPr>
                <w:rtl w:val="0"/>
              </w:rPr>
            </w:r>
          </w:p>
          <w:p w:rsidR="00000000" w:rsidDel="00000000" w:rsidP="00000000" w:rsidRDefault="00000000" w:rsidRPr="00000000" w14:paraId="000004C4">
            <w:pPr>
              <w:rPr>
                <w:sz w:val="16"/>
                <w:szCs w:val="16"/>
              </w:rPr>
            </w:pPr>
            <w:r w:rsidDel="00000000" w:rsidR="00000000" w:rsidRPr="00000000">
              <w:rPr>
                <w:sz w:val="16"/>
                <w:szCs w:val="16"/>
                <w:rtl w:val="0"/>
              </w:rPr>
              <w:t xml:space="preserve">1. I completed a Source Data Reproduction of BERSANI_Criminology_2013_zmYY_2w9mo</w:t>
            </w:r>
          </w:p>
          <w:p w:rsidR="00000000" w:rsidDel="00000000" w:rsidP="00000000" w:rsidRDefault="00000000" w:rsidRPr="00000000" w14:paraId="000004C5">
            <w:pPr>
              <w:rPr>
                <w:sz w:val="16"/>
                <w:szCs w:val="16"/>
              </w:rPr>
            </w:pPr>
            <w:r w:rsidDel="00000000" w:rsidR="00000000" w:rsidRPr="00000000">
              <w:rPr>
                <w:sz w:val="16"/>
                <w:szCs w:val="16"/>
                <w:rtl w:val="0"/>
              </w:rPr>
              <w:t xml:space="preserve">2. I completed a Source Data Reproduction of Denson_AmEduResJourn_2009_zb3Y</w:t>
            </w:r>
          </w:p>
          <w:p w:rsidR="00000000" w:rsidDel="00000000" w:rsidP="00000000" w:rsidRDefault="00000000" w:rsidRPr="00000000" w14:paraId="000004C6">
            <w:pPr>
              <w:rPr>
                <w:sz w:val="16"/>
                <w:szCs w:val="16"/>
              </w:rPr>
            </w:pPr>
            <w:r w:rsidDel="00000000" w:rsidR="00000000" w:rsidRPr="00000000">
              <w:rPr>
                <w:sz w:val="16"/>
                <w:szCs w:val="16"/>
                <w:rtl w:val="0"/>
              </w:rPr>
              <w:t xml:space="preserve">3. I completed a Source Data Reproduction of Li_LeadQuart_2011_GQvr</w:t>
            </w:r>
          </w:p>
          <w:p w:rsidR="00000000" w:rsidDel="00000000" w:rsidP="00000000" w:rsidRDefault="00000000" w:rsidRPr="00000000" w14:paraId="000004C7">
            <w:pPr>
              <w:rPr>
                <w:sz w:val="16"/>
                <w:szCs w:val="16"/>
              </w:rPr>
            </w:pPr>
            <w:r w:rsidDel="00000000" w:rsidR="00000000" w:rsidRPr="00000000">
              <w:rPr>
                <w:sz w:val="16"/>
                <w:szCs w:val="16"/>
                <w:rtl w:val="0"/>
              </w:rPr>
              <w:t xml:space="preserve">4. I completed a Source Data Reproduction of Vadillo_JournExPsychGen_2016_BrGp</w:t>
            </w:r>
          </w:p>
          <w:p w:rsidR="00000000" w:rsidDel="00000000" w:rsidP="00000000" w:rsidRDefault="00000000" w:rsidRPr="00000000" w14:paraId="000004C8">
            <w:pPr>
              <w:rPr>
                <w:sz w:val="20"/>
                <w:szCs w:val="20"/>
              </w:rPr>
            </w:pPr>
            <w:r w:rsidDel="00000000" w:rsidR="00000000" w:rsidRPr="00000000">
              <w:rPr>
                <w:sz w:val="16"/>
                <w:szCs w:val="16"/>
                <w:rtl w:val="0"/>
              </w:rPr>
              <w:t xml:space="preserve">5. I completed a Data-Analytic Replication of Vadillo_JournExPsychGen_2016_BrGp</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9">
            <w:pPr>
              <w:rPr>
                <w:sz w:val="20"/>
                <w:szCs w:val="20"/>
              </w:rPr>
            </w:pPr>
            <w:r w:rsidDel="00000000" w:rsidR="00000000" w:rsidRPr="00000000">
              <w:rPr>
                <w:sz w:val="20"/>
                <w:szCs w:val="20"/>
                <w:rtl w:val="0"/>
              </w:rPr>
              <w:t xml:space="preserve">Saule Anafinova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8">
            <w:pPr>
              <w:rPr>
                <w:sz w:val="20"/>
                <w:szCs w:val="20"/>
              </w:rPr>
            </w:pPr>
            <w:r w:rsidDel="00000000" w:rsidR="00000000" w:rsidRPr="00000000">
              <w:rPr>
                <w:sz w:val="16"/>
                <w:szCs w:val="16"/>
                <w:rtl w:val="0"/>
              </w:rPr>
              <w:t xml:space="preserve">I conducted one reproduction study as part of the SCORE project. I also conducted one robustness study as part of the Multi100 project and acted as a peer-reviewer.</w:t>
            </w:r>
            <w:ins w:author="Saule Anafinova" w:id="56" w:date="2025-05-22T15:25:20Z">
              <w:r w:rsidDel="00000000" w:rsidR="00000000" w:rsidRPr="00000000">
                <w:rPr>
                  <w:sz w:val="16"/>
                  <w:szCs w:val="16"/>
                  <w:rtl w:val="0"/>
                </w:rPr>
                <w:t xml:space="preserve"> I also validated the correctness of entered data.</w:t>
              </w:r>
            </w:ins>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9">
            <w:pPr>
              <w:rPr>
                <w:sz w:val="20"/>
                <w:szCs w:val="20"/>
              </w:rPr>
            </w:pPr>
            <w:r w:rsidDel="00000000" w:rsidR="00000000" w:rsidRPr="00000000">
              <w:rPr>
                <w:sz w:val="20"/>
                <w:szCs w:val="20"/>
                <w:rtl w:val="0"/>
              </w:rPr>
              <w:t xml:space="preserve">Eli Awtrey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8">
            <w:pPr>
              <w:rPr>
                <w:sz w:val="20"/>
                <w:szCs w:val="20"/>
              </w:rPr>
            </w:pPr>
            <w:r w:rsidDel="00000000" w:rsidR="00000000" w:rsidRPr="00000000">
              <w:rPr>
                <w:sz w:val="16"/>
                <w:szCs w:val="16"/>
                <w:rtl w:val="0"/>
              </w:rPr>
              <w:t xml:space="preserve">Reviewer for reproduction of a claim from Mosimann &amp; Pontusson (2017)</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9">
            <w:pPr>
              <w:rPr>
                <w:sz w:val="20"/>
                <w:szCs w:val="20"/>
              </w:rPr>
            </w:pPr>
            <w:r w:rsidDel="00000000" w:rsidR="00000000" w:rsidRPr="00000000">
              <w:rPr>
                <w:sz w:val="20"/>
                <w:szCs w:val="20"/>
                <w:rtl w:val="0"/>
              </w:rPr>
              <w:t xml:space="preserve">Erick Axxe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8">
            <w:pPr>
              <w:rPr>
                <w:sz w:val="20"/>
                <w:szCs w:val="20"/>
              </w:rPr>
            </w:pPr>
            <w:r w:rsidDel="00000000" w:rsidR="00000000" w:rsidRPr="00000000">
              <w:rPr>
                <w:sz w:val="16"/>
                <w:szCs w:val="16"/>
                <w:rtl w:val="0"/>
              </w:rPr>
              <w:t xml:space="preserve">I conducted one replication study. (O’Brien_AmSocioRev_2015_7X54 - Ramljak/Axxe - Data Analytic Replication - 93k7)</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9">
            <w:pPr>
              <w:rPr>
                <w:sz w:val="20"/>
                <w:szCs w:val="20"/>
              </w:rPr>
            </w:pPr>
            <w:r w:rsidDel="00000000" w:rsidR="00000000" w:rsidRPr="00000000">
              <w:rPr>
                <w:sz w:val="20"/>
                <w:szCs w:val="20"/>
                <w:rtl w:val="0"/>
              </w:rPr>
              <w:t xml:space="preserve">James Bailey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8">
            <w:pPr>
              <w:rPr>
                <w:sz w:val="20"/>
                <w:szCs w:val="20"/>
              </w:rPr>
            </w:pPr>
            <w:r w:rsidDel="00000000" w:rsidR="00000000" w:rsidRPr="00000000">
              <w:rPr>
                <w:sz w:val="16"/>
                <w:szCs w:val="16"/>
                <w:rtl w:val="0"/>
              </w:rPr>
              <w:t xml:space="preserve">Prepared data for a replication study that included a reproduction. Reviewed a replication study that included a reproduction.</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9">
            <w:pPr>
              <w:rPr>
                <w:sz w:val="20"/>
                <w:szCs w:val="20"/>
              </w:rPr>
            </w:pPr>
            <w:r w:rsidDel="00000000" w:rsidR="00000000" w:rsidRPr="00000000">
              <w:rPr>
                <w:sz w:val="20"/>
                <w:szCs w:val="20"/>
                <w:rtl w:val="0"/>
              </w:rPr>
              <w:t xml:space="preserve">Bert N. Bakker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8">
            <w:pPr>
              <w:rPr>
                <w:sz w:val="20"/>
                <w:szCs w:val="20"/>
              </w:rPr>
            </w:pPr>
            <w:r w:rsidDel="00000000" w:rsidR="00000000" w:rsidRPr="00000000">
              <w:rPr>
                <w:sz w:val="16"/>
                <w:szCs w:val="16"/>
                <w:rtl w:val="0"/>
              </w:rPr>
              <w:t xml:space="preserve">I have been a reviewer or editor on the following papers: McLaren (2012); Mosimann &amp; Pontussen (2017); Zakharova et al. 2014; Ahlerup et al. (2016); Chung &amp; Chuwonganant (2014); Tertytchnaya et al. (2018); Fitzgerald et al. (2018); Nagengast et al. (2014); Teney (2016); Bezu et al. (2012); Goeree and Yariv (2011);</w:t>
            </w:r>
            <w:r w:rsidDel="00000000" w:rsidR="00000000" w:rsidRPr="00000000">
              <w:rPr>
                <w:rtl w:val="0"/>
              </w:rPr>
            </w:r>
          </w:p>
        </w:tc>
      </w:tr>
      <w:tr>
        <w:trPr>
          <w:cantSplit w:val="0"/>
          <w:trHeight w:val="16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9">
            <w:pPr>
              <w:rPr>
                <w:sz w:val="20"/>
                <w:szCs w:val="20"/>
              </w:rPr>
            </w:pPr>
            <w:r w:rsidDel="00000000" w:rsidR="00000000" w:rsidRPr="00000000">
              <w:rPr>
                <w:sz w:val="20"/>
                <w:szCs w:val="20"/>
                <w:rtl w:val="0"/>
              </w:rPr>
              <w:t xml:space="preserve">Akshaya Balaji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8">
            <w:pPr>
              <w:rPr>
                <w:sz w:val="16"/>
                <w:szCs w:val="16"/>
              </w:rPr>
            </w:pPr>
            <w:r w:rsidDel="00000000" w:rsidR="00000000" w:rsidRPr="00000000">
              <w:rPr>
                <w:sz w:val="16"/>
                <w:szCs w:val="16"/>
                <w:rtl w:val="0"/>
              </w:rPr>
              <w:t xml:space="preserve">Angrist, J., &amp; Lavy, V. (2009). The effects of high stakes high school achievement awards: Evidence from a randomized trial. American Economic Review, 99(4), 1384-1414. [OSF Project], joint with Anirudh Tagat (Monk Prayogshala)</w:t>
            </w:r>
          </w:p>
          <w:p w:rsidR="00000000" w:rsidDel="00000000" w:rsidP="00000000" w:rsidRDefault="00000000" w:rsidRPr="00000000" w14:paraId="00000529">
            <w:pPr>
              <w:rPr>
                <w:sz w:val="16"/>
                <w:szCs w:val="16"/>
              </w:rPr>
            </w:pPr>
            <w:r w:rsidDel="00000000" w:rsidR="00000000" w:rsidRPr="00000000">
              <w:rPr>
                <w:sz w:val="16"/>
                <w:szCs w:val="16"/>
                <w:rtl w:val="0"/>
              </w:rPr>
              <w:t xml:space="preserve">LaFave, D., &amp; Thomas, D. (2016). Farms, families, and markets: New evidence on completeness of markets in agricultural settings. Econometrica, 84(5), 1917-1960. [OSF Project], joint with Anirudh Tagat (Monk Prayogshala)</w:t>
            </w:r>
          </w:p>
          <w:p w:rsidR="00000000" w:rsidDel="00000000" w:rsidP="00000000" w:rsidRDefault="00000000" w:rsidRPr="00000000" w14:paraId="0000052A">
            <w:pPr>
              <w:rPr>
                <w:sz w:val="20"/>
                <w:szCs w:val="20"/>
              </w:rPr>
            </w:pPr>
            <w:r w:rsidDel="00000000" w:rsidR="00000000" w:rsidRPr="00000000">
              <w:rPr>
                <w:sz w:val="16"/>
                <w:szCs w:val="16"/>
                <w:rtl w:val="0"/>
              </w:rPr>
              <w:t xml:space="preserve">McDevitt, R. C. (2014). “A” business by any other name: firm name choice as a signal of firm quality. Journal of Political Economy, 122(4), 909-944. [OSF Project], joint with Anirudh Tagat (Monk Prayogshala)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B">
            <w:pPr>
              <w:rPr>
                <w:sz w:val="20"/>
                <w:szCs w:val="20"/>
              </w:rPr>
            </w:pPr>
            <w:r w:rsidDel="00000000" w:rsidR="00000000" w:rsidRPr="00000000">
              <w:rPr>
                <w:sz w:val="20"/>
                <w:szCs w:val="20"/>
                <w:rtl w:val="0"/>
              </w:rPr>
              <w:t xml:space="preserve">Gabriel Banik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A">
            <w:pPr>
              <w:rPr>
                <w:sz w:val="20"/>
                <w:szCs w:val="20"/>
              </w:rPr>
            </w:pPr>
            <w:r w:rsidDel="00000000" w:rsidR="00000000" w:rsidRPr="00000000">
              <w:rPr>
                <w:sz w:val="16"/>
                <w:szCs w:val="16"/>
                <w:rtl w:val="0"/>
              </w:rPr>
              <w:t xml:space="preserve">I worked on reproductions of Bersani_Criminology_2013_zmYY, and Liao_JournOrgBehavior_2016_PkXJ with my colleagues Matus Adamkovic and Ivan Ropovik.</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B">
            <w:pPr>
              <w:rPr>
                <w:sz w:val="20"/>
                <w:szCs w:val="20"/>
              </w:rPr>
            </w:pPr>
            <w:r w:rsidDel="00000000" w:rsidR="00000000" w:rsidRPr="00000000">
              <w:rPr>
                <w:sz w:val="20"/>
                <w:szCs w:val="20"/>
                <w:rtl w:val="0"/>
              </w:rPr>
              <w:t xml:space="preserve">František Bartoš</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A">
            <w:pPr>
              <w:rPr>
                <w:sz w:val="20"/>
                <w:szCs w:val="20"/>
              </w:rPr>
            </w:pPr>
            <w:r w:rsidDel="00000000" w:rsidR="00000000" w:rsidRPr="00000000">
              <w:rPr>
                <w:sz w:val="16"/>
                <w:szCs w:val="16"/>
                <w:rtl w:val="0"/>
              </w:rPr>
              <w:t xml:space="preserve">My colleague and I conducted reproduction of one study (Hansen_JournExpSocPsych_2014).</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B">
            <w:pPr>
              <w:rPr>
                <w:sz w:val="20"/>
                <w:szCs w:val="20"/>
              </w:rPr>
            </w:pPr>
            <w:r w:rsidDel="00000000" w:rsidR="00000000" w:rsidRPr="00000000">
              <w:rPr>
                <w:sz w:val="20"/>
                <w:szCs w:val="20"/>
                <w:rtl w:val="0"/>
              </w:rPr>
              <w:t xml:space="preserve">Henk Berkman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A">
            <w:pPr>
              <w:rPr>
                <w:sz w:val="20"/>
                <w:szCs w:val="20"/>
              </w:rPr>
            </w:pPr>
            <w:r w:rsidDel="00000000" w:rsidR="00000000" w:rsidRPr="00000000">
              <w:rPr>
                <w:sz w:val="16"/>
                <w:szCs w:val="16"/>
                <w:rtl w:val="0"/>
              </w:rPr>
              <w:t xml:space="preserve">I verified a paper by Stambaugh et al. in the Journal of Financial Economics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B">
            <w:pPr>
              <w:rPr>
                <w:sz w:val="20"/>
                <w:szCs w:val="20"/>
              </w:rPr>
            </w:pPr>
            <w:r w:rsidDel="00000000" w:rsidR="00000000" w:rsidRPr="00000000">
              <w:rPr>
                <w:sz w:val="20"/>
                <w:szCs w:val="20"/>
                <w:rtl w:val="0"/>
              </w:rPr>
              <w:t xml:space="preserve">Zachariah Berry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A">
            <w:pPr>
              <w:rPr>
                <w:sz w:val="20"/>
                <w:szCs w:val="20"/>
              </w:rPr>
            </w:pPr>
            <w:r w:rsidDel="00000000" w:rsidR="00000000" w:rsidRPr="00000000">
              <w:rPr>
                <w:sz w:val="16"/>
                <w:szCs w:val="16"/>
                <w:rtl w:val="0"/>
              </w:rPr>
              <w:t xml:space="preserve">I believe I reproduced several findings in one article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B">
            <w:pPr>
              <w:rPr>
                <w:sz w:val="20"/>
                <w:szCs w:val="20"/>
              </w:rPr>
            </w:pPr>
            <w:r w:rsidDel="00000000" w:rsidR="00000000" w:rsidRPr="00000000">
              <w:rPr>
                <w:sz w:val="20"/>
                <w:szCs w:val="20"/>
                <w:rtl w:val="0"/>
              </w:rPr>
              <w:t xml:space="preserve">Felix S. Bethke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A">
            <w:pPr>
              <w:rPr>
                <w:sz w:val="16"/>
                <w:szCs w:val="16"/>
              </w:rPr>
            </w:pPr>
            <w:r w:rsidDel="00000000" w:rsidR="00000000" w:rsidRPr="00000000">
              <w:rPr>
                <w:sz w:val="16"/>
                <w:szCs w:val="16"/>
                <w:rtl w:val="0"/>
              </w:rPr>
              <w:t xml:space="preserve">I conducted a SCORE reproduction project in 2022.</w:t>
            </w:r>
          </w:p>
          <w:p w:rsidR="00000000" w:rsidDel="00000000" w:rsidP="00000000" w:rsidRDefault="00000000" w:rsidRPr="00000000" w14:paraId="0000057B">
            <w:pPr>
              <w:rPr>
                <w:sz w:val="20"/>
                <w:szCs w:val="20"/>
              </w:rPr>
            </w:pPr>
            <w:r w:rsidDel="00000000" w:rsidR="00000000" w:rsidRPr="00000000">
              <w:rPr>
                <w:sz w:val="16"/>
                <w:szCs w:val="16"/>
                <w:rtl w:val="0"/>
              </w:rPr>
              <w:t xml:space="preserve">(i.e. Balcells_JournConflictRes_2014_0P4r_28884)</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C">
            <w:pPr>
              <w:rPr>
                <w:sz w:val="20"/>
                <w:szCs w:val="20"/>
              </w:rPr>
            </w:pPr>
            <w:r w:rsidDel="00000000" w:rsidR="00000000" w:rsidRPr="00000000">
              <w:rPr>
                <w:sz w:val="20"/>
                <w:szCs w:val="20"/>
                <w:rtl w:val="0"/>
              </w:rPr>
              <w:t xml:space="preserve">Timothy F. Brady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B">
            <w:pPr>
              <w:rPr>
                <w:sz w:val="20"/>
                <w:szCs w:val="20"/>
              </w:rPr>
            </w:pPr>
            <w:r w:rsidDel="00000000" w:rsidR="00000000" w:rsidRPr="00000000">
              <w:rPr>
                <w:sz w:val="16"/>
                <w:szCs w:val="16"/>
                <w:rtl w:val="0"/>
              </w:rPr>
              <w:t xml:space="preserve">I conducted a reproduction of the research claim from ‘Asymmetrical Body Perception: A Possible Role for Neural Body Representations’, by Linkenauger et al. (2009).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C">
            <w:pPr>
              <w:rPr>
                <w:sz w:val="20"/>
                <w:szCs w:val="20"/>
              </w:rPr>
            </w:pPr>
            <w:r w:rsidDel="00000000" w:rsidR="00000000" w:rsidRPr="00000000">
              <w:rPr>
                <w:sz w:val="20"/>
                <w:szCs w:val="20"/>
                <w:rtl w:val="0"/>
              </w:rPr>
              <w:t xml:space="preserve">Nate Breznau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B">
            <w:pPr>
              <w:rPr>
                <w:sz w:val="20"/>
                <w:szCs w:val="20"/>
              </w:rPr>
            </w:pPr>
            <w:r w:rsidDel="00000000" w:rsidR="00000000" w:rsidRPr="00000000">
              <w:rPr>
                <w:sz w:val="16"/>
                <w:szCs w:val="16"/>
                <w:rtl w:val="0"/>
              </w:rPr>
              <w:t xml:space="preserve">Conducted a computational replication of one study. writing and editing.</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C">
            <w:pPr>
              <w:rPr>
                <w:sz w:val="20"/>
                <w:szCs w:val="20"/>
              </w:rPr>
            </w:pPr>
            <w:r w:rsidDel="00000000" w:rsidR="00000000" w:rsidRPr="00000000">
              <w:rPr>
                <w:sz w:val="20"/>
                <w:szCs w:val="20"/>
                <w:rtl w:val="0"/>
              </w:rPr>
              <w:t xml:space="preserve">Sara Capitan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B">
            <w:pPr>
              <w:rPr>
                <w:sz w:val="20"/>
                <w:szCs w:val="20"/>
              </w:rPr>
            </w:pPr>
            <w:r w:rsidDel="00000000" w:rsidR="00000000" w:rsidRPr="00000000">
              <w:rPr>
                <w:sz w:val="16"/>
                <w:szCs w:val="16"/>
                <w:rtl w:val="0"/>
              </w:rPr>
              <w:t xml:space="preserve">I worked on reproductions.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C">
            <w:pPr>
              <w:rPr>
                <w:sz w:val="20"/>
                <w:szCs w:val="20"/>
              </w:rPr>
            </w:pPr>
            <w:r w:rsidDel="00000000" w:rsidR="00000000" w:rsidRPr="00000000">
              <w:rPr>
                <w:sz w:val="20"/>
                <w:szCs w:val="20"/>
                <w:rtl w:val="0"/>
              </w:rPr>
              <w:t xml:space="preserve">Tabaré Capitán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B">
            <w:pPr>
              <w:rPr>
                <w:sz w:val="20"/>
                <w:szCs w:val="20"/>
              </w:rPr>
            </w:pPr>
            <w:r w:rsidDel="00000000" w:rsidR="00000000" w:rsidRPr="00000000">
              <w:rPr>
                <w:sz w:val="16"/>
                <w:szCs w:val="16"/>
                <w:rtl w:val="0"/>
              </w:rPr>
              <w:t xml:space="preserve">I was an editor, reviewer, and conducted replication studies.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C">
            <w:pPr>
              <w:rPr>
                <w:sz w:val="20"/>
                <w:szCs w:val="20"/>
              </w:rPr>
            </w:pPr>
            <w:r w:rsidDel="00000000" w:rsidR="00000000" w:rsidRPr="00000000">
              <w:rPr>
                <w:sz w:val="20"/>
                <w:szCs w:val="20"/>
                <w:rtl w:val="0"/>
              </w:rPr>
              <w:t xml:space="preserve">Kent Jason Cheng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B">
            <w:pPr>
              <w:rPr>
                <w:sz w:val="20"/>
                <w:szCs w:val="20"/>
              </w:rPr>
            </w:pPr>
            <w:r w:rsidDel="00000000" w:rsidR="00000000" w:rsidRPr="00000000">
              <w:rPr>
                <w:sz w:val="16"/>
                <w:szCs w:val="16"/>
                <w:rtl w:val="0"/>
              </w:rPr>
              <w:t xml:space="preserve">admittedly I do not have a clear recollection of the difference between the replication and reproduction study, but I was involved in the collection of data for the replication of 4 studies (Montez et al, Fielding-Miller et al, Carillo Vega, and Fitzgerald et al).</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C">
            <w:pPr>
              <w:rPr>
                <w:sz w:val="20"/>
                <w:szCs w:val="20"/>
              </w:rPr>
            </w:pPr>
            <w:r w:rsidDel="00000000" w:rsidR="00000000" w:rsidRPr="00000000">
              <w:rPr>
                <w:sz w:val="20"/>
                <w:szCs w:val="20"/>
                <w:rtl w:val="0"/>
              </w:rPr>
              <w:t xml:space="preserve">William J. Chopik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B">
            <w:pPr>
              <w:rPr>
                <w:sz w:val="20"/>
                <w:szCs w:val="20"/>
              </w:rPr>
            </w:pPr>
            <w:r w:rsidDel="00000000" w:rsidR="00000000" w:rsidRPr="00000000">
              <w:rPr>
                <w:sz w:val="16"/>
                <w:szCs w:val="16"/>
                <w:rtl w:val="0"/>
              </w:rPr>
              <w:t xml:space="preserve">For our replication project (Nelson), I (with help from students) programmed the survey and edited/spliced/hosted the videos for the study. I coordinated data collection and training of RAs, and supervised data analysis/reporting (which was mostly done by the students). I reviewed several replication/pre-registrations. I encouraged those students (Mariah Purol, Jeewon Oh, Katelin Leahy) to complete this form.</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C">
            <w:pPr>
              <w:rPr>
                <w:sz w:val="20"/>
                <w:szCs w:val="20"/>
              </w:rPr>
            </w:pPr>
            <w:r w:rsidDel="00000000" w:rsidR="00000000" w:rsidRPr="00000000">
              <w:rPr>
                <w:sz w:val="20"/>
                <w:szCs w:val="20"/>
                <w:rtl w:val="0"/>
              </w:rPr>
              <w:t xml:space="preserve">Gwen-Jiro Clochard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B">
            <w:pPr>
              <w:rPr>
                <w:sz w:val="20"/>
                <w:szCs w:val="20"/>
              </w:rPr>
            </w:pPr>
            <w:r w:rsidDel="00000000" w:rsidR="00000000" w:rsidRPr="00000000">
              <w:rPr>
                <w:sz w:val="16"/>
                <w:szCs w:val="16"/>
                <w:rtl w:val="0"/>
              </w:rPr>
              <w:t xml:space="preserve">I conducted the replication analysis for one paper (Platt Boustan_AmEcoJourn_2012_PVQK_69y19_PBR). I also aimed at conducting a second analysis (Carrell_AmEcoJourn_2010_LmA2_2kgk8), but could not obtain data from the Alachua County Public Schools administration.</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C">
            <w:pPr>
              <w:rPr>
                <w:sz w:val="20"/>
                <w:szCs w:val="20"/>
              </w:rPr>
            </w:pPr>
            <w:r w:rsidDel="00000000" w:rsidR="00000000" w:rsidRPr="00000000">
              <w:rPr>
                <w:sz w:val="20"/>
                <w:szCs w:val="20"/>
                <w:rtl w:val="0"/>
              </w:rPr>
              <w:t xml:space="preserve">Tom Coupé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B">
            <w:pPr>
              <w:rPr>
                <w:sz w:val="16"/>
                <w:szCs w:val="16"/>
              </w:rPr>
            </w:pPr>
            <w:r w:rsidDel="00000000" w:rsidR="00000000" w:rsidRPr="00000000">
              <w:rPr>
                <w:sz w:val="16"/>
                <w:szCs w:val="16"/>
                <w:rtl w:val="0"/>
              </w:rP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p>
          <w:p w:rsidR="00000000" w:rsidDel="00000000" w:rsidP="00000000" w:rsidRDefault="00000000" w:rsidRPr="00000000" w14:paraId="000005FC">
            <w:pPr>
              <w:rPr>
                <w:sz w:val="16"/>
                <w:szCs w:val="16"/>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D">
            <w:pPr>
              <w:rPr>
                <w:sz w:val="20"/>
                <w:szCs w:val="20"/>
              </w:rPr>
            </w:pPr>
            <w:r w:rsidDel="00000000" w:rsidR="00000000" w:rsidRPr="00000000">
              <w:rPr>
                <w:sz w:val="20"/>
                <w:szCs w:val="20"/>
                <w:rtl w:val="0"/>
              </w:rPr>
              <w:t xml:space="preserve">Jamie Cummins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C">
            <w:pPr>
              <w:rPr>
                <w:sz w:val="20"/>
                <w:szCs w:val="20"/>
              </w:rPr>
            </w:pPr>
            <w:r w:rsidDel="00000000" w:rsidR="00000000" w:rsidRPr="00000000">
              <w:rPr>
                <w:sz w:val="16"/>
                <w:szCs w:val="16"/>
                <w:rtl w:val="0"/>
              </w:rPr>
              <w:t xml:space="preserve">I reviewed protocols for source data reproductions, and led an eventually not-completed push-button reproduction (not completed due to lack of willingness from original authors to share relevant materials).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D">
            <w:pPr>
              <w:rPr>
                <w:sz w:val="20"/>
                <w:szCs w:val="20"/>
              </w:rPr>
            </w:pPr>
            <w:r w:rsidDel="00000000" w:rsidR="00000000" w:rsidRPr="00000000">
              <w:rPr>
                <w:sz w:val="20"/>
                <w:szCs w:val="20"/>
                <w:rtl w:val="0"/>
              </w:rPr>
              <w:t xml:space="preserve">Elif Gizem Demirag Burak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C">
            <w:pPr>
              <w:rPr>
                <w:sz w:val="20"/>
                <w:szCs w:val="20"/>
              </w:rPr>
            </w:pPr>
            <w:r w:rsidDel="00000000" w:rsidR="00000000" w:rsidRPr="00000000">
              <w:rPr>
                <w:sz w:val="16"/>
                <w:szCs w:val="16"/>
                <w:rtl w:val="0"/>
              </w:rPr>
              <w:t xml:space="preserve">I had 1 study. I ran the PBR on the claims for which it's possible and conducted an ADR for the remaining claims. The study is titled as Gender Differences in Political Knowledge: Bringing Situation Back In; Ihme_JournExpPoliSci_2018_xYbO</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D">
            <w:pPr>
              <w:rPr>
                <w:sz w:val="20"/>
                <w:szCs w:val="20"/>
              </w:rPr>
            </w:pPr>
            <w:r w:rsidDel="00000000" w:rsidR="00000000" w:rsidRPr="00000000">
              <w:rPr>
                <w:sz w:val="20"/>
                <w:szCs w:val="20"/>
                <w:rtl w:val="0"/>
              </w:rPr>
              <w:t xml:space="preserve">Jianhua Duan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C">
            <w:pPr>
              <w:rPr>
                <w:sz w:val="20"/>
                <w:szCs w:val="20"/>
              </w:rPr>
            </w:pPr>
            <w:r w:rsidDel="00000000" w:rsidR="00000000" w:rsidRPr="00000000">
              <w:rPr>
                <w:sz w:val="16"/>
                <w:szCs w:val="16"/>
                <w:rtl w:val="0"/>
              </w:rPr>
              <w:t xml:space="preserve">I co-led the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D">
            <w:pPr>
              <w:rPr>
                <w:sz w:val="20"/>
                <w:szCs w:val="20"/>
              </w:rPr>
            </w:pPr>
            <w:r w:rsidDel="00000000" w:rsidR="00000000" w:rsidRPr="00000000">
              <w:rPr>
                <w:sz w:val="20"/>
                <w:szCs w:val="20"/>
                <w:rtl w:val="0"/>
              </w:rPr>
              <w:t xml:space="preserve">Kevin M. Esterling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C">
            <w:pPr>
              <w:rPr>
                <w:sz w:val="20"/>
                <w:szCs w:val="20"/>
              </w:rPr>
            </w:pPr>
            <w:r w:rsidDel="00000000" w:rsidR="00000000" w:rsidRPr="00000000">
              <w:rPr>
                <w:sz w:val="16"/>
                <w:szCs w:val="16"/>
                <w:rtl w:val="0"/>
              </w:rPr>
              <w:t xml:space="preserve">I served as editor for several papers, but I did not keep track of how many, and I was unable to recover the number from a search of my emails. I think Olivia can look up how many I edited and which ones.</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D">
            <w:pPr>
              <w:rPr>
                <w:sz w:val="20"/>
                <w:szCs w:val="20"/>
              </w:rPr>
            </w:pPr>
            <w:r w:rsidDel="00000000" w:rsidR="00000000" w:rsidRPr="00000000">
              <w:rPr>
                <w:sz w:val="20"/>
                <w:szCs w:val="20"/>
                <w:rtl w:val="0"/>
              </w:rPr>
              <w:t xml:space="preserve">Thomas R. Evans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C">
            <w:pPr>
              <w:rPr>
                <w:sz w:val="16"/>
                <w:szCs w:val="16"/>
              </w:rPr>
            </w:pPr>
            <w:r w:rsidDel="00000000" w:rsidR="00000000" w:rsidRPr="00000000">
              <w:rPr>
                <w:sz w:val="16"/>
                <w:szCs w:val="16"/>
                <w:rtl w:val="0"/>
              </w:rPr>
              <w:t xml:space="preserve">I conducted a computational reproduction analysis for 4 studies:</w:t>
            </w:r>
          </w:p>
          <w:p w:rsidR="00000000" w:rsidDel="00000000" w:rsidP="00000000" w:rsidRDefault="00000000" w:rsidRPr="00000000" w14:paraId="0000064D">
            <w:pPr>
              <w:rPr>
                <w:sz w:val="16"/>
                <w:szCs w:val="16"/>
              </w:rPr>
            </w:pPr>
            <w:r w:rsidDel="00000000" w:rsidR="00000000" w:rsidRPr="00000000">
              <w:rPr>
                <w:sz w:val="16"/>
                <w:szCs w:val="16"/>
                <w:rtl w:val="0"/>
              </w:rPr>
              <w:t xml:space="preserve">King_JournOrgBehaviour_2017_Q1dl</w:t>
            </w:r>
          </w:p>
          <w:p w:rsidR="00000000" w:rsidDel="00000000" w:rsidP="00000000" w:rsidRDefault="00000000" w:rsidRPr="00000000" w14:paraId="0000064E">
            <w:pPr>
              <w:rPr>
                <w:sz w:val="16"/>
                <w:szCs w:val="16"/>
              </w:rPr>
            </w:pPr>
            <w:r w:rsidDel="00000000" w:rsidR="00000000" w:rsidRPr="00000000">
              <w:rPr>
                <w:sz w:val="16"/>
                <w:szCs w:val="16"/>
                <w:rtl w:val="0"/>
              </w:rPr>
              <w:t xml:space="preserve">Bertin_covid_zk94</w:t>
            </w:r>
          </w:p>
          <w:p w:rsidR="00000000" w:rsidDel="00000000" w:rsidP="00000000" w:rsidRDefault="00000000" w:rsidRPr="00000000" w14:paraId="0000064F">
            <w:pPr>
              <w:rPr>
                <w:sz w:val="16"/>
                <w:szCs w:val="16"/>
              </w:rPr>
            </w:pPr>
            <w:r w:rsidDel="00000000" w:rsidR="00000000" w:rsidRPr="00000000">
              <w:rPr>
                <w:sz w:val="16"/>
                <w:szCs w:val="16"/>
                <w:rtl w:val="0"/>
              </w:rPr>
              <w:t xml:space="preserve">Hou_ChildDev_2017_YOXI</w:t>
            </w:r>
          </w:p>
          <w:p w:rsidR="00000000" w:rsidDel="00000000" w:rsidP="00000000" w:rsidRDefault="00000000" w:rsidRPr="00000000" w14:paraId="00000650">
            <w:pPr>
              <w:rPr>
                <w:sz w:val="16"/>
                <w:szCs w:val="16"/>
              </w:rPr>
            </w:pPr>
            <w:r w:rsidDel="00000000" w:rsidR="00000000" w:rsidRPr="00000000">
              <w:rPr>
                <w:sz w:val="16"/>
                <w:szCs w:val="16"/>
                <w:rtl w:val="0"/>
              </w:rPr>
              <w:t xml:space="preserve">Plohl_covid_W3vr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1">
            <w:pPr>
              <w:rPr>
                <w:sz w:val="20"/>
                <w:szCs w:val="20"/>
              </w:rPr>
            </w:pPr>
            <w:r w:rsidDel="00000000" w:rsidR="00000000" w:rsidRPr="00000000">
              <w:rPr>
                <w:sz w:val="20"/>
                <w:szCs w:val="20"/>
                <w:rtl w:val="0"/>
              </w:rPr>
              <w:t xml:space="preserve">Nathan Fiala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1">
            <w:pPr>
              <w:rPr>
                <w:sz w:val="20"/>
                <w:szCs w:val="20"/>
              </w:rPr>
            </w:pPr>
            <w:r w:rsidDel="00000000" w:rsidR="00000000" w:rsidRPr="00000000">
              <w:rPr>
                <w:sz w:val="20"/>
                <w:szCs w:val="20"/>
                <w:rtl w:val="0"/>
              </w:rPr>
              <w:t xml:space="preserve">James 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0">
            <w:pPr>
              <w:rPr>
                <w:sz w:val="20"/>
                <w:szCs w:val="20"/>
              </w:rPr>
            </w:pPr>
            <w:r w:rsidDel="00000000" w:rsidR="00000000" w:rsidRPr="00000000">
              <w:rPr>
                <w:sz w:val="16"/>
                <w:szCs w:val="16"/>
                <w:rtl w:val="0"/>
              </w:rPr>
              <w:t xml:space="preserve">I completed three reproduction studies.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1">
            <w:pPr>
              <w:rPr>
                <w:sz w:val="20"/>
                <w:szCs w:val="20"/>
              </w:rPr>
            </w:pPr>
            <w:r w:rsidDel="00000000" w:rsidR="00000000" w:rsidRPr="00000000">
              <w:rPr>
                <w:sz w:val="20"/>
                <w:szCs w:val="20"/>
                <w:rtl w:val="0"/>
              </w:rPr>
              <w:t xml:space="preserve">Victor Gay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0">
            <w:pPr>
              <w:rPr>
                <w:sz w:val="20"/>
                <w:szCs w:val="20"/>
              </w:rPr>
            </w:pPr>
            <w:r w:rsidDel="00000000" w:rsidR="00000000" w:rsidRPr="00000000">
              <w:rPr>
                <w:sz w:val="16"/>
                <w:szCs w:val="16"/>
                <w:rtl w:val="0"/>
              </w:rPr>
              <w:t xml:space="preserve">I conducted two computational reproductions (dataset construction + reproduction analysis): Park_Demography_2010_ZdgL - Gay - Computational Reproduction - 2637 (https://osf.io/uyzc4/) and Mosimann_WorldPolitics_2017_z4dO - Gay - Computational Reproduction - 6m17 (https://osf.io/kzpf8/)</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1">
            <w:pPr>
              <w:rPr>
                <w:sz w:val="20"/>
                <w:szCs w:val="20"/>
              </w:rPr>
            </w:pPr>
            <w:r w:rsidDel="00000000" w:rsidR="00000000" w:rsidRPr="00000000">
              <w:rPr>
                <w:sz w:val="20"/>
                <w:szCs w:val="20"/>
                <w:rtl w:val="0"/>
              </w:rPr>
              <w:t xml:space="preserve">Jing Geng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0">
            <w:pPr>
              <w:rPr>
                <w:sz w:val="20"/>
                <w:szCs w:val="20"/>
              </w:rPr>
            </w:pPr>
            <w:r w:rsidDel="00000000" w:rsidR="00000000" w:rsidRPr="00000000">
              <w:rPr>
                <w:sz w:val="16"/>
                <w:szCs w:val="16"/>
                <w:rtl w:val="0"/>
              </w:rPr>
              <w:t xml:space="preserve">Performed data analytic replications of research claims from Anderson (2011) and Desmond (2015) in American Economic Journal (Systematizing Confidence in Open Research and Evidence program). Duties included IRB application, data cleaning and processing with R, and coordinating with Virginia Tech and external faculty.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1">
            <w:pPr>
              <w:rPr>
                <w:sz w:val="20"/>
                <w:szCs w:val="20"/>
              </w:rPr>
            </w:pPr>
            <w:r w:rsidDel="00000000" w:rsidR="00000000" w:rsidRPr="00000000">
              <w:rPr>
                <w:sz w:val="20"/>
                <w:szCs w:val="20"/>
                <w:rtl w:val="0"/>
              </w:rPr>
              <w:t xml:space="preserve">Johanna Gereke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0">
            <w:pPr>
              <w:rPr>
                <w:sz w:val="20"/>
                <w:szCs w:val="20"/>
              </w:rPr>
            </w:pPr>
            <w:r w:rsidDel="00000000" w:rsidR="00000000" w:rsidRPr="00000000">
              <w:rPr>
                <w:sz w:val="16"/>
                <w:szCs w:val="16"/>
                <w:rtl w:val="0"/>
              </w:rPr>
              <w:t xml:space="preserve">I conducted 1 reproduction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1">
            <w:pPr>
              <w:rPr>
                <w:sz w:val="20"/>
                <w:szCs w:val="20"/>
              </w:rPr>
            </w:pPr>
            <w:r w:rsidDel="00000000" w:rsidR="00000000" w:rsidRPr="00000000">
              <w:rPr>
                <w:sz w:val="20"/>
                <w:szCs w:val="20"/>
                <w:rtl w:val="0"/>
              </w:rPr>
              <w:t xml:space="preserve">Ilka Helene Gleibs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0">
            <w:pPr>
              <w:rPr>
                <w:sz w:val="20"/>
                <w:szCs w:val="20"/>
              </w:rPr>
            </w:pPr>
            <w:r w:rsidDel="00000000" w:rsidR="00000000" w:rsidRPr="00000000">
              <w:rPr>
                <w:sz w:val="16"/>
                <w:szCs w:val="16"/>
                <w:rtl w:val="0"/>
              </w:rPr>
              <w:t xml:space="preserve">I conducted one replication study, and also reviewed a pre-registration. I have supervised my former PhD student Nihan Albayrak-Aydemir with whom I collected the data and published some of the results (https://doi.org/10.25384/SAGE.6263366.v2)</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1">
            <w:pPr>
              <w:rPr>
                <w:sz w:val="20"/>
                <w:szCs w:val="20"/>
              </w:rPr>
            </w:pPr>
            <w:r w:rsidDel="00000000" w:rsidR="00000000" w:rsidRPr="00000000">
              <w:rPr>
                <w:sz w:val="20"/>
                <w:szCs w:val="20"/>
                <w:rtl w:val="0"/>
              </w:rPr>
              <w:t xml:space="preserve">Amélie Gourdon-Kanhukamwe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0">
            <w:pPr>
              <w:rPr>
                <w:sz w:val="20"/>
                <w:szCs w:val="20"/>
              </w:rPr>
            </w:pPr>
            <w:r w:rsidDel="00000000" w:rsidR="00000000" w:rsidRPr="00000000">
              <w:rPr>
                <w:sz w:val="16"/>
                <w:szCs w:val="16"/>
                <w:rtl w:val="0"/>
              </w:rPr>
              <w:t xml:space="preserve">According to my working hours records, I served as reviewer for 11 submissions and as editor for 22 submissions, although screening back payment agreements and Gdocs I have once worked on, I can confirm only 27 names (7 reviews and 20 editing jobs). Of these, one was a reproduction study (Rinaldi_Cognition_2016_Kj9d_5196): the full list of identified studies is at https://ameliegourdonkanhukamwe.notion.site/2fd4b161b8994bb39d75cb097ece5f22?v=1faf926789d74544be1bd377c2330d0e&amp;pvs=4</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1">
            <w:pPr>
              <w:rPr>
                <w:sz w:val="20"/>
                <w:szCs w:val="20"/>
              </w:rPr>
            </w:pPr>
            <w:r w:rsidDel="00000000" w:rsidR="00000000" w:rsidRPr="00000000">
              <w:rPr>
                <w:sz w:val="20"/>
                <w:szCs w:val="20"/>
                <w:rtl w:val="0"/>
              </w:rPr>
              <w:t xml:space="preserve">Dmitry Grigoryev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0">
            <w:pPr>
              <w:rPr>
                <w:sz w:val="16"/>
                <w:szCs w:val="16"/>
              </w:rPr>
            </w:pPr>
            <w:r w:rsidDel="00000000" w:rsidR="00000000" w:rsidRPr="00000000">
              <w:rPr>
                <w:sz w:val="16"/>
                <w:szCs w:val="16"/>
                <w:rtl w:val="0"/>
              </w:rPr>
              <w:t xml:space="preserve">I conducted two reproduction studies:</w:t>
            </w:r>
          </w:p>
          <w:p w:rsidR="00000000" w:rsidDel="00000000" w:rsidP="00000000" w:rsidRDefault="00000000" w:rsidRPr="00000000" w14:paraId="000006D1">
            <w:pPr>
              <w:rPr>
                <w:sz w:val="16"/>
                <w:szCs w:val="16"/>
              </w:rPr>
            </w:pPr>
            <w:r w:rsidDel="00000000" w:rsidR="00000000" w:rsidRPr="00000000">
              <w:rPr>
                <w:sz w:val="16"/>
                <w:szCs w:val="16"/>
                <w:rtl w:val="0"/>
              </w:rPr>
              <w:t xml:space="preserve">1) Push Button Reproduction Attempt to Evaluate a Claim from Hertel_ClinPsychSci_2018_YabW</w:t>
            </w:r>
          </w:p>
          <w:p w:rsidR="00000000" w:rsidDel="00000000" w:rsidP="00000000" w:rsidRDefault="00000000" w:rsidRPr="00000000" w14:paraId="000006D2">
            <w:pPr>
              <w:rPr>
                <w:sz w:val="20"/>
                <w:szCs w:val="20"/>
              </w:rPr>
            </w:pPr>
            <w:r w:rsidDel="00000000" w:rsidR="00000000" w:rsidRPr="00000000">
              <w:rPr>
                <w:sz w:val="16"/>
                <w:szCs w:val="16"/>
                <w:rtl w:val="0"/>
              </w:rPr>
              <w:t xml:space="preserve">2) Source Data Reproduction Attempt to Evaluate a Claim from Stice_JournConsClinPsy_2009_q4X2</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3">
            <w:pPr>
              <w:rPr>
                <w:sz w:val="20"/>
                <w:szCs w:val="20"/>
              </w:rPr>
            </w:pPr>
            <w:r w:rsidDel="00000000" w:rsidR="00000000" w:rsidRPr="00000000">
              <w:rPr>
                <w:sz w:val="20"/>
                <w:szCs w:val="20"/>
                <w:rtl w:val="0"/>
              </w:rPr>
              <w:t xml:space="preserve">Nicholas Gunby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2">
            <w:pPr>
              <w:rPr>
                <w:sz w:val="20"/>
                <w:szCs w:val="20"/>
              </w:rPr>
            </w:pPr>
            <w:r w:rsidDel="00000000" w:rsidR="00000000" w:rsidRPr="00000000">
              <w:rPr>
                <w:sz w:val="16"/>
                <w:szCs w:val="16"/>
                <w:rtl w:val="0"/>
              </w:rPr>
              <w:t xml:space="preserve">I wrote code to reproduce the Baxter et. all Social Forces study - collaborated closely with Bob Reed and Jane Duan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3">
            <w:pPr>
              <w:rPr>
                <w:sz w:val="20"/>
                <w:szCs w:val="20"/>
              </w:rPr>
            </w:pPr>
            <w:r w:rsidDel="00000000" w:rsidR="00000000" w:rsidRPr="00000000">
              <w:rPr>
                <w:sz w:val="20"/>
                <w:szCs w:val="20"/>
                <w:rtl w:val="0"/>
              </w:rPr>
              <w:t xml:space="preserve">Paul Hanel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2">
            <w:pPr>
              <w:rPr>
                <w:sz w:val="20"/>
                <w:szCs w:val="20"/>
              </w:rPr>
            </w:pPr>
            <w:r w:rsidDel="00000000" w:rsidR="00000000" w:rsidRPr="00000000">
              <w:rPr>
                <w:sz w:val="16"/>
                <w:szCs w:val="16"/>
                <w:rtl w:val="0"/>
              </w:rPr>
              <w:t xml:space="preserve">I have identified the relevant statistical analyses, conducted the analyses, and wrote up a report.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3">
            <w:pPr>
              <w:rPr>
                <w:sz w:val="20"/>
                <w:szCs w:val="20"/>
              </w:rPr>
            </w:pPr>
            <w:r w:rsidDel="00000000" w:rsidR="00000000" w:rsidRPr="00000000">
              <w:rPr>
                <w:sz w:val="20"/>
                <w:szCs w:val="20"/>
                <w:rtl w:val="0"/>
              </w:rPr>
              <w:t xml:space="preserve">Sanghyun Hong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2">
            <w:pPr>
              <w:rPr>
                <w:sz w:val="20"/>
                <w:szCs w:val="20"/>
              </w:rPr>
            </w:pPr>
            <w:r w:rsidDel="00000000" w:rsidR="00000000" w:rsidRPr="00000000">
              <w:rPr>
                <w:sz w:val="16"/>
                <w:szCs w:val="16"/>
                <w:rtl w:val="0"/>
              </w:rP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3">
            <w:pPr>
              <w:rPr>
                <w:sz w:val="20"/>
                <w:szCs w:val="20"/>
              </w:rPr>
            </w:pPr>
            <w:r w:rsidDel="00000000" w:rsidR="00000000" w:rsidRPr="00000000">
              <w:rPr>
                <w:sz w:val="20"/>
                <w:szCs w:val="20"/>
                <w:rtl w:val="0"/>
              </w:rPr>
              <w:t xml:space="preserve">Sean Dae Houlihan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2">
            <w:pPr>
              <w:rPr>
                <w:sz w:val="20"/>
                <w:szCs w:val="20"/>
              </w:rPr>
            </w:pPr>
            <w:r w:rsidDel="00000000" w:rsidR="00000000" w:rsidRPr="00000000">
              <w:rPr>
                <w:sz w:val="16"/>
                <w:szCs w:val="16"/>
                <w:rtl w:val="0"/>
              </w:rPr>
              <w:t xml:space="preserve">I conducted one reproduction study on: Jared B Fitzgerald, Juliet B Schor, and Andrew K Jorgenson. (2018). Working Hours and Carbon Dioxide Emissions in the United States, 2007–2013. Social Forces. (Paper ID: Fitzgerald_SocialForces_2018_4q0L)</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3">
            <w:pPr>
              <w:rPr>
                <w:sz w:val="20"/>
                <w:szCs w:val="20"/>
              </w:rPr>
            </w:pPr>
            <w:r w:rsidDel="00000000" w:rsidR="00000000" w:rsidRPr="00000000">
              <w:rPr>
                <w:sz w:val="20"/>
                <w:szCs w:val="20"/>
                <w:rtl w:val="0"/>
              </w:rPr>
              <w:t xml:space="preserve">Nick Huntington-Klein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2">
            <w:pPr>
              <w:rPr>
                <w:sz w:val="20"/>
                <w:szCs w:val="20"/>
              </w:rPr>
            </w:pPr>
            <w:r w:rsidDel="00000000" w:rsidR="00000000" w:rsidRPr="00000000">
              <w:rPr>
                <w:sz w:val="16"/>
                <w:szCs w:val="16"/>
                <w:rtl w:val="0"/>
              </w:rPr>
              <w:t xml:space="preserve">I conducted two reproduction studies.</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3">
            <w:pPr>
              <w:rPr>
                <w:sz w:val="20"/>
                <w:szCs w:val="20"/>
              </w:rPr>
            </w:pPr>
            <w:r w:rsidDel="00000000" w:rsidR="00000000" w:rsidRPr="00000000">
              <w:rPr>
                <w:sz w:val="20"/>
                <w:szCs w:val="20"/>
                <w:rtl w:val="0"/>
              </w:rPr>
              <w:t xml:space="preserve">Kamil Izydorczak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2">
            <w:pPr>
              <w:rPr>
                <w:sz w:val="16"/>
                <w:szCs w:val="16"/>
              </w:rPr>
            </w:pPr>
            <w:r w:rsidDel="00000000" w:rsidR="00000000" w:rsidRPr="00000000">
              <w:rPr>
                <w:sz w:val="16"/>
                <w:szCs w:val="16"/>
                <w:rtl w:val="0"/>
              </w:rPr>
              <w:t xml:space="preserve">I performed push-button replications for following studies: Alves_PsychologSci_2018_AvOr - RRTeam_unassigned - Computational Reproduction - mzk9,</w:t>
            </w:r>
          </w:p>
          <w:p w:rsidR="00000000" w:rsidDel="00000000" w:rsidP="00000000" w:rsidRDefault="00000000" w:rsidRPr="00000000" w14:paraId="00000733">
            <w:pPr>
              <w:rPr>
                <w:sz w:val="16"/>
                <w:szCs w:val="16"/>
              </w:rPr>
            </w:pPr>
            <w:r w:rsidDel="00000000" w:rsidR="00000000" w:rsidRPr="00000000">
              <w:rPr>
                <w:sz w:val="16"/>
                <w:szCs w:val="16"/>
                <w:rtl w:val="0"/>
              </w:rPr>
              <w:t xml:space="preserve">Adida_CompPolitStu_2016_G0Kb - RRTeam_unassigned - Computational Reproduction - g2z. I also participated in Multi100 performing push-button replication and independent analysis for one study: Brough_JournConsRes_2016_9ey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4">
            <w:pPr>
              <w:rPr>
                <w:sz w:val="20"/>
                <w:szCs w:val="20"/>
              </w:rPr>
            </w:pPr>
            <w:r w:rsidDel="00000000" w:rsidR="00000000" w:rsidRPr="00000000">
              <w:rPr>
                <w:sz w:val="20"/>
                <w:szCs w:val="20"/>
                <w:rtl w:val="0"/>
              </w:rPr>
              <w:t xml:space="preserve">Kristin Jankowsky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4">
            <w:pPr>
              <w:rPr>
                <w:sz w:val="20"/>
                <w:szCs w:val="20"/>
              </w:rPr>
            </w:pPr>
            <w:r w:rsidDel="00000000" w:rsidR="00000000" w:rsidRPr="00000000">
              <w:rPr>
                <w:sz w:val="20"/>
                <w:szCs w:val="20"/>
                <w:rtl w:val="0"/>
              </w:rPr>
              <w:t xml:space="preserve">Michalak Johannes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4">
            <w:pPr>
              <w:rPr>
                <w:sz w:val="20"/>
                <w:szCs w:val="20"/>
              </w:rPr>
            </w:pPr>
            <w:r w:rsidDel="00000000" w:rsidR="00000000" w:rsidRPr="00000000">
              <w:rPr>
                <w:sz w:val="20"/>
                <w:szCs w:val="20"/>
                <w:rtl w:val="0"/>
              </w:rPr>
              <w:t xml:space="preserve">Kai Jonas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3">
            <w:pPr>
              <w:rPr>
                <w:sz w:val="20"/>
                <w:szCs w:val="20"/>
              </w:rPr>
            </w:pPr>
            <w:r w:rsidDel="00000000" w:rsidR="00000000" w:rsidRPr="00000000">
              <w:rPr>
                <w:sz w:val="16"/>
                <w:szCs w:val="16"/>
                <w:rtl w:val="0"/>
              </w:rPr>
              <w:t xml:space="preserve">I served as both and editor and reviewer for many reproductions studies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4">
            <w:pPr>
              <w:rPr>
                <w:sz w:val="20"/>
                <w:szCs w:val="20"/>
              </w:rPr>
            </w:pPr>
            <w:r w:rsidDel="00000000" w:rsidR="00000000" w:rsidRPr="00000000">
              <w:rPr>
                <w:sz w:val="20"/>
                <w:szCs w:val="20"/>
                <w:rtl w:val="0"/>
              </w:rPr>
              <w:t xml:space="preserve">Pavol Kačmár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3">
            <w:pPr>
              <w:rPr>
                <w:sz w:val="20"/>
                <w:szCs w:val="20"/>
              </w:rPr>
            </w:pPr>
            <w:r w:rsidDel="00000000" w:rsidR="00000000" w:rsidRPr="00000000">
              <w:rPr>
                <w:sz w:val="16"/>
                <w:szCs w:val="16"/>
                <w:rtl w:val="0"/>
              </w:rPr>
              <w:t xml:space="preserve">I have conducted SDR (SCORE study id: Robinson_6owm3).</w:t>
            </w:r>
            <w:r w:rsidDel="00000000" w:rsidR="00000000" w:rsidRPr="00000000">
              <w:rPr>
                <w:rtl w:val="0"/>
              </w:rPr>
            </w:r>
          </w:p>
        </w:tc>
      </w:tr>
      <w:tr>
        <w:trPr>
          <w:cantSplit w:val="0"/>
          <w:trHeight w:val="20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4">
            <w:pPr>
              <w:rPr>
                <w:sz w:val="20"/>
                <w:szCs w:val="20"/>
              </w:rPr>
            </w:pPr>
            <w:r w:rsidDel="00000000" w:rsidR="00000000" w:rsidRPr="00000000">
              <w:rPr>
                <w:sz w:val="20"/>
                <w:szCs w:val="20"/>
                <w:rtl w:val="0"/>
              </w:rPr>
              <w:t xml:space="preserve">Hansika Kapoor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3">
            <w:pPr>
              <w:rPr>
                <w:sz w:val="20"/>
                <w:szCs w:val="20"/>
              </w:rPr>
            </w:pPr>
            <w:r w:rsidDel="00000000" w:rsidR="00000000" w:rsidRPr="00000000">
              <w:rPr>
                <w:rFonts w:ascii="Arial Unicode MS" w:cs="Arial Unicode MS" w:eastAsia="Arial Unicode MS" w:hAnsi="Arial Unicode MS"/>
                <w:sz w:val="16"/>
                <w:szCs w:val="16"/>
                <w:rtl w:val="0"/>
              </w:rPr>
              <w:t xml:space="preserve">Reviewer for 31: Stanley_covid_b3G4_98g Pennycook_covid_7NEL_9k1y Malik_covid_Y3jx_348 Pfattheicher_covid_yZD4_y006 Du_covid_2NAG_41z0 Bohnke_EurSocioRev_2017_xGGO_y11 O’Brien_AmSocioRev_2015_7X54_93k7 Denson_AmEduResJourn_2009_zb3Y_41k2 Du_covid_2NAG_41z0 Niehaus_AmEduResJourn_2014_BlRQ_546 Montez_Demography_2014_3aPw_05g8 Kim_CompEdu_2014_YWep_75g6 Past√∂tter_Cognition_2013_EQxa_3z3k Seaton_AmEduResJourn_2010_Blxd_6778 Berg_covid_qKPb_k127 Baxter_SocialForces_2015_z0v1_y410 Kausel_OrgBehavior_2015_5XEE Petit_JournBusRes_2017_9R9X Griffiths_JournExPsychGen_2011_J7ek Bhattacharjee_JournPerSocPsy_2017_Br0x King_JournOrgBehavior_2017_Q1dl Raley_JournMarFam_2012_D2LY Weidmann_2g7ky Montez_2y4gm Karraker_2g79y Anderson_329k Li_6m34m van Gastel_21487 Liang_23g12 BATESON_2k5g2 Andrews_95my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4">
            <w:pPr>
              <w:rPr>
                <w:sz w:val="20"/>
                <w:szCs w:val="20"/>
              </w:rPr>
            </w:pPr>
            <w:r w:rsidDel="00000000" w:rsidR="00000000" w:rsidRPr="00000000">
              <w:rPr>
                <w:sz w:val="20"/>
                <w:szCs w:val="20"/>
                <w:rtl w:val="0"/>
              </w:rPr>
              <w:t xml:space="preserve">Sebastian Karcher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3">
            <w:pPr>
              <w:rPr>
                <w:sz w:val="20"/>
                <w:szCs w:val="20"/>
              </w:rPr>
            </w:pPr>
            <w:r w:rsidDel="00000000" w:rsidR="00000000" w:rsidRPr="00000000">
              <w:rPr>
                <w:sz w:val="16"/>
                <w:szCs w:val="16"/>
                <w:rtl w:val="0"/>
              </w:rPr>
              <w:t xml:space="preserve">I conducted two reproduction studies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4">
            <w:pPr>
              <w:rPr>
                <w:sz w:val="20"/>
                <w:szCs w:val="20"/>
              </w:rPr>
            </w:pPr>
            <w:r w:rsidDel="00000000" w:rsidR="00000000" w:rsidRPr="00000000">
              <w:rPr>
                <w:sz w:val="20"/>
                <w:szCs w:val="20"/>
                <w:rtl w:val="0"/>
              </w:rPr>
              <w:t xml:space="preserve">Marta Kołczyńska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3">
            <w:pPr>
              <w:rPr>
                <w:sz w:val="20"/>
                <w:szCs w:val="20"/>
              </w:rPr>
            </w:pPr>
            <w:r w:rsidDel="00000000" w:rsidR="00000000" w:rsidRPr="00000000">
              <w:rPr>
                <w:sz w:val="16"/>
                <w:szCs w:val="16"/>
                <w:rtl w:val="0"/>
              </w:rPr>
              <w:t xml:space="preserve">I was analyst in 4 reproduction studies. In one of these reproduction studies I collaborated with Karolina Urbanska (kurbanska015@gmail.com).</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4">
            <w:pPr>
              <w:rPr>
                <w:sz w:val="20"/>
                <w:szCs w:val="20"/>
              </w:rPr>
            </w:pPr>
            <w:r w:rsidDel="00000000" w:rsidR="00000000" w:rsidRPr="00000000">
              <w:rPr>
                <w:sz w:val="20"/>
                <w:szCs w:val="20"/>
                <w:rtl w:val="0"/>
              </w:rPr>
              <w:t xml:space="preserve">David Kretschmer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3">
            <w:pPr>
              <w:rPr>
                <w:sz w:val="20"/>
                <w:szCs w:val="20"/>
              </w:rPr>
            </w:pPr>
            <w:r w:rsidDel="00000000" w:rsidR="00000000" w:rsidRPr="00000000">
              <w:rPr>
                <w:sz w:val="16"/>
                <w:szCs w:val="16"/>
                <w:rtl w:val="0"/>
              </w:rPr>
              <w:t xml:space="preserve">Wrote the code and conducted all statistical analysis for reproduction of Smith et al. 2016: Ethnic composition and friendship segregation: differential effects for adolescent natives and immigrants; jointly with Johanna Gereke, Nan Zhang, Fabian Winter</w:t>
            </w:r>
            <w:r w:rsidDel="00000000" w:rsidR="00000000" w:rsidRPr="00000000">
              <w:rPr>
                <w:rtl w:val="0"/>
              </w:rPr>
            </w:r>
          </w:p>
        </w:tc>
      </w:tr>
      <w:tr>
        <w:trPr>
          <w:cantSplit w:val="0"/>
          <w:trHeight w:val="27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4">
            <w:pPr>
              <w:rPr>
                <w:sz w:val="20"/>
                <w:szCs w:val="20"/>
              </w:rPr>
            </w:pPr>
            <w:r w:rsidDel="00000000" w:rsidR="00000000" w:rsidRPr="00000000">
              <w:rPr>
                <w:sz w:val="20"/>
                <w:szCs w:val="20"/>
                <w:rtl w:val="0"/>
              </w:rPr>
              <w:t xml:space="preserve">Ljiljana Lazarevic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3">
            <w:pPr>
              <w:rPr>
                <w:sz w:val="16"/>
                <w:szCs w:val="16"/>
              </w:rPr>
            </w:pPr>
            <w:r w:rsidDel="00000000" w:rsidR="00000000" w:rsidRPr="00000000">
              <w:rPr>
                <w:sz w:val="16"/>
                <w:szCs w:val="16"/>
                <w:rtl w:val="0"/>
              </w:rPr>
              <w:t xml:space="preserve">I served as peer reviewer of 15 reproduction designs (Bhattacharjee_JournPerSocPsy_2017_Br0x_7g66, Lee_EvoHumanBehavior_2018_AvWY_8g91,</w:t>
            </w:r>
          </w:p>
          <w:p w:rsidR="00000000" w:rsidDel="00000000" w:rsidP="00000000" w:rsidRDefault="00000000" w:rsidRPr="00000000" w14:paraId="000007C4">
            <w:pPr>
              <w:rPr>
                <w:sz w:val="16"/>
                <w:szCs w:val="16"/>
              </w:rPr>
            </w:pPr>
            <w:r w:rsidDel="00000000" w:rsidR="00000000" w:rsidRPr="00000000">
              <w:rPr>
                <w:sz w:val="16"/>
                <w:szCs w:val="16"/>
                <w:rtl w:val="0"/>
              </w:rPr>
              <w:t xml:space="preserve">Pfattheicher_JournPerSocPsy_2018_521q_286,</w:t>
            </w:r>
          </w:p>
          <w:p w:rsidR="00000000" w:rsidDel="00000000" w:rsidP="00000000" w:rsidRDefault="00000000" w:rsidRPr="00000000" w14:paraId="000007C5">
            <w:pPr>
              <w:rPr>
                <w:sz w:val="16"/>
                <w:szCs w:val="16"/>
              </w:rPr>
            </w:pPr>
            <w:r w:rsidDel="00000000" w:rsidR="00000000" w:rsidRPr="00000000">
              <w:rPr>
                <w:sz w:val="16"/>
                <w:szCs w:val="16"/>
                <w:rtl w:val="0"/>
              </w:rPr>
              <w:t xml:space="preserve">Vollmann_EurJournPersonality_2011_x3KP_k5z,</w:t>
            </w:r>
          </w:p>
          <w:p w:rsidR="00000000" w:rsidDel="00000000" w:rsidP="00000000" w:rsidRDefault="00000000" w:rsidRPr="00000000" w14:paraId="000007C6">
            <w:pPr>
              <w:rPr>
                <w:sz w:val="16"/>
                <w:szCs w:val="16"/>
              </w:rPr>
            </w:pPr>
            <w:r w:rsidDel="00000000" w:rsidR="00000000" w:rsidRPr="00000000">
              <w:rPr>
                <w:sz w:val="16"/>
                <w:szCs w:val="16"/>
                <w:rtl w:val="0"/>
              </w:rPr>
              <w:t xml:space="preserve">Ståhl_JournPerSocPsy_2012_gbl9_393,</w:t>
            </w:r>
          </w:p>
          <w:p w:rsidR="00000000" w:rsidDel="00000000" w:rsidP="00000000" w:rsidRDefault="00000000" w:rsidRPr="00000000" w14:paraId="000007C7">
            <w:pPr>
              <w:rPr>
                <w:sz w:val="16"/>
                <w:szCs w:val="16"/>
              </w:rPr>
            </w:pPr>
            <w:r w:rsidDel="00000000" w:rsidR="00000000" w:rsidRPr="00000000">
              <w:rPr>
                <w:sz w:val="16"/>
                <w:szCs w:val="16"/>
                <w:rtl w:val="0"/>
              </w:rPr>
              <w:t xml:space="preserve">seuntjens_journpersocpsy_2015_PNPz_5zg9,</w:t>
            </w:r>
          </w:p>
          <w:p w:rsidR="00000000" w:rsidDel="00000000" w:rsidP="00000000" w:rsidRDefault="00000000" w:rsidRPr="00000000" w14:paraId="000007C8">
            <w:pPr>
              <w:rPr>
                <w:sz w:val="16"/>
                <w:szCs w:val="16"/>
              </w:rPr>
            </w:pPr>
            <w:r w:rsidDel="00000000" w:rsidR="00000000" w:rsidRPr="00000000">
              <w:rPr>
                <w:sz w:val="16"/>
                <w:szCs w:val="16"/>
                <w:rtl w:val="0"/>
              </w:rPr>
              <w:t xml:space="preserve">alves_psychologsci_2018_AvOr_92g,</w:t>
            </w:r>
          </w:p>
          <w:p w:rsidR="00000000" w:rsidDel="00000000" w:rsidP="00000000" w:rsidRDefault="00000000" w:rsidRPr="00000000" w14:paraId="000007C9">
            <w:pPr>
              <w:rPr>
                <w:sz w:val="16"/>
                <w:szCs w:val="16"/>
              </w:rPr>
            </w:pPr>
            <w:r w:rsidDel="00000000" w:rsidR="00000000" w:rsidRPr="00000000">
              <w:rPr>
                <w:sz w:val="16"/>
                <w:szCs w:val="16"/>
                <w:rtl w:val="0"/>
              </w:rPr>
              <w:t xml:space="preserve">fritz_journorgbehavior_2010_zekm_k17,</w:t>
            </w:r>
          </w:p>
          <w:p w:rsidR="00000000" w:rsidDel="00000000" w:rsidP="00000000" w:rsidRDefault="00000000" w:rsidRPr="00000000" w14:paraId="000007CA">
            <w:pPr>
              <w:rPr>
                <w:sz w:val="16"/>
                <w:szCs w:val="16"/>
              </w:rPr>
            </w:pPr>
            <w:r w:rsidDel="00000000" w:rsidR="00000000" w:rsidRPr="00000000">
              <w:rPr>
                <w:sz w:val="16"/>
                <w:szCs w:val="16"/>
                <w:rtl w:val="0"/>
              </w:rPr>
              <w:t xml:space="preserve">Sternisko_covid_GG7d_m489,</w:t>
            </w:r>
          </w:p>
          <w:p w:rsidR="00000000" w:rsidDel="00000000" w:rsidP="00000000" w:rsidRDefault="00000000" w:rsidRPr="00000000" w14:paraId="000007CB">
            <w:pPr>
              <w:rPr>
                <w:sz w:val="16"/>
                <w:szCs w:val="16"/>
              </w:rPr>
            </w:pPr>
            <w:r w:rsidDel="00000000" w:rsidR="00000000" w:rsidRPr="00000000">
              <w:rPr>
                <w:sz w:val="16"/>
                <w:szCs w:val="16"/>
                <w:rtl w:val="0"/>
              </w:rPr>
              <w:t xml:space="preserve">Du_covid_2NAG_41z0</w:t>
            </w:r>
          </w:p>
          <w:p w:rsidR="00000000" w:rsidDel="00000000" w:rsidP="00000000" w:rsidRDefault="00000000" w:rsidRPr="00000000" w14:paraId="000007CC">
            <w:pPr>
              <w:rPr>
                <w:sz w:val="16"/>
                <w:szCs w:val="16"/>
              </w:rPr>
            </w:pPr>
            <w:r w:rsidDel="00000000" w:rsidR="00000000" w:rsidRPr="00000000">
              <w:rPr>
                <w:sz w:val="16"/>
                <w:szCs w:val="16"/>
                <w:rtl w:val="0"/>
              </w:rPr>
              <w:t xml:space="preserve">Torelli_JournPerSocPsy_2010_gbAY_g7g1</w:t>
            </w:r>
          </w:p>
          <w:p w:rsidR="00000000" w:rsidDel="00000000" w:rsidP="00000000" w:rsidRDefault="00000000" w:rsidRPr="00000000" w14:paraId="000007CD">
            <w:pPr>
              <w:rPr>
                <w:sz w:val="16"/>
                <w:szCs w:val="16"/>
              </w:rPr>
            </w:pPr>
            <w:r w:rsidDel="00000000" w:rsidR="00000000" w:rsidRPr="00000000">
              <w:rPr>
                <w:sz w:val="16"/>
                <w:szCs w:val="16"/>
                <w:rtl w:val="0"/>
              </w:rPr>
              <w:t xml:space="preserve">Pennycook_covid_7NEL_9k1y</w:t>
            </w:r>
          </w:p>
          <w:p w:rsidR="00000000" w:rsidDel="00000000" w:rsidP="00000000" w:rsidRDefault="00000000" w:rsidRPr="00000000" w14:paraId="000007CE">
            <w:pPr>
              <w:rPr>
                <w:sz w:val="16"/>
                <w:szCs w:val="16"/>
              </w:rPr>
            </w:pPr>
            <w:r w:rsidDel="00000000" w:rsidR="00000000" w:rsidRPr="00000000">
              <w:rPr>
                <w:sz w:val="16"/>
                <w:szCs w:val="16"/>
                <w:rtl w:val="0"/>
              </w:rPr>
              <w:t xml:space="preserve">Pfattheicher_covid_yZD4_y006</w:t>
            </w:r>
          </w:p>
          <w:p w:rsidR="00000000" w:rsidDel="00000000" w:rsidP="00000000" w:rsidRDefault="00000000" w:rsidRPr="00000000" w14:paraId="000007CF">
            <w:pPr>
              <w:rPr>
                <w:sz w:val="16"/>
                <w:szCs w:val="16"/>
              </w:rPr>
            </w:pPr>
            <w:r w:rsidDel="00000000" w:rsidR="00000000" w:rsidRPr="00000000">
              <w:rPr>
                <w:sz w:val="16"/>
                <w:szCs w:val="16"/>
                <w:rtl w:val="0"/>
              </w:rPr>
              <w:t xml:space="preserve">Imhoff_covid_dPzV_z1k9</w:t>
            </w:r>
          </w:p>
          <w:p w:rsidR="00000000" w:rsidDel="00000000" w:rsidP="00000000" w:rsidRDefault="00000000" w:rsidRPr="00000000" w14:paraId="000007D0">
            <w:pPr>
              <w:rPr>
                <w:sz w:val="20"/>
                <w:szCs w:val="20"/>
              </w:rPr>
            </w:pPr>
            <w:r w:rsidDel="00000000" w:rsidR="00000000" w:rsidRPr="00000000">
              <w:rPr>
                <w:sz w:val="16"/>
                <w:szCs w:val="16"/>
                <w:rtl w:val="0"/>
              </w:rPr>
              <w:t xml:space="preserve">Axt_JournExpSocPsych_2018_zK2_m5g9)</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1">
            <w:pPr>
              <w:rPr>
                <w:sz w:val="20"/>
                <w:szCs w:val="20"/>
              </w:rPr>
            </w:pPr>
            <w:r w:rsidDel="00000000" w:rsidR="00000000" w:rsidRPr="00000000">
              <w:rPr>
                <w:sz w:val="20"/>
                <w:szCs w:val="20"/>
                <w:rtl w:val="0"/>
              </w:rPr>
              <w:t xml:space="preserve">Katelin E. Leahy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0">
            <w:pPr>
              <w:rPr>
                <w:sz w:val="20"/>
                <w:szCs w:val="20"/>
              </w:rPr>
            </w:pPr>
            <w:r w:rsidDel="00000000" w:rsidR="00000000" w:rsidRPr="00000000">
              <w:rPr>
                <w:sz w:val="16"/>
                <w:szCs w:val="16"/>
                <w:rtl w:val="0"/>
              </w:rPr>
              <w:t xml:space="preserve">For our replication project (Nelson), I (with help from fellow graduate students) programmed the survey and edited/spliced/hosted the videos for the study. I coordinated data collection and training of RAs, and supervised data analysis/reporting (with help from fellow graduate students). I worked with my fellow graduate students, Jeewon Oh and Mariah Purol, to draft the pre-registration, conduct analysis, and write up results and the final report. I also helped compile the necessary files and syntax to submit for publication.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1">
            <w:pPr>
              <w:rPr>
                <w:sz w:val="20"/>
                <w:szCs w:val="20"/>
              </w:rPr>
            </w:pPr>
            <w:r w:rsidDel="00000000" w:rsidR="00000000" w:rsidRPr="00000000">
              <w:rPr>
                <w:sz w:val="20"/>
                <w:szCs w:val="20"/>
                <w:rtl w:val="0"/>
              </w:rPr>
              <w:t xml:space="preserve">Jessica C. 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0">
            <w:pPr>
              <w:rPr>
                <w:sz w:val="20"/>
                <w:szCs w:val="20"/>
              </w:rPr>
            </w:pPr>
            <w:r w:rsidDel="00000000" w:rsidR="00000000" w:rsidRPr="00000000">
              <w:rPr>
                <w:sz w:val="16"/>
                <w:szCs w:val="16"/>
                <w:rtl w:val="0"/>
              </w:rPr>
              <w:t xml:space="preserve">I conducted an author data reproduction of Sandra &amp; Otto (2018). I sourced the data, and attempted to reproduce the statistical models and results.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1">
            <w:pPr>
              <w:rPr>
                <w:sz w:val="20"/>
                <w:szCs w:val="20"/>
              </w:rPr>
            </w:pPr>
            <w:r w:rsidDel="00000000" w:rsidR="00000000" w:rsidRPr="00000000">
              <w:rPr>
                <w:sz w:val="20"/>
                <w:szCs w:val="20"/>
                <w:rtl w:val="0"/>
              </w:rPr>
              <w:t xml:space="preserve">Christopher Limnios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0">
            <w:pPr>
              <w:rPr>
                <w:sz w:val="20"/>
                <w:szCs w:val="20"/>
              </w:rPr>
            </w:pPr>
            <w:r w:rsidDel="00000000" w:rsidR="00000000" w:rsidRPr="00000000">
              <w:rPr>
                <w:sz w:val="16"/>
                <w:szCs w:val="16"/>
                <w:rtl w:val="0"/>
              </w:rPr>
              <w:t xml:space="preserve">Wrote scripting code to replicate statistical claims made by the authors of the original paper.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1">
            <w:pPr>
              <w:rPr>
                <w:sz w:val="20"/>
                <w:szCs w:val="20"/>
              </w:rPr>
            </w:pPr>
            <w:r w:rsidDel="00000000" w:rsidR="00000000" w:rsidRPr="00000000">
              <w:rPr>
                <w:sz w:val="20"/>
                <w:szCs w:val="20"/>
                <w:rtl w:val="0"/>
              </w:rPr>
              <w:t xml:space="preserve">An-Chiao Liu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0">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1">
            <w:pPr>
              <w:rPr>
                <w:sz w:val="20"/>
                <w:szCs w:val="20"/>
              </w:rPr>
            </w:pPr>
            <w:r w:rsidDel="00000000" w:rsidR="00000000" w:rsidRPr="00000000">
              <w:rPr>
                <w:sz w:val="20"/>
                <w:szCs w:val="20"/>
                <w:rtl w:val="0"/>
              </w:rPr>
              <w:t xml:space="preserve">John Wills Lloyd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0">
            <w:pPr>
              <w:rPr>
                <w:sz w:val="20"/>
                <w:szCs w:val="20"/>
              </w:rPr>
            </w:pPr>
            <w:r w:rsidDel="00000000" w:rsidR="00000000" w:rsidRPr="00000000">
              <w:rPr>
                <w:sz w:val="16"/>
                <w:szCs w:val="16"/>
                <w:rtl w:val="0"/>
              </w:rPr>
              <w:t xml:space="preserve">I was pleased to collaborate with teams of researchers and reviewers as they developed and refined their plans for replications.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1">
            <w:pPr>
              <w:rPr>
                <w:sz w:val="20"/>
                <w:szCs w:val="20"/>
              </w:rPr>
            </w:pPr>
            <w:r w:rsidDel="00000000" w:rsidR="00000000" w:rsidRPr="00000000">
              <w:rPr>
                <w:sz w:val="20"/>
                <w:szCs w:val="20"/>
                <w:rtl w:val="0"/>
              </w:rPr>
              <w:t xml:space="preserve">Ruben Lopez-Nicolas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0">
            <w:pPr>
              <w:rPr>
                <w:sz w:val="20"/>
                <w:szCs w:val="20"/>
              </w:rPr>
            </w:pPr>
            <w:r w:rsidDel="00000000" w:rsidR="00000000" w:rsidRPr="00000000">
              <w:rPr>
                <w:sz w:val="16"/>
                <w:szCs w:val="16"/>
                <w:rtl w:val="0"/>
              </w:rPr>
              <w:t xml:space="preserve">I conducted one reproduction study. Specifically, I was in charge of the project: Hoffman_JournAppPsych_2015_DEmL.</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1">
            <w:pPr>
              <w:rPr>
                <w:sz w:val="20"/>
                <w:szCs w:val="20"/>
              </w:rPr>
            </w:pPr>
            <w:r w:rsidDel="00000000" w:rsidR="00000000" w:rsidRPr="00000000">
              <w:rPr>
                <w:sz w:val="20"/>
                <w:szCs w:val="20"/>
                <w:rtl w:val="0"/>
              </w:rPr>
              <w:t xml:space="preserve">Nigel Mantou Lou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0">
            <w:pPr>
              <w:rPr>
                <w:sz w:val="20"/>
                <w:szCs w:val="20"/>
              </w:rPr>
            </w:pPr>
            <w:r w:rsidDel="00000000" w:rsidR="00000000" w:rsidRPr="00000000">
              <w:rPr>
                <w:sz w:val="16"/>
                <w:szCs w:val="16"/>
                <w:rtl w:val="0"/>
              </w:rPr>
              <w:t xml:space="preserve">I conducted a reproduction analysis (Wilfahrt_WorldPolitics_2018_k7wj)</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1">
            <w:pPr>
              <w:rPr>
                <w:sz w:val="20"/>
                <w:szCs w:val="20"/>
              </w:rPr>
            </w:pPr>
            <w:r w:rsidDel="00000000" w:rsidR="00000000" w:rsidRPr="00000000">
              <w:rPr>
                <w:sz w:val="20"/>
                <w:szCs w:val="20"/>
                <w:rtl w:val="0"/>
              </w:rPr>
              <w:t xml:space="preserve">Richard E. Lucas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0">
            <w:pPr>
              <w:rPr>
                <w:sz w:val="20"/>
                <w:szCs w:val="20"/>
              </w:rPr>
            </w:pPr>
            <w:r w:rsidDel="00000000" w:rsidR="00000000" w:rsidRPr="00000000">
              <w:rPr>
                <w:sz w:val="16"/>
                <w:szCs w:val="16"/>
                <w:rtl w:val="0"/>
              </w:rPr>
              <w:t xml:space="preserve">I edited reproduction studies. I cannot remember the exact number of studies I edited, but there were multiple.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1">
            <w:pPr>
              <w:rPr>
                <w:sz w:val="20"/>
                <w:szCs w:val="20"/>
              </w:rPr>
            </w:pPr>
            <w:r w:rsidDel="00000000" w:rsidR="00000000" w:rsidRPr="00000000">
              <w:rPr>
                <w:sz w:val="20"/>
                <w:szCs w:val="20"/>
                <w:rtl w:val="0"/>
              </w:rPr>
              <w:t xml:space="preserve">Maximilian Maier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0">
            <w:pPr>
              <w:rPr>
                <w:sz w:val="20"/>
                <w:szCs w:val="20"/>
              </w:rPr>
            </w:pPr>
            <w:r w:rsidDel="00000000" w:rsidR="00000000" w:rsidRPr="00000000">
              <w:rPr>
                <w:sz w:val="16"/>
                <w:szCs w:val="16"/>
                <w:rtl w:val="0"/>
              </w:rPr>
              <w:t xml:space="preserve">My colleague and I conducted reproduction of one study (Hansen_JournExpSocPsych_2014).</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1">
            <w:pPr>
              <w:rPr>
                <w:sz w:val="20"/>
                <w:szCs w:val="20"/>
              </w:rPr>
            </w:pPr>
            <w:r w:rsidDel="00000000" w:rsidR="00000000" w:rsidRPr="00000000">
              <w:rPr>
                <w:sz w:val="20"/>
                <w:szCs w:val="20"/>
                <w:rtl w:val="0"/>
              </w:rPr>
              <w:t xml:space="preserve">Daniel J. Mallinson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0">
            <w:pPr>
              <w:rPr>
                <w:sz w:val="20"/>
                <w:szCs w:val="20"/>
              </w:rPr>
            </w:pPr>
            <w:r w:rsidDel="00000000" w:rsidR="00000000" w:rsidRPr="00000000">
              <w:rPr>
                <w:sz w:val="16"/>
                <w:szCs w:val="16"/>
                <w:rtl w:val="0"/>
              </w:rPr>
              <w:t xml:space="preserve">I conducted reproduction analysis as part of one replication study. I am unsure if the studies that I served as a peer reviewer for had a reproduction component or not.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1">
            <w:pPr>
              <w:rPr>
                <w:sz w:val="20"/>
                <w:szCs w:val="20"/>
              </w:rPr>
            </w:pPr>
            <w:r w:rsidDel="00000000" w:rsidR="00000000" w:rsidRPr="00000000">
              <w:rPr>
                <w:sz w:val="20"/>
                <w:szCs w:val="20"/>
                <w:rtl w:val="0"/>
              </w:rPr>
              <w:t xml:space="preserve">Marcel Martončik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0">
            <w:pPr>
              <w:rPr>
                <w:sz w:val="20"/>
                <w:szCs w:val="20"/>
              </w:rPr>
            </w:pPr>
            <w:r w:rsidDel="00000000" w:rsidR="00000000" w:rsidRPr="00000000">
              <w:rPr>
                <w:sz w:val="16"/>
                <w:szCs w:val="16"/>
                <w:rtl w:val="0"/>
              </w:rPr>
              <w:t xml:space="preserve">I conducted two reproduction studies (Ohtsubo_675wo, Nelson_2w9oz).</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1">
            <w:pPr>
              <w:rPr>
                <w:sz w:val="20"/>
                <w:szCs w:val="20"/>
              </w:rPr>
            </w:pPr>
            <w:r w:rsidDel="00000000" w:rsidR="00000000" w:rsidRPr="00000000">
              <w:rPr>
                <w:sz w:val="20"/>
                <w:szCs w:val="20"/>
                <w:rtl w:val="0"/>
              </w:rPr>
              <w:t xml:space="preserve">Michael C. McCall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0">
            <w:pPr>
              <w:rPr>
                <w:sz w:val="20"/>
                <w:szCs w:val="20"/>
              </w:rPr>
            </w:pPr>
            <w:r w:rsidDel="00000000" w:rsidR="00000000" w:rsidRPr="00000000">
              <w:rPr>
                <w:sz w:val="16"/>
                <w:szCs w:val="16"/>
                <w:rtl w:val="0"/>
              </w:rPr>
              <w:t xml:space="preserve">I conducted two reproduction studies, PIETRYKA_AmPoliSciRev_2017 and Li_JournExpPoliSci_2017. I worked with Sebastian Karcher on both.</w:t>
            </w:r>
            <w:r w:rsidDel="00000000" w:rsidR="00000000" w:rsidRPr="00000000">
              <w:rPr>
                <w:rtl w:val="0"/>
              </w:rPr>
            </w:r>
          </w:p>
        </w:tc>
      </w:tr>
      <w:tr>
        <w:trPr>
          <w:cantSplit w:val="0"/>
          <w:trHeight w:val="13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1">
            <w:pPr>
              <w:rPr>
                <w:sz w:val="20"/>
                <w:szCs w:val="20"/>
              </w:rPr>
            </w:pPr>
            <w:r w:rsidDel="00000000" w:rsidR="00000000" w:rsidRPr="00000000">
              <w:rPr>
                <w:sz w:val="20"/>
                <w:szCs w:val="20"/>
                <w:rtl w:val="0"/>
              </w:rPr>
              <w:t xml:space="preserve">Nikita Mehta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0">
            <w:pPr>
              <w:rPr>
                <w:sz w:val="16"/>
                <w:szCs w:val="16"/>
              </w:rPr>
            </w:pPr>
            <w:r w:rsidDel="00000000" w:rsidR="00000000" w:rsidRPr="00000000">
              <w:rPr>
                <w:sz w:val="16"/>
                <w:szCs w:val="16"/>
                <w:rtl w:val="0"/>
              </w:rPr>
              <w:t xml:space="preserve">I worked on 4 reproduction studies:</w:t>
            </w:r>
          </w:p>
          <w:p w:rsidR="00000000" w:rsidDel="00000000" w:rsidP="00000000" w:rsidRDefault="00000000" w:rsidRPr="00000000" w14:paraId="000008A1">
            <w:pPr>
              <w:rPr>
                <w:sz w:val="16"/>
                <w:szCs w:val="16"/>
              </w:rPr>
            </w:pPr>
            <w:r w:rsidDel="00000000" w:rsidR="00000000" w:rsidRPr="00000000">
              <w:rPr>
                <w:sz w:val="16"/>
                <w:szCs w:val="16"/>
                <w:rtl w:val="0"/>
              </w:rPr>
              <w:t xml:space="preserve">1) Push-button/Author-data reproduction (PBR/ADR) for Bruner (2017)</w:t>
            </w:r>
          </w:p>
          <w:p w:rsidR="00000000" w:rsidDel="00000000" w:rsidP="00000000" w:rsidRDefault="00000000" w:rsidRPr="00000000" w14:paraId="000008A2">
            <w:pPr>
              <w:rPr>
                <w:sz w:val="16"/>
                <w:szCs w:val="16"/>
              </w:rPr>
            </w:pPr>
            <w:r w:rsidDel="00000000" w:rsidR="00000000" w:rsidRPr="00000000">
              <w:rPr>
                <w:sz w:val="16"/>
                <w:szCs w:val="16"/>
                <w:rtl w:val="0"/>
              </w:rPr>
              <w:t xml:space="preserve">2) Push-button/Author-data reproduction (PBR/ADR) for Lindqvist &amp; Ostling (2010)</w:t>
            </w:r>
          </w:p>
          <w:p w:rsidR="00000000" w:rsidDel="00000000" w:rsidP="00000000" w:rsidRDefault="00000000" w:rsidRPr="00000000" w14:paraId="000008A3">
            <w:pPr>
              <w:rPr>
                <w:sz w:val="16"/>
                <w:szCs w:val="16"/>
              </w:rPr>
            </w:pPr>
            <w:r w:rsidDel="00000000" w:rsidR="00000000" w:rsidRPr="00000000">
              <w:rPr>
                <w:sz w:val="16"/>
                <w:szCs w:val="16"/>
                <w:rtl w:val="0"/>
              </w:rPr>
              <w:t xml:space="preserve">3) Source data reproduction (SDR) for Liu et al. (2016)</w:t>
            </w:r>
          </w:p>
          <w:p w:rsidR="00000000" w:rsidDel="00000000" w:rsidP="00000000" w:rsidRDefault="00000000" w:rsidRPr="00000000" w14:paraId="000008A4">
            <w:pPr>
              <w:rPr>
                <w:sz w:val="16"/>
                <w:szCs w:val="16"/>
              </w:rPr>
            </w:pPr>
            <w:r w:rsidDel="00000000" w:rsidR="00000000" w:rsidRPr="00000000">
              <w:rPr>
                <w:sz w:val="16"/>
                <w:szCs w:val="16"/>
                <w:rtl w:val="0"/>
              </w:rPr>
              <w:t xml:space="preserve">4) Source data reproduction (SDR) for Lindqvist &amp; Ostling (2010)</w:t>
            </w:r>
          </w:p>
          <w:p w:rsidR="00000000" w:rsidDel="00000000" w:rsidP="00000000" w:rsidRDefault="00000000" w:rsidRPr="00000000" w14:paraId="000008A5">
            <w:pPr>
              <w:rPr>
                <w:sz w:val="16"/>
                <w:szCs w:val="16"/>
              </w:rPr>
            </w:pPr>
            <w:r w:rsidDel="00000000" w:rsidR="00000000" w:rsidRPr="00000000">
              <w:rPr>
                <w:rtl w:val="0"/>
              </w:rPr>
            </w:r>
          </w:p>
          <w:p w:rsidR="00000000" w:rsidDel="00000000" w:rsidP="00000000" w:rsidRDefault="00000000" w:rsidRPr="00000000" w14:paraId="000008A6">
            <w:pPr>
              <w:rPr>
                <w:sz w:val="20"/>
                <w:szCs w:val="20"/>
              </w:rPr>
            </w:pPr>
            <w:r w:rsidDel="00000000" w:rsidR="00000000" w:rsidRPr="00000000">
              <w:rPr>
                <w:sz w:val="16"/>
                <w:szCs w:val="16"/>
                <w:rtl w:val="0"/>
              </w:rPr>
              <w:t xml:space="preserve">All of these reproduction studies were done in close collaboration with Arathy Puthillam.</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7">
            <w:pPr>
              <w:rPr>
                <w:sz w:val="20"/>
                <w:szCs w:val="20"/>
              </w:rPr>
            </w:pPr>
            <w:r w:rsidDel="00000000" w:rsidR="00000000" w:rsidRPr="00000000">
              <w:rPr>
                <w:sz w:val="20"/>
                <w:szCs w:val="20"/>
                <w:rtl w:val="0"/>
              </w:rPr>
              <w:t xml:space="preserve">Esteban Méndez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6">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7">
            <w:pPr>
              <w:rPr>
                <w:sz w:val="20"/>
                <w:szCs w:val="20"/>
              </w:rPr>
            </w:pPr>
            <w:r w:rsidDel="00000000" w:rsidR="00000000" w:rsidRPr="00000000">
              <w:rPr>
                <w:sz w:val="20"/>
                <w:szCs w:val="20"/>
                <w:rtl w:val="0"/>
              </w:rPr>
              <w:t xml:space="preserve">Johannes Michalak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6">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7">
            <w:pPr>
              <w:rPr>
                <w:sz w:val="20"/>
                <w:szCs w:val="20"/>
              </w:rPr>
            </w:pPr>
            <w:r w:rsidDel="00000000" w:rsidR="00000000" w:rsidRPr="00000000">
              <w:rPr>
                <w:sz w:val="20"/>
                <w:szCs w:val="20"/>
                <w:rtl w:val="0"/>
              </w:rPr>
              <w:t xml:space="preserve">Daniel C. Molden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6">
            <w:pPr>
              <w:rPr>
                <w:sz w:val="20"/>
                <w:szCs w:val="20"/>
              </w:rPr>
            </w:pPr>
            <w:r w:rsidDel="00000000" w:rsidR="00000000" w:rsidRPr="00000000">
              <w:rPr>
                <w:sz w:val="16"/>
                <w:szCs w:val="16"/>
                <w:rtl w:val="0"/>
              </w:rPr>
              <w:t xml:space="preserve">I conducted the computational reproduction Sandra_Cognition_2018_0qar - Molden - Computational Reproduction - 756g. I also conducted the Zakharova_CompPolitStu_2014_qYr7 - Molden - Secondary Data Replication - 5z36.</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7">
            <w:pPr>
              <w:rPr>
                <w:sz w:val="20"/>
                <w:szCs w:val="20"/>
              </w:rPr>
            </w:pPr>
            <w:r w:rsidDel="00000000" w:rsidR="00000000" w:rsidRPr="00000000">
              <w:rPr>
                <w:sz w:val="20"/>
                <w:szCs w:val="20"/>
                <w:rtl w:val="0"/>
              </w:rPr>
              <w:t xml:space="preserve">Faisal Mushtaq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6">
            <w:pPr>
              <w:rPr>
                <w:sz w:val="20"/>
                <w:szCs w:val="20"/>
              </w:rPr>
            </w:pPr>
            <w:r w:rsidDel="00000000" w:rsidR="00000000" w:rsidRPr="00000000">
              <w:rPr>
                <w:sz w:val="16"/>
                <w:szCs w:val="16"/>
                <w:rtl w:val="0"/>
              </w:rPr>
              <w:t xml:space="preserve">I performed a PBR of Rich_JournExPsychGen_2018_LbEB</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7">
            <w:pPr>
              <w:rPr>
                <w:sz w:val="20"/>
                <w:szCs w:val="20"/>
              </w:rPr>
            </w:pPr>
            <w:r w:rsidDel="00000000" w:rsidR="00000000" w:rsidRPr="00000000">
              <w:rPr>
                <w:sz w:val="20"/>
                <w:szCs w:val="20"/>
                <w:rtl w:val="0"/>
              </w:rPr>
              <w:t xml:space="preserve">Claudia Neuendorf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6">
            <w:pPr>
              <w:rPr>
                <w:sz w:val="20"/>
                <w:szCs w:val="20"/>
              </w:rPr>
            </w:pPr>
            <w:r w:rsidDel="00000000" w:rsidR="00000000" w:rsidRPr="00000000">
              <w:rPr>
                <w:sz w:val="16"/>
                <w:szCs w:val="16"/>
                <w:rtl w:val="0"/>
              </w:rPr>
              <w:t xml:space="preserve">I conducted a reproduction of Roberts et al., 2010. Further, I validated the replication of Kim &amp; Radoias 2015. Finally, I contributed to the review and editing of the manuscript.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7">
            <w:pPr>
              <w:rPr>
                <w:sz w:val="20"/>
                <w:szCs w:val="20"/>
              </w:rPr>
            </w:pPr>
            <w:r w:rsidDel="00000000" w:rsidR="00000000" w:rsidRPr="00000000">
              <w:rPr>
                <w:sz w:val="20"/>
                <w:szCs w:val="20"/>
                <w:rtl w:val="0"/>
              </w:rPr>
              <w:t xml:space="preserve">Austin Lee Nichols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6">
            <w:pPr>
              <w:rPr>
                <w:sz w:val="20"/>
                <w:szCs w:val="20"/>
              </w:rPr>
            </w:pPr>
            <w:r w:rsidDel="00000000" w:rsidR="00000000" w:rsidRPr="00000000">
              <w:rPr>
                <w:sz w:val="16"/>
                <w:szCs w:val="16"/>
                <w:rtl w:val="0"/>
              </w:rPr>
              <w:t xml:space="preserve">I served as a reviewer for Chittoor 2009 project</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7">
            <w:pPr>
              <w:rPr>
                <w:sz w:val="20"/>
                <w:szCs w:val="20"/>
              </w:rPr>
            </w:pPr>
            <w:r w:rsidDel="00000000" w:rsidR="00000000" w:rsidRPr="00000000">
              <w:rPr>
                <w:sz w:val="20"/>
                <w:szCs w:val="20"/>
                <w:rtl w:val="0"/>
              </w:rPr>
              <w:t xml:space="preserve">Gustav Nilsonne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6">
            <w:pPr>
              <w:rPr>
                <w:sz w:val="16"/>
                <w:szCs w:val="16"/>
              </w:rPr>
            </w:pPr>
            <w:r w:rsidDel="00000000" w:rsidR="00000000" w:rsidRPr="00000000">
              <w:rPr>
                <w:sz w:val="16"/>
                <w:szCs w:val="16"/>
                <w:rtl w:val="0"/>
              </w:rPr>
              <w:t xml:space="preserve">I served as editor and reviewer. I also did some data finding and preparation. But I am not sure which activities were for the reproduction and which for the replication part of the SCORE project.</w:t>
            </w:r>
          </w:p>
          <w:p w:rsidR="00000000" w:rsidDel="00000000" w:rsidP="00000000" w:rsidRDefault="00000000" w:rsidRPr="00000000" w14:paraId="00000917">
            <w:pPr>
              <w:rPr>
                <w:sz w:val="16"/>
                <w:szCs w:val="16"/>
              </w:rPr>
            </w:pPr>
            <w:r w:rsidDel="00000000" w:rsidR="00000000" w:rsidRPr="00000000">
              <w:rPr>
                <w:rtl w:val="0"/>
              </w:rPr>
            </w:r>
          </w:p>
          <w:p w:rsidR="00000000" w:rsidDel="00000000" w:rsidP="00000000" w:rsidRDefault="00000000" w:rsidRPr="00000000" w14:paraId="00000918">
            <w:pPr>
              <w:rPr>
                <w:sz w:val="20"/>
                <w:szCs w:val="20"/>
              </w:rPr>
            </w:pPr>
            <w:r w:rsidDel="00000000" w:rsidR="00000000" w:rsidRPr="00000000">
              <w:rPr>
                <w:sz w:val="16"/>
                <w:szCs w:val="16"/>
                <w:rtl w:val="0"/>
              </w:rPr>
              <w:t xml:space="preserve">I have now gone over the reimbursement forms. I have found 1 study where I was listed as editor and 11 studies where I was listed as reviewer. There are a further 12 studies for which I have received reimbursement but where the form did not specify my role.</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9">
            <w:pPr>
              <w:rPr>
                <w:sz w:val="20"/>
                <w:szCs w:val="20"/>
              </w:rPr>
            </w:pPr>
            <w:r w:rsidDel="00000000" w:rsidR="00000000" w:rsidRPr="00000000">
              <w:rPr>
                <w:sz w:val="20"/>
                <w:szCs w:val="20"/>
                <w:rtl w:val="0"/>
              </w:rPr>
              <w:t xml:space="preserve">Ernest O'Boyle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8">
            <w:pPr>
              <w:rPr>
                <w:sz w:val="20"/>
                <w:szCs w:val="20"/>
              </w:rPr>
            </w:pPr>
            <w:r w:rsidDel="00000000" w:rsidR="00000000" w:rsidRPr="00000000">
              <w:rPr>
                <w:sz w:val="16"/>
                <w:szCs w:val="16"/>
                <w:rtl w:val="0"/>
              </w:rPr>
              <w:t xml:space="preserve">I served as an AE for a number of replications. My duties were to independently review the protocols and submissions, then assist authors in addressing the reviewers' feedback as well as any of my own. Once all reviewer concerns were addressed, I accepted the paper for publication. I also played an incredibly minor role early in the process in terms of some procedures related to the review process.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9">
            <w:pPr>
              <w:rPr>
                <w:sz w:val="20"/>
                <w:szCs w:val="20"/>
              </w:rPr>
            </w:pPr>
            <w:r w:rsidDel="00000000" w:rsidR="00000000" w:rsidRPr="00000000">
              <w:rPr>
                <w:sz w:val="20"/>
                <w:szCs w:val="20"/>
                <w:rtl w:val="0"/>
              </w:rPr>
              <w:t xml:space="preserve">Jeewon Oh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8">
            <w:pPr>
              <w:rPr>
                <w:sz w:val="20"/>
                <w:szCs w:val="20"/>
              </w:rPr>
            </w:pPr>
            <w:r w:rsidDel="00000000" w:rsidR="00000000" w:rsidRPr="00000000">
              <w:rPr>
                <w:sz w:val="16"/>
                <w:szCs w:val="16"/>
                <w:rtl w:val="0"/>
              </w:rPr>
              <w:t xml:space="preserve">I worked with William J Chopik, Katelin Leahy and Mariah Purol to replicate a study. Our study team collected and analyzed data together.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9">
            <w:pPr>
              <w:rPr>
                <w:sz w:val="20"/>
                <w:szCs w:val="20"/>
              </w:rPr>
            </w:pPr>
            <w:r w:rsidDel="00000000" w:rsidR="00000000" w:rsidRPr="00000000">
              <w:rPr>
                <w:sz w:val="20"/>
                <w:szCs w:val="20"/>
                <w:rtl w:val="0"/>
              </w:rPr>
              <w:t xml:space="preserve">Thomas Ostermann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8">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9">
            <w:pPr>
              <w:rPr>
                <w:sz w:val="20"/>
                <w:szCs w:val="20"/>
              </w:rPr>
            </w:pPr>
            <w:r w:rsidDel="00000000" w:rsidR="00000000" w:rsidRPr="00000000">
              <w:rPr>
                <w:sz w:val="20"/>
                <w:szCs w:val="20"/>
                <w:rtl w:val="0"/>
              </w:rPr>
              <w:t xml:space="preserve">Abiola Oyebanjo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8">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9">
            <w:pPr>
              <w:rPr>
                <w:sz w:val="20"/>
                <w:szCs w:val="20"/>
              </w:rPr>
            </w:pPr>
            <w:r w:rsidDel="00000000" w:rsidR="00000000" w:rsidRPr="00000000">
              <w:rPr>
                <w:sz w:val="20"/>
                <w:szCs w:val="20"/>
                <w:rtl w:val="0"/>
              </w:rPr>
              <w:t xml:space="preserve">Radoslaw Panczak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8">
            <w:pPr>
              <w:rPr>
                <w:sz w:val="20"/>
                <w:szCs w:val="20"/>
              </w:rPr>
            </w:pPr>
            <w:r w:rsidDel="00000000" w:rsidR="00000000" w:rsidRPr="00000000">
              <w:rPr>
                <w:sz w:val="16"/>
                <w:szCs w:val="16"/>
                <w:rtl w:val="0"/>
              </w:rPr>
              <w:t xml:space="preserve">I worked on data preparation and analysis of Siedner_covid_P3NJ_1y2 study. I reviewed and edited final manuscript.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9">
            <w:pPr>
              <w:rPr>
                <w:sz w:val="20"/>
                <w:szCs w:val="20"/>
              </w:rPr>
            </w:pPr>
            <w:r w:rsidDel="00000000" w:rsidR="00000000" w:rsidRPr="00000000">
              <w:rPr>
                <w:sz w:val="20"/>
                <w:szCs w:val="20"/>
                <w:rtl w:val="0"/>
              </w:rPr>
              <w:t xml:space="preserve">Yuri G. Pavlov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8">
            <w:pPr>
              <w:rPr>
                <w:sz w:val="20"/>
                <w:szCs w:val="20"/>
              </w:rPr>
            </w:pPr>
            <w:r w:rsidDel="00000000" w:rsidR="00000000" w:rsidRPr="00000000">
              <w:rPr>
                <w:sz w:val="16"/>
                <w:szCs w:val="16"/>
                <w:rtl w:val="0"/>
              </w:rPr>
              <w:t xml:space="preserve">Reproduction of Linkenauger_PsychologSci_2009_7WjP - Pavlov_SDR - 2g9z2, https://osf.io/vh5u6/</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9">
            <w:pPr>
              <w:rPr>
                <w:sz w:val="20"/>
                <w:szCs w:val="20"/>
              </w:rPr>
            </w:pPr>
            <w:r w:rsidDel="00000000" w:rsidR="00000000" w:rsidRPr="00000000">
              <w:rPr>
                <w:sz w:val="20"/>
                <w:szCs w:val="20"/>
                <w:rtl w:val="0"/>
              </w:rPr>
              <w:t xml:space="preserve">Zoran Pavlović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8">
            <w:pPr>
              <w:rPr>
                <w:sz w:val="20"/>
                <w:szCs w:val="20"/>
              </w:rPr>
            </w:pPr>
            <w:r w:rsidDel="00000000" w:rsidR="00000000" w:rsidRPr="00000000">
              <w:rPr>
                <w:sz w:val="16"/>
                <w:szCs w:val="16"/>
                <w:rtl w:val="0"/>
              </w:rPr>
              <w:t xml:space="preserve">I conducted five reproduction studies. Those were Rovny_WorldPolitics_2014_Aqgj, Robertson_BritJournPoliSci_2017_qggQ, Cohen_AmEcoRev_2015_2lb5, Gerber_BritJournPoliSci_2018_3WmY, and Bigoni_Econometrica_2015_VBx1.</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9">
            <w:pPr>
              <w:rPr>
                <w:sz w:val="20"/>
                <w:szCs w:val="20"/>
              </w:rPr>
            </w:pPr>
            <w:r w:rsidDel="00000000" w:rsidR="00000000" w:rsidRPr="00000000">
              <w:rPr>
                <w:sz w:val="20"/>
                <w:szCs w:val="20"/>
                <w:rtl w:val="0"/>
              </w:rPr>
              <w:t xml:space="preserve">Noemi Peter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8">
            <w:pPr>
              <w:rPr>
                <w:sz w:val="20"/>
                <w:szCs w:val="20"/>
              </w:rPr>
            </w:pPr>
            <w:r w:rsidDel="00000000" w:rsidR="00000000" w:rsidRPr="00000000">
              <w:rPr>
                <w:sz w:val="16"/>
                <w:szCs w:val="16"/>
                <w:rtl w:val="0"/>
              </w:rPr>
              <w:t xml:space="preserve">I conducted the reproduction Anderson_AmEcoJourn_2011_bLe8, and I contributed to reviewing and editing the manuscript.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9">
            <w:pPr>
              <w:rPr>
                <w:sz w:val="20"/>
                <w:szCs w:val="20"/>
              </w:rPr>
            </w:pPr>
            <w:r w:rsidDel="00000000" w:rsidR="00000000" w:rsidRPr="00000000">
              <w:rPr>
                <w:sz w:val="20"/>
                <w:szCs w:val="20"/>
                <w:rtl w:val="0"/>
              </w:rPr>
              <w:t xml:space="preserve">Kim Peters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8">
            <w:pPr>
              <w:rPr>
                <w:sz w:val="20"/>
                <w:szCs w:val="20"/>
              </w:rPr>
            </w:pPr>
            <w:r w:rsidDel="00000000" w:rsidR="00000000" w:rsidRPr="00000000">
              <w:rPr>
                <w:sz w:val="16"/>
                <w:szCs w:val="16"/>
                <w:rtl w:val="0"/>
              </w:rPr>
              <w:t xml:space="preserve">Served as a reviewer for a few reproduction studies.</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9">
            <w:pPr>
              <w:rPr>
                <w:sz w:val="20"/>
                <w:szCs w:val="20"/>
              </w:rPr>
            </w:pPr>
            <w:r w:rsidDel="00000000" w:rsidR="00000000" w:rsidRPr="00000000">
              <w:rPr>
                <w:sz w:val="20"/>
                <w:szCs w:val="20"/>
                <w:rtl w:val="0"/>
              </w:rPr>
              <w:t xml:space="preserve">Nathaniel D. Porter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8">
            <w:pPr>
              <w:rPr>
                <w:sz w:val="20"/>
                <w:szCs w:val="20"/>
              </w:rPr>
            </w:pPr>
            <w:r w:rsidDel="00000000" w:rsidR="00000000" w:rsidRPr="00000000">
              <w:rPr>
                <w:sz w:val="16"/>
                <w:szCs w:val="16"/>
                <w:rtl w:val="0"/>
              </w:rPr>
              <w:t xml:space="preserve">I performed one reproduction study (Travers &amp; Krezmein 2018), served as preregistration review editor for one reproduction study (Horvat 2011) in my role as lead preregistration review editor for sociology, and served as reviewer for one reproduction study (Teney 2016). It is possible some of the other studies I reviewed or edited reviews for preregistration on were also reproductions but labelled as replications; I recall working on more than 3 reproductions. See list in comments below.</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9">
            <w:pPr>
              <w:rPr>
                <w:sz w:val="20"/>
                <w:szCs w:val="20"/>
              </w:rPr>
            </w:pPr>
            <w:r w:rsidDel="00000000" w:rsidR="00000000" w:rsidRPr="00000000">
              <w:rPr>
                <w:sz w:val="20"/>
                <w:szCs w:val="20"/>
                <w:rtl w:val="0"/>
              </w:rPr>
              <w:t xml:space="preserve">Mariah Purol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8">
            <w:pPr>
              <w:rPr>
                <w:sz w:val="20"/>
                <w:szCs w:val="20"/>
              </w:rPr>
            </w:pPr>
            <w:r w:rsidDel="00000000" w:rsidR="00000000" w:rsidRPr="00000000">
              <w:rPr>
                <w:sz w:val="16"/>
                <w:szCs w:val="16"/>
                <w:rtl w:val="0"/>
              </w:rPr>
              <w:t xml:space="preserve">For our replication project (Nelson), I assisted in coordinated data collection and training of RAs, and completed data analysis/reporting.</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9">
            <w:pPr>
              <w:rPr>
                <w:sz w:val="20"/>
                <w:szCs w:val="20"/>
              </w:rPr>
            </w:pPr>
            <w:r w:rsidDel="00000000" w:rsidR="00000000" w:rsidRPr="00000000">
              <w:rPr>
                <w:sz w:val="20"/>
                <w:szCs w:val="20"/>
                <w:rtl w:val="0"/>
              </w:rPr>
              <w:t xml:space="preserve">Arathy Puthillam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8">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9">
            <w:pPr>
              <w:rPr>
                <w:sz w:val="20"/>
                <w:szCs w:val="20"/>
              </w:rPr>
            </w:pPr>
            <w:r w:rsidDel="00000000" w:rsidR="00000000" w:rsidRPr="00000000">
              <w:rPr>
                <w:sz w:val="20"/>
                <w:szCs w:val="20"/>
                <w:rtl w:val="0"/>
              </w:rPr>
              <w:t xml:space="preserve">Marco Ramljak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8">
            <w:pPr>
              <w:rPr>
                <w:sz w:val="20"/>
                <w:szCs w:val="20"/>
              </w:rPr>
            </w:pPr>
            <w:r w:rsidDel="00000000" w:rsidR="00000000" w:rsidRPr="00000000">
              <w:rPr>
                <w:sz w:val="16"/>
                <w:szCs w:val="16"/>
                <w:rtl w:val="0"/>
              </w:rPr>
              <w:t xml:space="preserve">I collaborated closely in all projects with Carolin Nast and Ferdinand Wintermantel. We conducted multiple replication projects and were involved in phase 1 and 2 of the overall projects.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9">
            <w:pPr>
              <w:rPr>
                <w:sz w:val="20"/>
                <w:szCs w:val="20"/>
              </w:rPr>
            </w:pPr>
            <w:r w:rsidDel="00000000" w:rsidR="00000000" w:rsidRPr="00000000">
              <w:rPr>
                <w:sz w:val="20"/>
                <w:szCs w:val="20"/>
                <w:rtl w:val="0"/>
              </w:rPr>
              <w:t xml:space="preserve">Arran T. Reader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8">
            <w:pPr>
              <w:rPr>
                <w:sz w:val="20"/>
                <w:szCs w:val="20"/>
              </w:rPr>
            </w:pPr>
            <w:r w:rsidDel="00000000" w:rsidR="00000000" w:rsidRPr="00000000">
              <w:rPr>
                <w:sz w:val="16"/>
                <w:szCs w:val="16"/>
                <w:rtl w:val="0"/>
              </w:rPr>
              <w:t xml:space="preserve">I conducted a reproduction study (Hurst_EvoHumanBehavior_2017_yypJ - Reader - 21952): https://osf.io/mr6fs/. I also provided feedback on a draft of the manuscript.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9">
            <w:pPr>
              <w:rPr>
                <w:sz w:val="20"/>
                <w:szCs w:val="20"/>
              </w:rPr>
            </w:pPr>
            <w:r w:rsidDel="00000000" w:rsidR="00000000" w:rsidRPr="00000000">
              <w:rPr>
                <w:sz w:val="20"/>
                <w:szCs w:val="20"/>
                <w:rtl w:val="0"/>
              </w:rPr>
              <w:t xml:space="preserve">W. Robert Reed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8">
            <w:pPr>
              <w:rPr>
                <w:sz w:val="20"/>
                <w:szCs w:val="20"/>
              </w:rPr>
            </w:pPr>
            <w:r w:rsidDel="00000000" w:rsidR="00000000" w:rsidRPr="00000000">
              <w:rPr>
                <w:sz w:val="16"/>
                <w:szCs w:val="16"/>
                <w:rtl w:val="0"/>
              </w:rPr>
              <w:t xml:space="preserve">I co-led the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9">
            <w:pPr>
              <w:rPr>
                <w:sz w:val="20"/>
                <w:szCs w:val="20"/>
              </w:rPr>
            </w:pPr>
            <w:r w:rsidDel="00000000" w:rsidR="00000000" w:rsidRPr="00000000">
              <w:rPr>
                <w:sz w:val="20"/>
                <w:szCs w:val="20"/>
                <w:rtl w:val="0"/>
              </w:rPr>
              <w:t xml:space="preserve">Jan Philipp Röer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8">
            <w:pPr>
              <w:rPr>
                <w:sz w:val="20"/>
                <w:szCs w:val="20"/>
              </w:rPr>
            </w:pPr>
            <w:r w:rsidDel="00000000" w:rsidR="00000000" w:rsidRPr="00000000">
              <w:rPr>
                <w:sz w:val="16"/>
                <w:szCs w:val="16"/>
                <w:rtl w:val="0"/>
              </w:rPr>
              <w:t xml:space="preserve">I have planned and conducted a reproduction study together with Thomas Ostermann and Johannes Michalak (https://osf.io/anfk6/) and served as a reviewer for a couple of reproduction submissions. I also edited 20-30 submissions, but I haven't kept track of the exact number.</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9">
            <w:pPr>
              <w:rPr>
                <w:sz w:val="20"/>
                <w:szCs w:val="20"/>
              </w:rPr>
            </w:pPr>
            <w:r w:rsidDel="00000000" w:rsidR="00000000" w:rsidRPr="00000000">
              <w:rPr>
                <w:sz w:val="20"/>
                <w:szCs w:val="20"/>
                <w:rtl w:val="0"/>
              </w:rPr>
              <w:t xml:space="preserve">Ivan Ropovik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8">
            <w:pPr>
              <w:rPr>
                <w:sz w:val="20"/>
                <w:szCs w:val="20"/>
              </w:rPr>
            </w:pPr>
            <w:r w:rsidDel="00000000" w:rsidR="00000000" w:rsidRPr="00000000">
              <w:rPr>
                <w:sz w:val="16"/>
                <w:szCs w:val="16"/>
                <w:rtl w:val="0"/>
              </w:rPr>
              <w:t xml:space="preserve">I worked on several reproductions, namely Bersani_Criminology_2013_zmYY, Swanson_JournEduPsych_2016_e2, Seong_JournManage_2015_3B4j, Hofer_LearnInst_2012_rWbG, Liao_JournOrgBehavior_2016_PkXJ, and Ihme_JournExpPoliSci_2018_xYbO.</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9">
            <w:pPr>
              <w:rPr>
                <w:sz w:val="20"/>
                <w:szCs w:val="20"/>
              </w:rPr>
            </w:pPr>
            <w:r w:rsidDel="00000000" w:rsidR="00000000" w:rsidRPr="00000000">
              <w:rPr>
                <w:sz w:val="20"/>
                <w:szCs w:val="20"/>
                <w:rtl w:val="0"/>
              </w:rPr>
              <w:t xml:space="preserve">Alexander O. Savi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8">
            <w:pPr>
              <w:rPr>
                <w:sz w:val="20"/>
                <w:szCs w:val="20"/>
              </w:rPr>
            </w:pPr>
            <w:r w:rsidDel="00000000" w:rsidR="00000000" w:rsidRPr="00000000">
              <w:rPr>
                <w:sz w:val="16"/>
                <w:szCs w:val="16"/>
                <w:rtl w:val="0"/>
              </w:rPr>
              <w:t xml:space="preserve">I conducted one reproduction study of Hansen_JournExpSocPsych_2014_EAa_675g9 with František Bartoš and Maximilian Maier.</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9">
            <w:pPr>
              <w:rPr>
                <w:sz w:val="20"/>
                <w:szCs w:val="20"/>
              </w:rPr>
            </w:pPr>
            <w:r w:rsidDel="00000000" w:rsidR="00000000" w:rsidRPr="00000000">
              <w:rPr>
                <w:sz w:val="20"/>
                <w:szCs w:val="20"/>
                <w:rtl w:val="0"/>
              </w:rPr>
              <w:t xml:space="preserve">Kathleen Schmidt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8">
            <w:pPr>
              <w:rPr>
                <w:sz w:val="20"/>
                <w:szCs w:val="20"/>
              </w:rPr>
            </w:pPr>
            <w:r w:rsidDel="00000000" w:rsidR="00000000" w:rsidRPr="00000000">
              <w:rPr>
                <w:sz w:val="16"/>
                <w:szCs w:val="16"/>
                <w:rtl w:val="0"/>
              </w:rPr>
              <w:t xml:space="preserve">I completed a bushel reproduction: Savani_PsychologSci_2010_88xa - Schmidt - 6zzyw. I also prepared a second reproduction (Woltin_JournExpSocPsych_2011_Wre - Schmidt - 2y4om) but was unable to complete it because the dataset wasn't available.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9">
            <w:pPr>
              <w:rPr>
                <w:sz w:val="20"/>
                <w:szCs w:val="20"/>
              </w:rPr>
            </w:pPr>
            <w:r w:rsidDel="00000000" w:rsidR="00000000" w:rsidRPr="00000000">
              <w:rPr>
                <w:sz w:val="20"/>
                <w:szCs w:val="20"/>
                <w:rtl w:val="0"/>
              </w:rPr>
              <w:t xml:space="preserve">Landon Schnabel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8">
            <w:pPr>
              <w:rPr>
                <w:sz w:val="20"/>
                <w:szCs w:val="20"/>
              </w:rPr>
            </w:pPr>
            <w:r w:rsidDel="00000000" w:rsidR="00000000" w:rsidRPr="00000000">
              <w:rPr>
                <w:sz w:val="16"/>
                <w:szCs w:val="16"/>
                <w:rtl w:val="0"/>
              </w:rPr>
              <w:t xml:space="preserve">I conducted a reproduction study and reviewed reproduction studies.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9">
            <w:pPr>
              <w:rPr>
                <w:sz w:val="20"/>
                <w:szCs w:val="20"/>
              </w:rPr>
            </w:pPr>
            <w:r w:rsidDel="00000000" w:rsidR="00000000" w:rsidRPr="00000000">
              <w:rPr>
                <w:sz w:val="20"/>
                <w:szCs w:val="20"/>
                <w:rtl w:val="0"/>
              </w:rPr>
              <w:t xml:space="preserve">Eric L. Sevigny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8">
            <w:pPr>
              <w:rPr>
                <w:sz w:val="20"/>
                <w:szCs w:val="20"/>
              </w:rPr>
            </w:pPr>
            <w:r w:rsidDel="00000000" w:rsidR="00000000" w:rsidRPr="00000000">
              <w:rPr>
                <w:sz w:val="16"/>
                <w:szCs w:val="16"/>
                <w:rtl w:val="0"/>
              </w:rPr>
              <w:t xml:space="preserve">I was the Co-PI on a Replication Project that also performed a Reproduction of the original study (BERSANI_Criminology_2013_zmYY_g5m-Shakya/Sevigny).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9">
            <w:pPr>
              <w:rPr>
                <w:sz w:val="20"/>
                <w:szCs w:val="20"/>
              </w:rPr>
            </w:pPr>
            <w:r w:rsidDel="00000000" w:rsidR="00000000" w:rsidRPr="00000000">
              <w:rPr>
                <w:sz w:val="20"/>
                <w:szCs w:val="20"/>
                <w:rtl w:val="0"/>
              </w:rPr>
              <w:t xml:space="preserve">Samuel Shaki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8">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9">
            <w:pPr>
              <w:rPr>
                <w:sz w:val="20"/>
                <w:szCs w:val="20"/>
              </w:rPr>
            </w:pPr>
            <w:r w:rsidDel="00000000" w:rsidR="00000000" w:rsidRPr="00000000">
              <w:rPr>
                <w:sz w:val="20"/>
                <w:szCs w:val="20"/>
                <w:rtl w:val="0"/>
              </w:rPr>
              <w:t xml:space="preserve">Shishir Shakya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8">
            <w:pPr>
              <w:rPr>
                <w:sz w:val="20"/>
                <w:szCs w:val="20"/>
              </w:rPr>
            </w:pPr>
            <w:r w:rsidDel="00000000" w:rsidR="00000000" w:rsidRPr="00000000">
              <w:rPr>
                <w:sz w:val="16"/>
                <w:szCs w:val="16"/>
                <w:rtl w:val="0"/>
              </w:rPr>
              <w:t xml:space="preserve">I conducted Replication of a Research Claim from Bersani and Doherty (2013), from Criminology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9">
            <w:pPr>
              <w:rPr>
                <w:sz w:val="20"/>
                <w:szCs w:val="20"/>
              </w:rPr>
            </w:pPr>
            <w:r w:rsidDel="00000000" w:rsidR="00000000" w:rsidRPr="00000000">
              <w:rPr>
                <w:sz w:val="20"/>
                <w:szCs w:val="20"/>
                <w:rtl w:val="0"/>
              </w:rPr>
              <w:t xml:space="preserve">Andrew Soh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8">
            <w:pPr>
              <w:rPr>
                <w:sz w:val="20"/>
                <w:szCs w:val="20"/>
              </w:rPr>
            </w:pPr>
            <w:r w:rsidDel="00000000" w:rsidR="00000000" w:rsidRPr="00000000">
              <w:rPr>
                <w:sz w:val="16"/>
                <w:szCs w:val="16"/>
                <w:rtl w:val="0"/>
              </w:rPr>
              <w:t xml:space="preserve">Gathered data for replication/reproduction and cleaned up data gathered.</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9">
            <w:pPr>
              <w:rPr>
                <w:sz w:val="20"/>
                <w:szCs w:val="20"/>
              </w:rPr>
            </w:pPr>
            <w:r w:rsidDel="00000000" w:rsidR="00000000" w:rsidRPr="00000000">
              <w:rPr>
                <w:sz w:val="20"/>
                <w:szCs w:val="20"/>
                <w:rtl w:val="0"/>
              </w:rPr>
              <w:t xml:space="preserve">Angela Somo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8">
            <w:pPr>
              <w:rPr>
                <w:sz w:val="16"/>
                <w:szCs w:val="16"/>
              </w:rPr>
            </w:pPr>
            <w:r w:rsidDel="00000000" w:rsidR="00000000" w:rsidRPr="00000000">
              <w:rPr>
                <w:sz w:val="16"/>
                <w:szCs w:val="16"/>
                <w:rtl w:val="0"/>
              </w:rPr>
              <w:t xml:space="preserve">I conducted 20+ push-button reproduction studies. I cannot remember the exact number as I no longer have access to the email address that I had used during that time.</w:t>
            </w:r>
          </w:p>
          <w:p w:rsidR="00000000" w:rsidDel="00000000" w:rsidP="00000000" w:rsidRDefault="00000000" w:rsidRPr="00000000" w14:paraId="00000AA9">
            <w:pPr>
              <w:rPr>
                <w:sz w:val="20"/>
                <w:szCs w:val="20"/>
              </w:rPr>
            </w:pPr>
            <w:r w:rsidDel="00000000" w:rsidR="00000000" w:rsidRPr="00000000">
              <w:rPr>
                <w:sz w:val="16"/>
                <w:szCs w:val="16"/>
                <w:rtl w:val="0"/>
              </w:rPr>
              <w:t xml:space="preserve">I also completed one independent reproduction/robustness analysis for one study (Liu_JournMarket_2015_9DZl) but I believe this was for a Multi100 project (not sure how interconnected the SCORE and Multi100 projects are).</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A">
            <w:pPr>
              <w:rPr>
                <w:sz w:val="20"/>
                <w:szCs w:val="20"/>
              </w:rPr>
            </w:pPr>
            <w:r w:rsidDel="00000000" w:rsidR="00000000" w:rsidRPr="00000000">
              <w:rPr>
                <w:sz w:val="20"/>
                <w:szCs w:val="20"/>
                <w:rtl w:val="0"/>
              </w:rPr>
              <w:t xml:space="preserve">Fatih Sonmez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9">
            <w:pPr>
              <w:rPr>
                <w:sz w:val="20"/>
                <w:szCs w:val="20"/>
              </w:rPr>
            </w:pPr>
            <w:r w:rsidDel="00000000" w:rsidR="00000000" w:rsidRPr="00000000">
              <w:rPr>
                <w:sz w:val="16"/>
                <w:szCs w:val="16"/>
                <w:rtl w:val="0"/>
              </w:rPr>
              <w:t xml:space="preserve">I managed the "Ku_JournEnvPsych_2014_YpZZ - Sönmez - Computational Reproduction - 1012" project. The data had been obtained from the original authors by the OSF fellows. I prepared the script, performed the reproduction, and reported the results.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A">
            <w:pPr>
              <w:rPr>
                <w:sz w:val="20"/>
                <w:szCs w:val="20"/>
              </w:rPr>
            </w:pPr>
            <w:r w:rsidDel="00000000" w:rsidR="00000000" w:rsidRPr="00000000">
              <w:rPr>
                <w:sz w:val="20"/>
                <w:szCs w:val="20"/>
                <w:rtl w:val="0"/>
              </w:rPr>
              <w:t xml:space="preserve">Eirik Strømland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9">
            <w:pPr>
              <w:rPr>
                <w:sz w:val="20"/>
                <w:szCs w:val="20"/>
              </w:rPr>
            </w:pPr>
            <w:r w:rsidDel="00000000" w:rsidR="00000000" w:rsidRPr="00000000">
              <w:rPr>
                <w:sz w:val="16"/>
                <w:szCs w:val="16"/>
                <w:rtl w:val="0"/>
              </w:rPr>
              <w:t xml:space="preserve">I was a peer-reviewer on at least one reproduction study (Li, 2011) and possibly others (but this was the one I easily found in my google mail). I also audited final reports checking for errors and reviewed and edited the final manuscript.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A">
            <w:pPr>
              <w:rPr>
                <w:sz w:val="20"/>
                <w:szCs w:val="20"/>
              </w:rPr>
            </w:pPr>
            <w:r w:rsidDel="00000000" w:rsidR="00000000" w:rsidRPr="00000000">
              <w:rPr>
                <w:sz w:val="20"/>
                <w:szCs w:val="20"/>
                <w:rtl w:val="0"/>
              </w:rPr>
              <w:t xml:space="preserve">Jordan W. Suchow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9">
            <w:pPr>
              <w:rPr>
                <w:sz w:val="20"/>
                <w:szCs w:val="20"/>
              </w:rPr>
            </w:pPr>
            <w:r w:rsidDel="00000000" w:rsidR="00000000" w:rsidRPr="00000000">
              <w:rPr>
                <w:sz w:val="16"/>
                <w:szCs w:val="16"/>
                <w:rtl w:val="0"/>
              </w:rPr>
              <w:t xml:space="preserve">Suchow performed reproduction studies and helped to refine the reproducibility auditing process.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A">
            <w:pPr>
              <w:rPr>
                <w:sz w:val="20"/>
                <w:szCs w:val="20"/>
              </w:rPr>
            </w:pPr>
            <w:r w:rsidDel="00000000" w:rsidR="00000000" w:rsidRPr="00000000">
              <w:rPr>
                <w:sz w:val="20"/>
                <w:szCs w:val="20"/>
                <w:rtl w:val="0"/>
              </w:rPr>
              <w:t xml:space="preserve">Anna Szabelska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9">
            <w:pPr>
              <w:rPr>
                <w:sz w:val="20"/>
                <w:szCs w:val="20"/>
              </w:rPr>
            </w:pPr>
            <w:r w:rsidDel="00000000" w:rsidR="00000000" w:rsidRPr="00000000">
              <w:rPr>
                <w:sz w:val="16"/>
                <w:szCs w:val="16"/>
                <w:rtl w:val="0"/>
              </w:rPr>
              <w:t xml:space="preserve">I conducted several reproduction studies (can’t easily check how many because I’m moving house and have no access to my computer but will be able to check that later).</w:t>
            </w:r>
            <w:r w:rsidDel="00000000" w:rsidR="00000000" w:rsidRPr="00000000">
              <w:rPr>
                <w:rtl w:val="0"/>
              </w:rPr>
            </w:r>
          </w:p>
        </w:tc>
      </w:tr>
      <w:tr>
        <w:trPr>
          <w:cantSplit w:val="0"/>
          <w:trHeight w:val="3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A">
            <w:pPr>
              <w:rPr>
                <w:sz w:val="20"/>
                <w:szCs w:val="20"/>
              </w:rPr>
            </w:pPr>
            <w:r w:rsidDel="00000000" w:rsidR="00000000" w:rsidRPr="00000000">
              <w:rPr>
                <w:sz w:val="20"/>
                <w:szCs w:val="20"/>
                <w:rtl w:val="0"/>
              </w:rPr>
              <w:t xml:space="preserve">Anirudh Tagat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9">
            <w:pPr>
              <w:rPr>
                <w:sz w:val="16"/>
                <w:szCs w:val="16"/>
              </w:rPr>
            </w:pPr>
            <w:r w:rsidDel="00000000" w:rsidR="00000000" w:rsidRPr="00000000">
              <w:rPr>
                <w:sz w:val="16"/>
                <w:szCs w:val="16"/>
                <w:rtl w:val="0"/>
              </w:rPr>
              <w:t xml:space="preserve">Abouk, R., &amp; Heydari, B. (2021). The immediate effect of COVID-19 policies on social-distancing behavior in the United States. Public Health Reports, 136(2), 245-252. [OSF Project], joint with Varsha Ashok (Royal Holloway).</w:t>
            </w:r>
          </w:p>
          <w:p w:rsidR="00000000" w:rsidDel="00000000" w:rsidP="00000000" w:rsidRDefault="00000000" w:rsidRPr="00000000" w14:paraId="00000AFA">
            <w:pPr>
              <w:rPr>
                <w:sz w:val="16"/>
                <w:szCs w:val="16"/>
              </w:rPr>
            </w:pPr>
            <w:r w:rsidDel="00000000" w:rsidR="00000000" w:rsidRPr="00000000">
              <w:rPr>
                <w:sz w:val="16"/>
                <w:szCs w:val="16"/>
                <w:rtl w:val="0"/>
              </w:rPr>
              <w:t xml:space="preserve">Anderson, S. (2011). Caste as an Impediment to Trade. American Economic Journal: Applied Economics, 3(1), 239-63. [OSF Project], joint with Nathaniel Porter and Jing Geng (Virginia Tech)</w:t>
            </w:r>
          </w:p>
          <w:p w:rsidR="00000000" w:rsidDel="00000000" w:rsidP="00000000" w:rsidRDefault="00000000" w:rsidRPr="00000000" w14:paraId="00000AFB">
            <w:pPr>
              <w:rPr>
                <w:sz w:val="16"/>
                <w:szCs w:val="16"/>
              </w:rPr>
            </w:pPr>
            <w:r w:rsidDel="00000000" w:rsidR="00000000" w:rsidRPr="00000000">
              <w:rPr>
                <w:sz w:val="16"/>
                <w:szCs w:val="16"/>
                <w:rtl w:val="0"/>
              </w:rPr>
              <w:t xml:space="preserve">Angrist, J., &amp; Lavy, V. (2009). The effects of high stakes high school achievement awards: Evidence from a randomized trial. American Economic Review, 99(4), 1384-1414. [OSF Project], joint with Akshaya Balaji (Monk Prayogshala)</w:t>
            </w:r>
          </w:p>
          <w:p w:rsidR="00000000" w:rsidDel="00000000" w:rsidP="00000000" w:rsidRDefault="00000000" w:rsidRPr="00000000" w14:paraId="00000AFC">
            <w:pPr>
              <w:rPr>
                <w:sz w:val="16"/>
                <w:szCs w:val="16"/>
              </w:rPr>
            </w:pPr>
            <w:r w:rsidDel="00000000" w:rsidR="00000000" w:rsidRPr="00000000">
              <w:rPr>
                <w:sz w:val="16"/>
                <w:szCs w:val="16"/>
                <w:rtl w:val="0"/>
              </w:rPr>
              <w:t xml:space="preserve">Gerhold, L. (2020, March 25). COVID-19: Risk perception and Coping strategies. https://doi.org/10.31234/osf.io/xmpk4 [OSF Project], joint with Hansika Kapoor (Monk Prayogshala)</w:t>
            </w:r>
          </w:p>
          <w:p w:rsidR="00000000" w:rsidDel="00000000" w:rsidP="00000000" w:rsidRDefault="00000000" w:rsidRPr="00000000" w14:paraId="00000AFD">
            <w:pPr>
              <w:rPr>
                <w:sz w:val="16"/>
                <w:szCs w:val="16"/>
              </w:rPr>
            </w:pPr>
            <w:r w:rsidDel="00000000" w:rsidR="00000000" w:rsidRPr="00000000">
              <w:rPr>
                <w:sz w:val="16"/>
                <w:szCs w:val="16"/>
                <w:rtl w:val="0"/>
              </w:rPr>
              <w:t xml:space="preserve">LaFave, D., &amp; Thomas, D. (2016). Farms, families, and markets: New evidence on completeness of markets in agricultural settings. Econometrica, 84(5), 1917-1960. [OSF Project], joint with Akshaya Balaji (Monk Prayogshala)</w:t>
            </w:r>
          </w:p>
          <w:p w:rsidR="00000000" w:rsidDel="00000000" w:rsidP="00000000" w:rsidRDefault="00000000" w:rsidRPr="00000000" w14:paraId="00000AFE">
            <w:pPr>
              <w:rPr>
                <w:sz w:val="16"/>
                <w:szCs w:val="16"/>
              </w:rPr>
            </w:pPr>
            <w:r w:rsidDel="00000000" w:rsidR="00000000" w:rsidRPr="00000000">
              <w:rPr>
                <w:sz w:val="16"/>
                <w:szCs w:val="16"/>
                <w:rtl w:val="0"/>
              </w:rPr>
              <w:t xml:space="preserve">McDevitt, R. C. (2014). “A” business by any other name: firm name choice as a signal of firm quality. Journal of Political Economy, 122(4), 909-944. [OSF Project], joint with Akshaya Balaji (Monk Prayogshala)</w:t>
            </w:r>
          </w:p>
          <w:p w:rsidR="00000000" w:rsidDel="00000000" w:rsidP="00000000" w:rsidRDefault="00000000" w:rsidRPr="00000000" w14:paraId="00000AFF">
            <w:pPr>
              <w:rPr>
                <w:sz w:val="20"/>
                <w:szCs w:val="20"/>
              </w:rPr>
            </w:pPr>
            <w:r w:rsidDel="00000000" w:rsidR="00000000" w:rsidRPr="00000000">
              <w:rPr>
                <w:sz w:val="16"/>
                <w:szCs w:val="16"/>
                <w:rtl w:val="0"/>
              </w:rPr>
              <w:t xml:space="preserve">Thames, F. C., &amp; Williams, M. S. (2010). Incentives for personal votes and women’s representation in legislatures. Comparative Political Studies, 43(12), 1575-1600. [OSF Project], joint with Arathy Puthillam (Monk Prayogshala)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0">
            <w:pPr>
              <w:rPr>
                <w:sz w:val="20"/>
                <w:szCs w:val="20"/>
              </w:rPr>
            </w:pPr>
            <w:r w:rsidDel="00000000" w:rsidR="00000000" w:rsidRPr="00000000">
              <w:rPr>
                <w:sz w:val="20"/>
                <w:szCs w:val="20"/>
                <w:rtl w:val="0"/>
              </w:rPr>
              <w:t xml:space="preserve">Melba Verra Tutor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F">
            <w:pPr>
              <w:rPr>
                <w:sz w:val="20"/>
                <w:szCs w:val="20"/>
              </w:rPr>
            </w:pPr>
            <w:r w:rsidDel="00000000" w:rsidR="00000000" w:rsidRPr="00000000">
              <w:rPr>
                <w:sz w:val="16"/>
                <w:szCs w:val="16"/>
                <w:rtl w:val="0"/>
              </w:rPr>
              <w:t xml:space="preserve">I conducted several PBRs and PBR extensions for SCORE.</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0">
            <w:pPr>
              <w:rPr>
                <w:sz w:val="20"/>
                <w:szCs w:val="20"/>
              </w:rPr>
            </w:pPr>
            <w:r w:rsidDel="00000000" w:rsidR="00000000" w:rsidRPr="00000000">
              <w:rPr>
                <w:sz w:val="20"/>
                <w:szCs w:val="20"/>
                <w:rtl w:val="0"/>
              </w:rPr>
              <w:t xml:space="preserve">Karolina Urbanska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F">
            <w:pPr>
              <w:rPr>
                <w:sz w:val="20"/>
                <w:szCs w:val="20"/>
              </w:rPr>
            </w:pPr>
            <w:r w:rsidDel="00000000" w:rsidR="00000000" w:rsidRPr="00000000">
              <w:rPr>
                <w:sz w:val="16"/>
                <w:szCs w:val="16"/>
                <w:rtl w:val="0"/>
              </w:rPr>
              <w:t xml:space="preserve">Led multiple projects - reviewing, finding datasets, preparing prereg, analysing data, reporting. Also involved in identifying claims in the earlier stage before replication kicked-off. Helped with auditing the results at the end as well.</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0">
            <w:pPr>
              <w:rPr>
                <w:sz w:val="20"/>
                <w:szCs w:val="20"/>
              </w:rPr>
            </w:pPr>
            <w:r w:rsidDel="00000000" w:rsidR="00000000" w:rsidRPr="00000000">
              <w:rPr>
                <w:sz w:val="20"/>
                <w:szCs w:val="20"/>
                <w:rtl w:val="0"/>
              </w:rPr>
              <w:t xml:space="preserve">Pieter Van Dessel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F">
            <w:pPr>
              <w:rPr>
                <w:sz w:val="20"/>
                <w:szCs w:val="20"/>
              </w:rPr>
            </w:pPr>
            <w:r w:rsidDel="00000000" w:rsidR="00000000" w:rsidRPr="00000000">
              <w:rPr>
                <w:sz w:val="16"/>
                <w:szCs w:val="16"/>
                <w:rtl w:val="0"/>
              </w:rPr>
              <w:t xml:space="preserve">I conducted a reproduction study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0">
            <w:pPr>
              <w:rPr>
                <w:sz w:val="20"/>
                <w:szCs w:val="20"/>
              </w:rPr>
            </w:pPr>
            <w:r w:rsidDel="00000000" w:rsidR="00000000" w:rsidRPr="00000000">
              <w:rPr>
                <w:sz w:val="20"/>
                <w:szCs w:val="20"/>
                <w:rtl w:val="0"/>
              </w:rPr>
              <w:t xml:space="preserve">Elisabeth Julie Vargo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F">
            <w:pPr>
              <w:rPr>
                <w:sz w:val="20"/>
                <w:szCs w:val="20"/>
              </w:rPr>
            </w:pPr>
            <w:r w:rsidDel="00000000" w:rsidR="00000000" w:rsidRPr="00000000">
              <w:rPr>
                <w:sz w:val="16"/>
                <w:szCs w:val="16"/>
                <w:rtl w:val="0"/>
              </w:rPr>
              <w:t xml:space="preserve">I reviewed several reproduction protocols. I have not kept record of how many or which. Please let me know if you would like me to retrieve this information.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0">
            <w:pPr>
              <w:rPr>
                <w:sz w:val="20"/>
                <w:szCs w:val="20"/>
              </w:rPr>
            </w:pPr>
            <w:r w:rsidDel="00000000" w:rsidR="00000000" w:rsidRPr="00000000">
              <w:rPr>
                <w:sz w:val="20"/>
                <w:szCs w:val="20"/>
                <w:rtl w:val="0"/>
              </w:rPr>
              <w:t xml:space="preserve">Diem Thi Hong 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F">
            <w:pPr>
              <w:rPr>
                <w:sz w:val="20"/>
                <w:szCs w:val="20"/>
              </w:rPr>
            </w:pPr>
            <w:r w:rsidDel="00000000" w:rsidR="00000000" w:rsidRPr="00000000">
              <w:rPr>
                <w:sz w:val="16"/>
                <w:szCs w:val="16"/>
                <w:rtl w:val="0"/>
              </w:rP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435" w:hRule="atLeast"/>
          <w:tblHeader w:val="0"/>
          <w:ins w:author="Brian Nosek" w:id="57" w:date="2025-03-22T19:32:44Z"/>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0">
            <w:pPr>
              <w:widowControl w:val="0"/>
              <w:rPr>
                <w:ins w:author="Brian Nosek" w:id="57" w:date="2025-03-22T19:32:44Z"/>
                <w:sz w:val="20"/>
                <w:szCs w:val="20"/>
                <w:rPrChange w:author="Brian Nosek" w:id="58" w:date="2025-03-22T19:32:44Z">
                  <w:rPr>
                    <w:sz w:val="20"/>
                    <w:szCs w:val="20"/>
                  </w:rPr>
                </w:rPrChange>
              </w:rPr>
            </w:pPr>
            <w:ins w:author="Brian Nosek" w:id="57" w:date="2025-03-22T19:32:44Z">
              <w:r w:rsidDel="00000000" w:rsidR="00000000" w:rsidRPr="00000000">
                <w:rPr>
                  <w:sz w:val="20"/>
                  <w:szCs w:val="20"/>
                  <w:rtl w:val="0"/>
                  <w:rPrChange w:author="Brian Nosek" w:id="58" w:date="2025-03-22T19:32:44Z">
                    <w:rPr>
                      <w:sz w:val="20"/>
                      <w:szCs w:val="20"/>
                    </w:rPr>
                  </w:rPrChange>
                </w:rPr>
                <w:t xml:space="preserve">Victor Volkman</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1">
            <w:pPr>
              <w:widowControl w:val="0"/>
              <w:jc w:val="right"/>
              <w:rPr>
                <w:ins w:author="Brian Nosek" w:id="57" w:date="2025-03-22T19:32:44Z"/>
                <w:sz w:val="20"/>
                <w:szCs w:val="20"/>
                <w:rPrChange w:author="Brian Nosek" w:id="58" w:date="2025-03-22T19:32:44Z">
                  <w:rPr>
                    <w:sz w:val="20"/>
                    <w:szCs w:val="20"/>
                  </w:rPr>
                </w:rPrChange>
              </w:rPr>
            </w:pPr>
            <w:ins w:author="Brian Nosek" w:id="57" w:date="2025-03-22T19:32:44Z">
              <w:r w:rsidDel="00000000" w:rsidR="00000000" w:rsidRPr="00000000">
                <w:rPr>
                  <w:sz w:val="20"/>
                  <w:szCs w:val="20"/>
                  <w:rtl w:val="0"/>
                  <w:rPrChange w:author="Brian Nosek" w:id="58" w:date="2025-03-22T19:32:44Z">
                    <w:rPr>
                      <w:sz w:val="20"/>
                      <w:szCs w:val="20"/>
                    </w:rPr>
                  </w:rPrChange>
                </w:rPr>
                <w:t xml:space="preserve">0</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2">
            <w:pPr>
              <w:widowControl w:val="0"/>
              <w:jc w:val="right"/>
              <w:rPr>
                <w:ins w:author="Brian Nosek" w:id="57" w:date="2025-03-22T19:32:44Z"/>
                <w:sz w:val="20"/>
                <w:szCs w:val="20"/>
                <w:rPrChange w:author="Brian Nosek" w:id="58" w:date="2025-03-22T19:32:44Z">
                  <w:rPr>
                    <w:sz w:val="20"/>
                    <w:szCs w:val="20"/>
                  </w:rPr>
                </w:rPrChange>
              </w:rPr>
            </w:pPr>
            <w:ins w:author="Brian Nosek" w:id="57" w:date="2025-03-22T19:32:44Z">
              <w:r w:rsidDel="00000000" w:rsidR="00000000" w:rsidRPr="00000000">
                <w:rPr>
                  <w:sz w:val="20"/>
                  <w:szCs w:val="20"/>
                  <w:rtl w:val="0"/>
                  <w:rPrChange w:author="Brian Nosek" w:id="58" w:date="2025-03-22T19:32:44Z">
                    <w:rPr>
                      <w:sz w:val="20"/>
                      <w:szCs w:val="20"/>
                    </w:rPr>
                  </w:rPrChange>
                </w:rPr>
                <w:t xml:space="preserve">0</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3">
            <w:pPr>
              <w:widowControl w:val="0"/>
              <w:jc w:val="right"/>
              <w:rPr>
                <w:ins w:author="Brian Nosek" w:id="57" w:date="2025-03-22T19:32:44Z"/>
                <w:sz w:val="20"/>
                <w:szCs w:val="20"/>
                <w:rPrChange w:author="Brian Nosek" w:id="58" w:date="2025-03-22T19:32:44Z">
                  <w:rPr>
                    <w:sz w:val="20"/>
                    <w:szCs w:val="20"/>
                  </w:rPr>
                </w:rPrChange>
              </w:rPr>
            </w:pPr>
            <w:ins w:author="Brian Nosek" w:id="57" w:date="2025-03-22T19:32:44Z">
              <w:r w:rsidDel="00000000" w:rsidR="00000000" w:rsidRPr="00000000">
                <w:rPr>
                  <w:sz w:val="20"/>
                  <w:szCs w:val="20"/>
                  <w:rtl w:val="0"/>
                  <w:rPrChange w:author="Brian Nosek" w:id="58" w:date="2025-03-22T19:32:44Z">
                    <w:rPr>
                      <w:sz w:val="20"/>
                      <w:szCs w:val="20"/>
                    </w:rPr>
                  </w:rPrChange>
                </w:rPr>
                <w:t xml:space="preserve">1</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4">
            <w:pPr>
              <w:widowControl w:val="0"/>
              <w:jc w:val="right"/>
              <w:rPr>
                <w:ins w:author="Brian Nosek" w:id="57" w:date="2025-03-22T19:32:44Z"/>
                <w:sz w:val="20"/>
                <w:szCs w:val="20"/>
                <w:rPrChange w:author="Brian Nosek" w:id="58" w:date="2025-03-22T19:32:44Z">
                  <w:rPr>
                    <w:sz w:val="20"/>
                    <w:szCs w:val="20"/>
                  </w:rPr>
                </w:rPrChange>
              </w:rPr>
            </w:pPr>
            <w:ins w:author="Brian Nosek" w:id="57" w:date="2025-03-22T19:32:44Z">
              <w:r w:rsidDel="00000000" w:rsidR="00000000" w:rsidRPr="00000000">
                <w:rPr>
                  <w:sz w:val="20"/>
                  <w:szCs w:val="20"/>
                  <w:rtl w:val="0"/>
                  <w:rPrChange w:author="Brian Nosek" w:id="58" w:date="2025-03-22T19:32:44Z">
                    <w:rPr>
                      <w:sz w:val="20"/>
                      <w:szCs w:val="20"/>
                    </w:rPr>
                  </w:rPrChange>
                </w:rPr>
                <w:t xml:space="preserve">0</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5">
            <w:pPr>
              <w:widowControl w:val="0"/>
              <w:jc w:val="right"/>
              <w:rPr>
                <w:ins w:author="Brian Nosek" w:id="57" w:date="2025-03-22T19:32:44Z"/>
                <w:sz w:val="20"/>
                <w:szCs w:val="20"/>
                <w:rPrChange w:author="Brian Nosek" w:id="58" w:date="2025-03-22T19:32:44Z">
                  <w:rPr>
                    <w:sz w:val="20"/>
                    <w:szCs w:val="20"/>
                  </w:rPr>
                </w:rPrChange>
              </w:rPr>
            </w:pPr>
            <w:ins w:author="Brian Nosek" w:id="57" w:date="2025-03-22T19:32:44Z">
              <w:r w:rsidDel="00000000" w:rsidR="00000000" w:rsidRPr="00000000">
                <w:rPr>
                  <w:sz w:val="20"/>
                  <w:szCs w:val="20"/>
                  <w:rtl w:val="0"/>
                  <w:rPrChange w:author="Brian Nosek" w:id="58" w:date="2025-03-22T19:32:44Z">
                    <w:rPr>
                      <w:sz w:val="20"/>
                      <w:szCs w:val="20"/>
                    </w:rPr>
                  </w:rPrChange>
                </w:rPr>
                <w:t xml:space="preserve">1</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6">
            <w:pPr>
              <w:widowControl w:val="0"/>
              <w:jc w:val="right"/>
              <w:rPr>
                <w:ins w:author="Brian Nosek" w:id="57" w:date="2025-03-22T19:32:44Z"/>
                <w:sz w:val="20"/>
                <w:szCs w:val="20"/>
                <w:rPrChange w:author="Brian Nosek" w:id="58" w:date="2025-03-22T19:32:44Z">
                  <w:rPr>
                    <w:sz w:val="20"/>
                    <w:szCs w:val="20"/>
                  </w:rPr>
                </w:rPrChange>
              </w:rPr>
            </w:pPr>
            <w:ins w:author="Brian Nosek" w:id="57" w:date="2025-03-22T19:32:44Z">
              <w:r w:rsidDel="00000000" w:rsidR="00000000" w:rsidRPr="00000000">
                <w:rPr>
                  <w:sz w:val="20"/>
                  <w:szCs w:val="20"/>
                  <w:rtl w:val="0"/>
                  <w:rPrChange w:author="Brian Nosek" w:id="58" w:date="2025-03-22T19:32:44Z">
                    <w:rPr>
                      <w:sz w:val="20"/>
                      <w:szCs w:val="20"/>
                    </w:rPr>
                  </w:rPrChange>
                </w:rPr>
                <w:t xml:space="preserve">0</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7">
            <w:pPr>
              <w:widowControl w:val="0"/>
              <w:jc w:val="right"/>
              <w:rPr>
                <w:ins w:author="Brian Nosek" w:id="57" w:date="2025-03-22T19:32:44Z"/>
                <w:sz w:val="20"/>
                <w:szCs w:val="20"/>
                <w:rPrChange w:author="Brian Nosek" w:id="58" w:date="2025-03-22T19:32:44Z">
                  <w:rPr>
                    <w:sz w:val="20"/>
                    <w:szCs w:val="20"/>
                  </w:rPr>
                </w:rPrChange>
              </w:rPr>
            </w:pPr>
            <w:ins w:author="Brian Nosek" w:id="57" w:date="2025-03-22T19:32:44Z">
              <w:r w:rsidDel="00000000" w:rsidR="00000000" w:rsidRPr="00000000">
                <w:rPr>
                  <w:sz w:val="20"/>
                  <w:szCs w:val="20"/>
                  <w:rtl w:val="0"/>
                  <w:rPrChange w:author="Brian Nosek" w:id="58" w:date="2025-03-22T19:32:44Z">
                    <w:rPr>
                      <w:sz w:val="20"/>
                      <w:szCs w:val="20"/>
                    </w:rPr>
                  </w:rPrChange>
                </w:rPr>
                <w:t xml:space="preserve">0</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8">
            <w:pPr>
              <w:widowControl w:val="0"/>
              <w:jc w:val="right"/>
              <w:rPr>
                <w:ins w:author="Brian Nosek" w:id="57" w:date="2025-03-22T19:32:44Z"/>
                <w:sz w:val="20"/>
                <w:szCs w:val="20"/>
                <w:rPrChange w:author="Brian Nosek" w:id="58" w:date="2025-03-22T19:32:44Z">
                  <w:rPr>
                    <w:sz w:val="20"/>
                    <w:szCs w:val="20"/>
                  </w:rPr>
                </w:rPrChange>
              </w:rPr>
            </w:pPr>
            <w:ins w:author="Brian Nosek" w:id="57" w:date="2025-03-22T19:32:44Z">
              <w:r w:rsidDel="00000000" w:rsidR="00000000" w:rsidRPr="00000000">
                <w:rPr>
                  <w:sz w:val="20"/>
                  <w:szCs w:val="20"/>
                  <w:rtl w:val="0"/>
                  <w:rPrChange w:author="Brian Nosek" w:id="58" w:date="2025-03-22T19:32:44Z">
                    <w:rPr>
                      <w:sz w:val="20"/>
                      <w:szCs w:val="20"/>
                    </w:rPr>
                  </w:rPrChange>
                </w:rPr>
                <w:t xml:space="preserve">0</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9">
            <w:pPr>
              <w:widowControl w:val="0"/>
              <w:jc w:val="right"/>
              <w:rPr>
                <w:ins w:author="Brian Nosek" w:id="57" w:date="2025-03-22T19:32:44Z"/>
                <w:sz w:val="20"/>
                <w:szCs w:val="20"/>
                <w:rPrChange w:author="Brian Nosek" w:id="58" w:date="2025-03-22T19:32:44Z">
                  <w:rPr>
                    <w:sz w:val="20"/>
                    <w:szCs w:val="20"/>
                  </w:rPr>
                </w:rPrChange>
              </w:rPr>
            </w:pPr>
            <w:ins w:author="Brian Nosek" w:id="57" w:date="2025-03-22T19:32:44Z">
              <w:r w:rsidDel="00000000" w:rsidR="00000000" w:rsidRPr="00000000">
                <w:rPr>
                  <w:sz w:val="20"/>
                  <w:szCs w:val="20"/>
                  <w:rtl w:val="0"/>
                  <w:rPrChange w:author="Brian Nosek" w:id="58" w:date="2025-03-22T19:32:44Z">
                    <w:rPr>
                      <w:sz w:val="20"/>
                      <w:szCs w:val="20"/>
                    </w:rPr>
                  </w:rPrChange>
                </w:rPr>
                <w:t xml:space="preserve">1</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A">
            <w:pPr>
              <w:widowControl w:val="0"/>
              <w:jc w:val="right"/>
              <w:rPr>
                <w:ins w:author="Brian Nosek" w:id="57" w:date="2025-03-22T19:32:44Z"/>
                <w:sz w:val="20"/>
                <w:szCs w:val="20"/>
                <w:rPrChange w:author="Brian Nosek" w:id="58" w:date="2025-03-22T19:32:44Z">
                  <w:rPr>
                    <w:sz w:val="20"/>
                    <w:szCs w:val="20"/>
                  </w:rPr>
                </w:rPrChange>
              </w:rPr>
            </w:pPr>
            <w:ins w:author="Brian Nosek" w:id="57" w:date="2025-03-22T19:32:44Z">
              <w:r w:rsidDel="00000000" w:rsidR="00000000" w:rsidRPr="00000000">
                <w:rPr>
                  <w:sz w:val="20"/>
                  <w:szCs w:val="20"/>
                  <w:rtl w:val="0"/>
                  <w:rPrChange w:author="Brian Nosek" w:id="58" w:date="2025-03-22T19:32:44Z">
                    <w:rPr>
                      <w:sz w:val="20"/>
                      <w:szCs w:val="20"/>
                    </w:rPr>
                  </w:rPrChange>
                </w:rPr>
                <w:t xml:space="preserve">0</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B">
            <w:pPr>
              <w:widowControl w:val="0"/>
              <w:jc w:val="right"/>
              <w:rPr>
                <w:ins w:author="Brian Nosek" w:id="57" w:date="2025-03-22T19:32:44Z"/>
                <w:sz w:val="20"/>
                <w:szCs w:val="20"/>
                <w:rPrChange w:author="Brian Nosek" w:id="58" w:date="2025-03-22T19:32:44Z">
                  <w:rPr>
                    <w:sz w:val="20"/>
                    <w:szCs w:val="20"/>
                  </w:rPr>
                </w:rPrChange>
              </w:rPr>
            </w:pPr>
            <w:ins w:author="Brian Nosek" w:id="57" w:date="2025-03-22T19:32:44Z">
              <w:r w:rsidDel="00000000" w:rsidR="00000000" w:rsidRPr="00000000">
                <w:rPr>
                  <w:sz w:val="20"/>
                  <w:szCs w:val="20"/>
                  <w:rtl w:val="0"/>
                  <w:rPrChange w:author="Brian Nosek" w:id="58" w:date="2025-03-22T19:32:44Z">
                    <w:rPr>
                      <w:sz w:val="20"/>
                      <w:szCs w:val="20"/>
                    </w:rPr>
                  </w:rPrChange>
                </w:rPr>
                <w:t xml:space="preserve">1</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C">
            <w:pPr>
              <w:widowControl w:val="0"/>
              <w:jc w:val="right"/>
              <w:rPr>
                <w:ins w:author="Brian Nosek" w:id="57" w:date="2025-03-22T19:32:44Z"/>
                <w:sz w:val="20"/>
                <w:szCs w:val="20"/>
                <w:rPrChange w:author="Brian Nosek" w:id="58" w:date="2025-03-22T19:32:44Z">
                  <w:rPr>
                    <w:sz w:val="20"/>
                    <w:szCs w:val="20"/>
                  </w:rPr>
                </w:rPrChange>
              </w:rPr>
            </w:pPr>
            <w:ins w:author="Brian Nosek" w:id="57" w:date="2025-03-22T19:32:44Z">
              <w:r w:rsidDel="00000000" w:rsidR="00000000" w:rsidRPr="00000000">
                <w:rPr>
                  <w:sz w:val="20"/>
                  <w:szCs w:val="20"/>
                  <w:rtl w:val="0"/>
                  <w:rPrChange w:author="Brian Nosek" w:id="58" w:date="2025-03-22T19:32:44Z">
                    <w:rPr>
                      <w:sz w:val="20"/>
                      <w:szCs w:val="20"/>
                    </w:rPr>
                  </w:rPrChange>
                </w:rPr>
                <w:t xml:space="preserve">0</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D">
            <w:pPr>
              <w:widowControl w:val="0"/>
              <w:jc w:val="right"/>
              <w:rPr>
                <w:ins w:author="Brian Nosek" w:id="57" w:date="2025-03-22T19:32:44Z"/>
                <w:sz w:val="20"/>
                <w:szCs w:val="20"/>
                <w:rPrChange w:author="Brian Nosek" w:id="58" w:date="2025-03-22T19:32:44Z">
                  <w:rPr>
                    <w:sz w:val="20"/>
                    <w:szCs w:val="20"/>
                  </w:rPr>
                </w:rPrChange>
              </w:rPr>
            </w:pPr>
            <w:ins w:author="Brian Nosek" w:id="57" w:date="2025-03-22T19:32:44Z">
              <w:r w:rsidDel="00000000" w:rsidR="00000000" w:rsidRPr="00000000">
                <w:rPr>
                  <w:sz w:val="20"/>
                  <w:szCs w:val="20"/>
                  <w:rtl w:val="0"/>
                  <w:rPrChange w:author="Brian Nosek" w:id="58" w:date="2025-03-22T19:32:44Z">
                    <w:rPr>
                      <w:sz w:val="20"/>
                      <w:szCs w:val="20"/>
                    </w:rPr>
                  </w:rPrChange>
                </w:rPr>
                <w:t xml:space="preserve">1</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E">
            <w:pPr>
              <w:widowControl w:val="0"/>
              <w:jc w:val="right"/>
              <w:rPr>
                <w:ins w:author="Brian Nosek" w:id="57" w:date="2025-03-22T19:32:44Z"/>
                <w:sz w:val="20"/>
                <w:szCs w:val="20"/>
                <w:rPrChange w:author="Brian Nosek" w:id="58" w:date="2025-03-22T19:32:44Z">
                  <w:rPr>
                    <w:sz w:val="20"/>
                    <w:szCs w:val="20"/>
                  </w:rPr>
                </w:rPrChange>
              </w:rPr>
            </w:pPr>
            <w:ins w:author="Brian Nosek" w:id="57" w:date="2025-03-22T19:32:44Z">
              <w:r w:rsidDel="00000000" w:rsidR="00000000" w:rsidRPr="00000000">
                <w:rPr>
                  <w:sz w:val="20"/>
                  <w:szCs w:val="20"/>
                  <w:rtl w:val="0"/>
                  <w:rPrChange w:author="Brian Nosek" w:id="58" w:date="2025-03-22T19:32:44Z">
                    <w:rPr>
                      <w:sz w:val="20"/>
                      <w:szCs w:val="20"/>
                    </w:rPr>
                  </w:rPrChange>
                </w:rPr>
                <w:t xml:space="preserve">1</w:t>
              </w:r>
            </w:ins>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F">
            <w:pPr>
              <w:widowControl w:val="0"/>
              <w:rPr>
                <w:ins w:author="Brian Nosek" w:id="57" w:date="2025-03-22T19:32:44Z"/>
                <w:sz w:val="20"/>
                <w:szCs w:val="20"/>
                <w:rPrChange w:author="Brian Nosek" w:id="58" w:date="2025-03-22T19:32:44Z">
                  <w:rPr>
                    <w:sz w:val="20"/>
                    <w:szCs w:val="20"/>
                  </w:rPr>
                </w:rPrChange>
              </w:rPr>
            </w:pPr>
            <w:ins w:author="Brian Nosek" w:id="57" w:date="2025-03-22T19:32:44Z">
              <w:r w:rsidDel="00000000" w:rsidR="00000000" w:rsidRPr="00000000">
                <w:rPr>
                  <w:sz w:val="16"/>
                  <w:szCs w:val="16"/>
                  <w:rtl w:val="0"/>
                  <w:rPrChange w:author="Brian Nosek" w:id="58" w:date="2025-03-22T19:32:44Z">
                    <w:rPr>
                      <w:sz w:val="20"/>
                      <w:szCs w:val="20"/>
                    </w:rPr>
                  </w:rPrChange>
                </w:rPr>
                <w:t xml:space="preserve">I was part of the replication projects for Liang, Lazear, and Wang(2016) and Benjamin, Choi, and Strickland(2010). In the former case, I did data analysis on entrepreneurship figures gathered from the countries used in the original experiment in the years following the finished paper. I took a much more active role in the latter case, not only adapting the original questions used in the original experiment to fit a sample of the general population instead of students, but programming an online version of this experiment using Qualtrics, facilitating meetings with the survey firm in charge of its implementation, and conducting the data analysis on the results returned.</w:t>
              </w:r>
              <w:r w:rsidDel="00000000" w:rsidR="00000000" w:rsidRPr="00000000">
                <w:rPr>
                  <w:rtl w:val="0"/>
                </w:rPr>
              </w:r>
            </w:ins>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0">
            <w:pPr>
              <w:rPr>
                <w:sz w:val="20"/>
                <w:szCs w:val="20"/>
              </w:rPr>
            </w:pPr>
            <w:r w:rsidDel="00000000" w:rsidR="00000000" w:rsidRPr="00000000">
              <w:rPr>
                <w:sz w:val="20"/>
                <w:szCs w:val="20"/>
                <w:rtl w:val="0"/>
              </w:rPr>
              <w:t xml:space="preserve">Ke Wang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F">
            <w:pPr>
              <w:rPr>
                <w:sz w:val="16"/>
                <w:szCs w:val="16"/>
              </w:rPr>
            </w:pPr>
            <w:r w:rsidDel="00000000" w:rsidR="00000000" w:rsidRPr="00000000">
              <w:rPr>
                <w:sz w:val="16"/>
                <w:szCs w:val="16"/>
                <w:rtl w:val="0"/>
              </w:rPr>
              <w:t xml:space="preserve">I conducted one reproduction study on "Liu_JournMarket_2015_9DZl" (SCORE RR ID: 21474</w:t>
            </w:r>
          </w:p>
          <w:p w:rsidR="00000000" w:rsidDel="00000000" w:rsidP="00000000" w:rsidRDefault="00000000" w:rsidRPr="00000000" w14:paraId="00000B70">
            <w:pPr>
              <w:rPr>
                <w:sz w:val="20"/>
                <w:szCs w:val="20"/>
              </w:rPr>
            </w:pPr>
            <w:r w:rsidDel="00000000" w:rsidR="00000000" w:rsidRPr="00000000">
              <w:rPr>
                <w:sz w:val="16"/>
                <w:szCs w:val="16"/>
                <w:rtl w:val="0"/>
              </w:rPr>
              <w:t xml:space="preserve">OSF Project: https://osf.io/3mr7g).</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1">
            <w:pPr>
              <w:rPr>
                <w:sz w:val="20"/>
                <w:szCs w:val="20"/>
              </w:rPr>
            </w:pPr>
            <w:r w:rsidDel="00000000" w:rsidR="00000000" w:rsidRPr="00000000">
              <w:rPr>
                <w:sz w:val="20"/>
                <w:szCs w:val="20"/>
                <w:rtl w:val="0"/>
              </w:rPr>
              <w:t xml:space="preserve">Aaron L. Wichman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0">
            <w:pPr>
              <w:rPr>
                <w:sz w:val="20"/>
                <w:szCs w:val="20"/>
              </w:rPr>
            </w:pPr>
            <w:r w:rsidDel="00000000" w:rsidR="00000000" w:rsidRPr="00000000">
              <w:rPr>
                <w:sz w:val="16"/>
                <w:szCs w:val="16"/>
                <w:rtl w:val="0"/>
              </w:rPr>
              <w:t xml:space="preserve">I think it was Steinmetz et al.</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1">
            <w:pPr>
              <w:rPr>
                <w:sz w:val="20"/>
                <w:szCs w:val="20"/>
              </w:rPr>
            </w:pPr>
            <w:r w:rsidDel="00000000" w:rsidR="00000000" w:rsidRPr="00000000">
              <w:rPr>
                <w:sz w:val="20"/>
                <w:szCs w:val="20"/>
                <w:rtl w:val="0"/>
              </w:rPr>
              <w:t xml:space="preserve">Jamal R. Williams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0">
            <w:pPr>
              <w:rPr>
                <w:sz w:val="20"/>
                <w:szCs w:val="20"/>
              </w:rPr>
            </w:pPr>
            <w:r w:rsidDel="00000000" w:rsidR="00000000" w:rsidRPr="00000000">
              <w:rPr>
                <w:sz w:val="16"/>
                <w:szCs w:val="16"/>
                <w:rtl w:val="0"/>
              </w:rPr>
              <w:t xml:space="preserve">We conducted a reproduction of the research claim(s) in "Asymmetrical Body Perception: A Possible Role for Neural Body Representations", by Linkenauger, et al. (2009)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1">
            <w:pPr>
              <w:rPr>
                <w:sz w:val="20"/>
                <w:szCs w:val="20"/>
              </w:rPr>
            </w:pPr>
            <w:r w:rsidDel="00000000" w:rsidR="00000000" w:rsidRPr="00000000">
              <w:rPr>
                <w:sz w:val="20"/>
                <w:szCs w:val="20"/>
                <w:rtl w:val="0"/>
              </w:rPr>
              <w:t xml:space="preserve">Fabian Winter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0">
            <w:pPr>
              <w:rPr>
                <w:sz w:val="20"/>
                <w:szCs w:val="20"/>
              </w:rPr>
            </w:pPr>
            <w:r w:rsidDel="00000000" w:rsidR="00000000" w:rsidRPr="00000000">
              <w:rPr>
                <w:sz w:val="16"/>
                <w:szCs w:val="16"/>
                <w:rtl w:val="0"/>
              </w:rPr>
              <w:t xml:space="preserve">Replication of one specific result using the original data.</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1">
            <w:pPr>
              <w:rPr>
                <w:sz w:val="20"/>
                <w:szCs w:val="20"/>
              </w:rPr>
            </w:pPr>
            <w:r w:rsidDel="00000000" w:rsidR="00000000" w:rsidRPr="00000000">
              <w:rPr>
                <w:sz w:val="20"/>
                <w:szCs w:val="20"/>
                <w:rtl w:val="0"/>
              </w:rPr>
              <w:t xml:space="preserve">Ferdinand Wintermantel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0">
            <w:pPr>
              <w:rPr>
                <w:sz w:val="20"/>
                <w:szCs w:val="20"/>
              </w:rPr>
            </w:pPr>
            <w:r w:rsidDel="00000000" w:rsidR="00000000" w:rsidRPr="00000000">
              <w:rPr>
                <w:sz w:val="16"/>
                <w:szCs w:val="16"/>
                <w:rtl w:val="0"/>
              </w:rPr>
              <w:t xml:space="preserve">I conducted one single ADR, a bushel ADR, a bushel DAR, and a single SDR together with Marco Ramljak.</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1">
            <w:pPr>
              <w:rPr>
                <w:sz w:val="20"/>
                <w:szCs w:val="20"/>
              </w:rPr>
            </w:pPr>
            <w:r w:rsidDel="00000000" w:rsidR="00000000" w:rsidRPr="00000000">
              <w:rPr>
                <w:sz w:val="20"/>
                <w:szCs w:val="20"/>
                <w:rtl w:val="0"/>
              </w:rPr>
              <w:t xml:space="preserve">Nan Zhang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0">
            <w:pPr>
              <w:rPr>
                <w:sz w:val="20"/>
                <w:szCs w:val="20"/>
              </w:rPr>
            </w:pPr>
            <w:r w:rsidDel="00000000" w:rsidR="00000000" w:rsidRPr="00000000">
              <w:rPr>
                <w:sz w:val="16"/>
                <w:szCs w:val="16"/>
                <w:rtl w:val="0"/>
              </w:rPr>
              <w:t xml:space="preserve">Conducted 1 replication study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1">
            <w:pPr>
              <w:rPr>
                <w:sz w:val="20"/>
                <w:szCs w:val="20"/>
              </w:rPr>
            </w:pPr>
            <w:r w:rsidDel="00000000" w:rsidR="00000000" w:rsidRPr="00000000">
              <w:rPr>
                <w:sz w:val="20"/>
                <w:szCs w:val="20"/>
                <w:rtl w:val="0"/>
              </w:rPr>
              <w:t xml:space="preserve">Ignazio Ziano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0">
            <w:pPr>
              <w:rPr>
                <w:sz w:val="20"/>
                <w:szCs w:val="20"/>
              </w:rPr>
            </w:pPr>
            <w:r w:rsidDel="00000000" w:rsidR="00000000" w:rsidRPr="00000000">
              <w:rPr>
                <w:sz w:val="16"/>
                <w:szCs w:val="16"/>
                <w:rtl w:val="0"/>
              </w:rPr>
              <w:t xml:space="preserve">I reviewed 5 reproduction and replication projects before they were conducted.</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1">
            <w:pPr>
              <w:rPr>
                <w:sz w:val="20"/>
                <w:szCs w:val="20"/>
              </w:rPr>
            </w:pPr>
            <w:r w:rsidDel="00000000" w:rsidR="00000000" w:rsidRPr="00000000">
              <w:rPr>
                <w:sz w:val="20"/>
                <w:szCs w:val="20"/>
                <w:rtl w:val="0"/>
              </w:rPr>
              <w:t xml:space="preserve">Cristina Zogmaister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0">
            <w:pPr>
              <w:rPr>
                <w:sz w:val="20"/>
                <w:szCs w:val="20"/>
              </w:rPr>
            </w:pPr>
            <w:r w:rsidDel="00000000" w:rsidR="00000000" w:rsidRPr="00000000">
              <w:rPr>
                <w:sz w:val="16"/>
                <w:szCs w:val="16"/>
                <w:rtl w:val="0"/>
              </w:rPr>
              <w:t xml:space="preserve">I served as Reviewer for 1 reproduction study, and 1 study that contained both a replication and a reproduction, as well as Editor for 1 study that contained both a replication and a reproduction.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1">
            <w:pPr>
              <w:rPr>
                <w:sz w:val="20"/>
                <w:szCs w:val="20"/>
              </w:rPr>
            </w:pPr>
            <w:r w:rsidDel="00000000" w:rsidR="00000000" w:rsidRPr="00000000">
              <w:rPr>
                <w:sz w:val="20"/>
                <w:szCs w:val="20"/>
                <w:rtl w:val="0"/>
              </w:rPr>
              <w:t xml:space="preserve">Zorana Zupan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0">
            <w:pPr>
              <w:rPr>
                <w:sz w:val="20"/>
                <w:szCs w:val="20"/>
              </w:rPr>
            </w:pPr>
            <w:r w:rsidDel="00000000" w:rsidR="00000000" w:rsidRPr="00000000">
              <w:rPr>
                <w:sz w:val="16"/>
                <w:szCs w:val="16"/>
                <w:rtl w:val="0"/>
              </w:rPr>
              <w:t xml:space="preserve">I have served as a reviewer for 5 replication submissions, and 3 reproduction submissions. (Zhou et al., 2014, Morewedge et al., 2009, Smith et al., 2016, Muis et al., 2009, Seaton et al., 2010, Roberts et al, 2010, Al Tammemi et al, 2020, Travers&amp;Kreizman, 2018)</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1">
            <w:pPr>
              <w:rPr>
                <w:sz w:val="20"/>
                <w:szCs w:val="20"/>
              </w:rPr>
            </w:pPr>
            <w:r w:rsidDel="00000000" w:rsidR="00000000" w:rsidRPr="00000000">
              <w:rPr>
                <w:sz w:val="20"/>
                <w:szCs w:val="20"/>
                <w:rtl w:val="0"/>
              </w:rPr>
              <w:t xml:space="preserve">Brian A. Nosek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0">
            <w:pPr>
              <w:rPr>
                <w:sz w:val="20"/>
                <w:szCs w:val="20"/>
              </w:rPr>
            </w:pPr>
            <w:r w:rsidDel="00000000" w:rsidR="00000000" w:rsidRPr="00000000">
              <w:rPr>
                <w:sz w:val="16"/>
                <w:szCs w:val="16"/>
                <w:rtl w:val="0"/>
              </w:rPr>
              <w:t xml:space="preserve">PI of the TA1 team from the SCORE program (Center for Open Science). Contributed high-level design, visioning, and leadership for the project. Collaborated closely with the COS project leader (Tim Errington) on COS's contribution to the program. Coordinated across teams on project planning, executing, and reporting.</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1">
            <w:pPr>
              <w:rPr>
                <w:sz w:val="20"/>
                <w:szCs w:val="20"/>
              </w:rPr>
            </w:pPr>
            <w:r w:rsidDel="00000000" w:rsidR="00000000" w:rsidRPr="00000000">
              <w:rPr>
                <w:sz w:val="20"/>
                <w:szCs w:val="20"/>
                <w:rtl w:val="0"/>
              </w:rPr>
              <w:t xml:space="preserve">Timothy M. Errington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0">
            <w:pPr>
              <w:rPr>
                <w:sz w:val="20"/>
                <w:szCs w:val="20"/>
              </w:rPr>
            </w:pPr>
            <w:r w:rsidDel="00000000" w:rsidR="00000000" w:rsidRPr="00000000">
              <w:rPr>
                <w:sz w:val="16"/>
                <w:szCs w:val="16"/>
                <w:rtl w:val="0"/>
              </w:rPr>
              <w:t xml:space="preserve">Project lead of the TA1 team from the SCORE program (Center for Open Science). Contributed to high-level design, visioning, leadership, and operationalization for the project. Coordinated across teams on project planning, executing, and reporting.</w:t>
            </w:r>
            <w:r w:rsidDel="00000000" w:rsidR="00000000" w:rsidRPr="00000000">
              <w:rPr>
                <w:rtl w:val="0"/>
              </w:rPr>
            </w:r>
          </w:p>
        </w:tc>
      </w:tr>
    </w:tbl>
    <w:p w:rsidR="00000000" w:rsidDel="00000000" w:rsidP="00000000" w:rsidRDefault="00000000" w:rsidRPr="00000000" w14:paraId="00000C11">
      <w:pPr>
        <w:rPr>
          <w:b w:val="1"/>
        </w:rPr>
      </w:pPr>
      <w:r w:rsidDel="00000000" w:rsidR="00000000" w:rsidRPr="00000000">
        <w:rPr>
          <w:rtl w:val="0"/>
        </w:rPr>
      </w:r>
    </w:p>
    <w:p w:rsidR="00000000" w:rsidDel="00000000" w:rsidP="00000000" w:rsidRDefault="00000000" w:rsidRPr="00000000" w14:paraId="00000C12">
      <w:pPr>
        <w:rPr>
          <w:b w:val="1"/>
        </w:rPr>
      </w:pPr>
      <w:r w:rsidDel="00000000" w:rsidR="00000000" w:rsidRPr="00000000">
        <w:rPr>
          <w:rtl w:val="0"/>
        </w:rPr>
      </w:r>
    </w:p>
    <w:p w:rsidR="00000000" w:rsidDel="00000000" w:rsidP="00000000" w:rsidRDefault="00000000" w:rsidRPr="00000000" w14:paraId="00000C13">
      <w:pPr>
        <w:rPr>
          <w:b w:val="1"/>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C14">
      <w:pPr>
        <w:pStyle w:val="Heading1"/>
        <w:rPr/>
      </w:pPr>
      <w:bookmarkStart w:colFirst="0" w:colLast="0" w:name="_g1jfz3acd7e0" w:id="24"/>
      <w:bookmarkEnd w:id="24"/>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C15">
      <w:pPr>
        <w:rPr>
          <w:b w:val="1"/>
        </w:rPr>
      </w:pPr>
      <w:r w:rsidDel="00000000" w:rsidR="00000000" w:rsidRPr="00000000">
        <w:rPr>
          <w:rtl w:val="0"/>
        </w:rPr>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31">
        <w:r w:rsidDel="00000000" w:rsidR="00000000" w:rsidRPr="00000000">
          <w:rPr>
            <w:shd w:fill="auto" w:val="clear"/>
            <w:vertAlign w:val="baseline"/>
            <w:rtl w:val="0"/>
          </w:rPr>
          <w:t xml:space="preserve">1.</w:t>
          <w:tab/>
          <w:t xml:space="preserve">Dreber, A. &amp; Johannesson, M. A framework for evaluating reproducibility and replicability in economics. </w:t>
        </w:r>
      </w:hyperlink>
      <w:hyperlink r:id="rId32">
        <w:r w:rsidDel="00000000" w:rsidR="00000000" w:rsidRPr="00000000">
          <w:rPr>
            <w:i w:val="1"/>
            <w:shd w:fill="auto" w:val="clear"/>
            <w:vertAlign w:val="baseline"/>
            <w:rtl w:val="0"/>
          </w:rPr>
          <w:t xml:space="preserve">Econ. Inq. </w:t>
        </w:r>
      </w:hyperlink>
      <w:hyperlink r:id="rId33">
        <w:r w:rsidDel="00000000" w:rsidR="00000000" w:rsidRPr="00000000">
          <w:rPr>
            <w:b w:val="1"/>
            <w:shd w:fill="auto" w:val="clear"/>
            <w:vertAlign w:val="baseline"/>
            <w:rtl w:val="0"/>
          </w:rPr>
          <w:t xml:space="preserve">n/a</w:t>
        </w:r>
      </w:hyperlink>
      <w:hyperlink r:id="rId34">
        <w:r w:rsidDel="00000000" w:rsidR="00000000" w:rsidRPr="00000000">
          <w:rPr>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35">
        <w:r w:rsidDel="00000000" w:rsidR="00000000" w:rsidRPr="00000000">
          <w:rPr>
            <w:shd w:fill="auto" w:val="clear"/>
            <w:vertAlign w:val="baseline"/>
            <w:rtl w:val="0"/>
          </w:rPr>
          <w:t xml:space="preserve">2.</w:t>
          <w:tab/>
          <w:t xml:space="preserve">National Academies of Sciences, Engineering, and Medicine. </w:t>
        </w:r>
      </w:hyperlink>
      <w:hyperlink r:id="rId36">
        <w:r w:rsidDel="00000000" w:rsidR="00000000" w:rsidRPr="00000000">
          <w:rPr>
            <w:i w:val="1"/>
            <w:shd w:fill="auto" w:val="clear"/>
            <w:vertAlign w:val="baseline"/>
            <w:rtl w:val="0"/>
          </w:rPr>
          <w:t xml:space="preserve">Reproducibility and Replicability in Science</w:t>
        </w:r>
      </w:hyperlink>
      <w:hyperlink r:id="rId37">
        <w:r w:rsidDel="00000000" w:rsidR="00000000" w:rsidRPr="00000000">
          <w:rPr>
            <w:shd w:fill="auto" w:val="clear"/>
            <w:vertAlign w:val="baseline"/>
            <w:rtl w:val="0"/>
          </w:rPr>
          <w:t xml:space="preserve">. (The National Academies Press, Washington, DC, 2019). doi:10.17226/25303.</w:t>
        </w:r>
      </w:hyperlink>
      <w:r w:rsidDel="00000000" w:rsidR="00000000" w:rsidRPr="00000000">
        <w:rPr>
          <w:rtl w:val="0"/>
        </w:rPr>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38">
        <w:r w:rsidDel="00000000" w:rsidR="00000000" w:rsidRPr="00000000">
          <w:rPr>
            <w:shd w:fill="auto" w:val="clear"/>
            <w:vertAlign w:val="baseline"/>
            <w:rtl w:val="0"/>
          </w:rPr>
          <w:t xml:space="preserve">3.</w:t>
          <w:tab/>
          <w:t xml:space="preserve">Chang, A. C. &amp; Li, P. Is Economics Research Replicable? Sixty Published Papers FromThirteen Journals Say “Often Not”. </w:t>
        </w:r>
      </w:hyperlink>
      <w:hyperlink r:id="rId39">
        <w:r w:rsidDel="00000000" w:rsidR="00000000" w:rsidRPr="00000000">
          <w:rPr>
            <w:i w:val="1"/>
            <w:shd w:fill="auto" w:val="clear"/>
            <w:vertAlign w:val="baseline"/>
            <w:rtl w:val="0"/>
          </w:rPr>
          <w:t xml:space="preserve">Crit. Finance Rev. </w:t>
        </w:r>
      </w:hyperlink>
      <w:hyperlink r:id="rId40">
        <w:r w:rsidDel="00000000" w:rsidR="00000000" w:rsidRPr="00000000">
          <w:rPr>
            <w:b w:val="1"/>
            <w:shd w:fill="auto" w:val="clear"/>
            <w:vertAlign w:val="baseline"/>
            <w:rtl w:val="0"/>
          </w:rPr>
          <w:t xml:space="preserve">10</w:t>
        </w:r>
      </w:hyperlink>
      <w:hyperlink r:id="rId41">
        <w:r w:rsidDel="00000000" w:rsidR="00000000" w:rsidRPr="00000000">
          <w:rPr>
            <w:shd w:fill="auto" w:val="clear"/>
            <w:vertAlign w:val="baseline"/>
            <w:rtl w:val="0"/>
          </w:rPr>
          <w:t xml:space="preserve">, (2021).</w:t>
        </w:r>
      </w:hyperlink>
      <w:r w:rsidDel="00000000" w:rsidR="00000000" w:rsidRPr="00000000">
        <w:rPr>
          <w:rtl w:val="0"/>
        </w:rPr>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42">
        <w:r w:rsidDel="00000000" w:rsidR="00000000" w:rsidRPr="00000000">
          <w:rPr>
            <w:shd w:fill="auto" w:val="clear"/>
            <w:vertAlign w:val="baseline"/>
            <w:rtl w:val="0"/>
          </w:rPr>
          <w:t xml:space="preserve">4.</w:t>
          <w:tab/>
          <w:t xml:space="preserve">McCullough, B. D., McGeary, K. A. &amp; Harrison, T. D. Do economics journal archives promote replicable research?: Economics journal archives. </w:t>
        </w:r>
      </w:hyperlink>
      <w:hyperlink r:id="rId43">
        <w:r w:rsidDel="00000000" w:rsidR="00000000" w:rsidRPr="00000000">
          <w:rPr>
            <w:i w:val="1"/>
            <w:shd w:fill="auto" w:val="clear"/>
            <w:vertAlign w:val="baseline"/>
            <w:rtl w:val="0"/>
          </w:rPr>
          <w:t xml:space="preserve">Can. J. Econ. Can. Déconomique </w:t>
        </w:r>
      </w:hyperlink>
      <w:hyperlink r:id="rId44">
        <w:r w:rsidDel="00000000" w:rsidR="00000000" w:rsidRPr="00000000">
          <w:rPr>
            <w:b w:val="1"/>
            <w:shd w:fill="auto" w:val="clear"/>
            <w:vertAlign w:val="baseline"/>
            <w:rtl w:val="0"/>
          </w:rPr>
          <w:t xml:space="preserve">41</w:t>
        </w:r>
      </w:hyperlink>
      <w:hyperlink r:id="rId45">
        <w:r w:rsidDel="00000000" w:rsidR="00000000" w:rsidRPr="00000000">
          <w:rPr>
            <w:shd w:fill="auto" w:val="clear"/>
            <w:vertAlign w:val="baseline"/>
            <w:rtl w:val="0"/>
          </w:rPr>
          <w:t xml:space="preserve">, 1406–1420 (2008).</w:t>
        </w:r>
      </w:hyperlink>
      <w:r w:rsidDel="00000000" w:rsidR="00000000" w:rsidRPr="00000000">
        <w:rPr>
          <w:rtl w:val="0"/>
        </w:rPr>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46">
        <w:r w:rsidDel="00000000" w:rsidR="00000000" w:rsidRPr="00000000">
          <w:rPr>
            <w:shd w:fill="auto" w:val="clear"/>
            <w:vertAlign w:val="baseline"/>
            <w:rtl w:val="0"/>
          </w:rPr>
          <w:t xml:space="preserve">5.</w:t>
          <w:tab/>
          <w:t xml:space="preserve">Vilhuber, L. Reproducibility and replicability in economics. </w:t>
        </w:r>
      </w:hyperlink>
      <w:hyperlink r:id="rId47">
        <w:r w:rsidDel="00000000" w:rsidR="00000000" w:rsidRPr="00000000">
          <w:rPr>
            <w:i w:val="1"/>
            <w:shd w:fill="auto" w:val="clear"/>
            <w:vertAlign w:val="baseline"/>
            <w:rtl w:val="0"/>
          </w:rPr>
          <w:t xml:space="preserve">Harv. Data Sci. Rev. </w:t>
        </w:r>
      </w:hyperlink>
      <w:hyperlink r:id="rId48">
        <w:r w:rsidDel="00000000" w:rsidR="00000000" w:rsidRPr="00000000">
          <w:rPr>
            <w:b w:val="1"/>
            <w:shd w:fill="auto" w:val="clear"/>
            <w:vertAlign w:val="baseline"/>
            <w:rtl w:val="0"/>
          </w:rPr>
          <w:t xml:space="preserve">2</w:t>
        </w:r>
      </w:hyperlink>
      <w:hyperlink r:id="rId49">
        <w:r w:rsidDel="00000000" w:rsidR="00000000" w:rsidRPr="00000000">
          <w:rPr>
            <w:shd w:fill="auto" w:val="clear"/>
            <w:vertAlign w:val="baseline"/>
            <w:rtl w:val="0"/>
          </w:rPr>
          <w:t xml:space="preserve">, 1–39 (2020).</w:t>
        </w:r>
      </w:hyperlink>
      <w:r w:rsidDel="00000000" w:rsidR="00000000" w:rsidRPr="00000000">
        <w:rPr>
          <w:rtl w:val="0"/>
        </w:rPr>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50">
        <w:r w:rsidDel="00000000" w:rsidR="00000000" w:rsidRPr="00000000">
          <w:rPr>
            <w:shd w:fill="auto" w:val="clear"/>
            <w:vertAlign w:val="baseline"/>
            <w:rtl w:val="0"/>
          </w:rPr>
          <w:t xml:space="preserve">6.</w:t>
          <w:tab/>
          <w:t xml:space="preserve">Brodeur, A. </w:t>
        </w:r>
      </w:hyperlink>
      <w:hyperlink r:id="rId51">
        <w:r w:rsidDel="00000000" w:rsidR="00000000" w:rsidRPr="00000000">
          <w:rPr>
            <w:i w:val="1"/>
            <w:shd w:fill="auto" w:val="clear"/>
            <w:vertAlign w:val="baseline"/>
            <w:rtl w:val="0"/>
          </w:rPr>
          <w:t xml:space="preserve">et al. Mass Reproducibility and Replicability: A New Hope</w:t>
        </w:r>
      </w:hyperlink>
      <w:hyperlink r:id="rId52">
        <w:r w:rsidDel="00000000" w:rsidR="00000000" w:rsidRPr="00000000">
          <w:rPr>
            <w:shd w:fill="auto" w:val="clear"/>
            <w:vertAlign w:val="baseline"/>
            <w:rtl w:val="0"/>
          </w:rPr>
          <w:t xml:space="preserve">. https://econpapers.repec.org/paper/zbwi4rdps/107.htm (2024).</w:t>
        </w:r>
      </w:hyperlink>
      <w:r w:rsidDel="00000000" w:rsidR="00000000" w:rsidRPr="00000000">
        <w:rPr>
          <w:rtl w:val="0"/>
        </w:rPr>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53">
        <w:r w:rsidDel="00000000" w:rsidR="00000000" w:rsidRPr="00000000">
          <w:rPr>
            <w:shd w:fill="auto" w:val="clear"/>
            <w:vertAlign w:val="baseline"/>
            <w:rtl w:val="0"/>
          </w:rPr>
          <w:t xml:space="preserve">7.</w:t>
          <w:tab/>
          <w:t xml:space="preserve">Pérignon, C. </w:t>
        </w:r>
      </w:hyperlink>
      <w:hyperlink r:id="rId54">
        <w:r w:rsidDel="00000000" w:rsidR="00000000" w:rsidRPr="00000000">
          <w:rPr>
            <w:i w:val="1"/>
            <w:shd w:fill="auto" w:val="clear"/>
            <w:vertAlign w:val="baseline"/>
            <w:rtl w:val="0"/>
          </w:rPr>
          <w:t xml:space="preserve">et al.</w:t>
        </w:r>
      </w:hyperlink>
      <w:hyperlink r:id="rId55">
        <w:r w:rsidDel="00000000" w:rsidR="00000000" w:rsidRPr="00000000">
          <w:rPr>
            <w:shd w:fill="auto" w:val="clear"/>
            <w:vertAlign w:val="baseline"/>
            <w:rtl w:val="0"/>
          </w:rPr>
          <w:t xml:space="preserve"> Computational Reproducibility in Finance: Evidence from 1,000 Tests. </w:t>
        </w:r>
      </w:hyperlink>
      <w:hyperlink r:id="rId56">
        <w:r w:rsidDel="00000000" w:rsidR="00000000" w:rsidRPr="00000000">
          <w:rPr>
            <w:i w:val="1"/>
            <w:shd w:fill="auto" w:val="clear"/>
            <w:vertAlign w:val="baseline"/>
            <w:rtl w:val="0"/>
          </w:rPr>
          <w:t xml:space="preserve">Rev. Financ. Stud. </w:t>
        </w:r>
      </w:hyperlink>
      <w:hyperlink r:id="rId57">
        <w:r w:rsidDel="00000000" w:rsidR="00000000" w:rsidRPr="00000000">
          <w:rPr>
            <w:b w:val="1"/>
            <w:shd w:fill="auto" w:val="clear"/>
            <w:vertAlign w:val="baseline"/>
            <w:rtl w:val="0"/>
          </w:rPr>
          <w:t xml:space="preserve">37</w:t>
        </w:r>
      </w:hyperlink>
      <w:hyperlink r:id="rId58">
        <w:r w:rsidDel="00000000" w:rsidR="00000000" w:rsidRPr="00000000">
          <w:rPr>
            <w:shd w:fill="auto" w:val="clear"/>
            <w:vertAlign w:val="baseline"/>
            <w:rtl w:val="0"/>
          </w:rPr>
          <w:t xml:space="preserve">, 3558–3593 (2024).</w:t>
        </w:r>
      </w:hyperlink>
      <w:r w:rsidDel="00000000" w:rsidR="00000000" w:rsidRPr="00000000">
        <w:rPr>
          <w:rtl w:val="0"/>
        </w:rPr>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59">
        <w:r w:rsidDel="00000000" w:rsidR="00000000" w:rsidRPr="00000000">
          <w:rPr>
            <w:shd w:fill="auto" w:val="clear"/>
            <w:vertAlign w:val="baseline"/>
            <w:rtl w:val="0"/>
          </w:rPr>
          <w:t xml:space="preserve">8.</w:t>
          <w:tab/>
          <w:t xml:space="preserve">Laurinavichyute, A., Yadav, H. &amp; Vasishth, S. Share the code, not just the data: A case study of the reproducibility of articles published in the Journal of Memory and Language under the open data policy. </w:t>
        </w:r>
      </w:hyperlink>
      <w:hyperlink r:id="rId60">
        <w:r w:rsidDel="00000000" w:rsidR="00000000" w:rsidRPr="00000000">
          <w:rPr>
            <w:i w:val="1"/>
            <w:shd w:fill="auto" w:val="clear"/>
            <w:vertAlign w:val="baseline"/>
            <w:rtl w:val="0"/>
          </w:rPr>
          <w:t xml:space="preserve">J. Mem. Lang. </w:t>
        </w:r>
      </w:hyperlink>
      <w:hyperlink r:id="rId61">
        <w:r w:rsidDel="00000000" w:rsidR="00000000" w:rsidRPr="00000000">
          <w:rPr>
            <w:b w:val="1"/>
            <w:shd w:fill="auto" w:val="clear"/>
            <w:vertAlign w:val="baseline"/>
            <w:rtl w:val="0"/>
          </w:rPr>
          <w:t xml:space="preserve">125</w:t>
        </w:r>
      </w:hyperlink>
      <w:hyperlink r:id="rId62">
        <w:r w:rsidDel="00000000" w:rsidR="00000000" w:rsidRPr="00000000">
          <w:rPr>
            <w:shd w:fill="auto" w:val="clear"/>
            <w:vertAlign w:val="baseline"/>
            <w:rtl w:val="0"/>
          </w:rPr>
          <w:t xml:space="preserve">, 104332 (2022).</w:t>
        </w:r>
      </w:hyperlink>
      <w:r w:rsidDel="00000000" w:rsidR="00000000" w:rsidRPr="00000000">
        <w:rPr>
          <w:rtl w:val="0"/>
        </w:rPr>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63">
        <w:r w:rsidDel="00000000" w:rsidR="00000000" w:rsidRPr="00000000">
          <w:rPr>
            <w:shd w:fill="auto" w:val="clear"/>
            <w:vertAlign w:val="baseline"/>
            <w:rtl w:val="0"/>
          </w:rPr>
          <w:t xml:space="preserve">9.</w:t>
          <w:tab/>
          <w:t xml:space="preserve">Wang, S. V., Sreedhara, S. K. &amp; Schneeweiss, S. Reproducibility of real-world evidence studies using clinical practice data to inform regulatory and coverage decisions. </w:t>
        </w:r>
      </w:hyperlink>
      <w:hyperlink r:id="rId64">
        <w:r w:rsidDel="00000000" w:rsidR="00000000" w:rsidRPr="00000000">
          <w:rPr>
            <w:i w:val="1"/>
            <w:shd w:fill="auto" w:val="clear"/>
            <w:vertAlign w:val="baseline"/>
            <w:rtl w:val="0"/>
          </w:rPr>
          <w:t xml:space="preserve">Nat. Commun. </w:t>
        </w:r>
      </w:hyperlink>
      <w:hyperlink r:id="rId65">
        <w:r w:rsidDel="00000000" w:rsidR="00000000" w:rsidRPr="00000000">
          <w:rPr>
            <w:b w:val="1"/>
            <w:shd w:fill="auto" w:val="clear"/>
            <w:vertAlign w:val="baseline"/>
            <w:rtl w:val="0"/>
          </w:rPr>
          <w:t xml:space="preserve">13</w:t>
        </w:r>
      </w:hyperlink>
      <w:hyperlink r:id="rId66">
        <w:r w:rsidDel="00000000" w:rsidR="00000000" w:rsidRPr="00000000">
          <w:rPr>
            <w:shd w:fill="auto" w:val="clear"/>
            <w:vertAlign w:val="baseline"/>
            <w:rtl w:val="0"/>
          </w:rPr>
          <w:t xml:space="preserve">, 5126 (2022).</w:t>
        </w:r>
      </w:hyperlink>
      <w:r w:rsidDel="00000000" w:rsidR="00000000" w:rsidRPr="00000000">
        <w:rPr>
          <w:rtl w:val="0"/>
        </w:rPr>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67">
        <w:r w:rsidDel="00000000" w:rsidR="00000000" w:rsidRPr="00000000">
          <w:rPr>
            <w:shd w:fill="auto" w:val="clear"/>
            <w:vertAlign w:val="baseline"/>
            <w:rtl w:val="0"/>
          </w:rPr>
          <w:t xml:space="preserve">10.</w:t>
          <w:tab/>
          <w:t xml:space="preserve">Culina, A., van den Berg, I., Evans, S. &amp; Sánchez-Tójar, A. Low availability of code in ecology: A call for urgent action. </w:t>
        </w:r>
      </w:hyperlink>
      <w:hyperlink r:id="rId68">
        <w:r w:rsidDel="00000000" w:rsidR="00000000" w:rsidRPr="00000000">
          <w:rPr>
            <w:i w:val="1"/>
            <w:shd w:fill="auto" w:val="clear"/>
            <w:vertAlign w:val="baseline"/>
            <w:rtl w:val="0"/>
          </w:rPr>
          <w:t xml:space="preserve">PLOS Biol. </w:t>
        </w:r>
      </w:hyperlink>
      <w:hyperlink r:id="rId69">
        <w:r w:rsidDel="00000000" w:rsidR="00000000" w:rsidRPr="00000000">
          <w:rPr>
            <w:b w:val="1"/>
            <w:shd w:fill="auto" w:val="clear"/>
            <w:vertAlign w:val="baseline"/>
            <w:rtl w:val="0"/>
          </w:rPr>
          <w:t xml:space="preserve">18</w:t>
        </w:r>
      </w:hyperlink>
      <w:hyperlink r:id="rId70">
        <w:r w:rsidDel="00000000" w:rsidR="00000000" w:rsidRPr="00000000">
          <w:rPr>
            <w:shd w:fill="auto" w:val="clear"/>
            <w:vertAlign w:val="baseline"/>
            <w:rtl w:val="0"/>
          </w:rPr>
          <w:t xml:space="preserve">, e3000763 (2020).</w:t>
        </w:r>
      </w:hyperlink>
      <w:r w:rsidDel="00000000" w:rsidR="00000000" w:rsidRPr="00000000">
        <w:rPr>
          <w:rtl w:val="0"/>
        </w:rPr>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71">
        <w:r w:rsidDel="00000000" w:rsidR="00000000" w:rsidRPr="00000000">
          <w:rPr>
            <w:shd w:fill="auto" w:val="clear"/>
            <w:vertAlign w:val="baseline"/>
            <w:rtl w:val="0"/>
          </w:rPr>
          <w:t xml:space="preserve">11.</w:t>
          <w:tab/>
          <w:t xml:space="preserve">Minocher, R., Atmaca, S., Bavero, C., McElreath, R. &amp; Beheim, B. Estimating the reproducibility of social learning research published between 1955 and 2018. </w:t>
        </w:r>
      </w:hyperlink>
      <w:hyperlink r:id="rId72">
        <w:r w:rsidDel="00000000" w:rsidR="00000000" w:rsidRPr="00000000">
          <w:rPr>
            <w:i w:val="1"/>
            <w:shd w:fill="auto" w:val="clear"/>
            <w:vertAlign w:val="baseline"/>
            <w:rtl w:val="0"/>
          </w:rPr>
          <w:t xml:space="preserve">R. Soc. Open Sci. </w:t>
        </w:r>
      </w:hyperlink>
      <w:hyperlink r:id="rId73">
        <w:r w:rsidDel="00000000" w:rsidR="00000000" w:rsidRPr="00000000">
          <w:rPr>
            <w:b w:val="1"/>
            <w:shd w:fill="auto" w:val="clear"/>
            <w:vertAlign w:val="baseline"/>
            <w:rtl w:val="0"/>
          </w:rPr>
          <w:t xml:space="preserve">8</w:t>
        </w:r>
      </w:hyperlink>
      <w:hyperlink r:id="rId74">
        <w:r w:rsidDel="00000000" w:rsidR="00000000" w:rsidRPr="00000000">
          <w:rPr>
            <w:shd w:fill="auto" w:val="clear"/>
            <w:vertAlign w:val="baseline"/>
            <w:rtl w:val="0"/>
          </w:rPr>
          <w:t xml:space="preserve">, 210450.</w:t>
        </w:r>
      </w:hyperlink>
      <w:r w:rsidDel="00000000" w:rsidR="00000000" w:rsidRPr="00000000">
        <w:rPr>
          <w:rtl w:val="0"/>
        </w:rPr>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75">
        <w:r w:rsidDel="00000000" w:rsidR="00000000" w:rsidRPr="00000000">
          <w:rPr>
            <w:shd w:fill="auto" w:val="clear"/>
            <w:vertAlign w:val="baseline"/>
            <w:rtl w:val="0"/>
          </w:rPr>
          <w:t xml:space="preserve">12.</w:t>
          <w:tab/>
          <w:t xml:space="preserve">Stodden, V., Seiler, J. &amp; Ma, Z. An empirical analysis of journal policy effectiveness for computational reproducibility. </w:t>
        </w:r>
      </w:hyperlink>
      <w:hyperlink r:id="rId76">
        <w:r w:rsidDel="00000000" w:rsidR="00000000" w:rsidRPr="00000000">
          <w:rPr>
            <w:i w:val="1"/>
            <w:shd w:fill="auto" w:val="clear"/>
            <w:vertAlign w:val="baseline"/>
            <w:rtl w:val="0"/>
          </w:rPr>
          <w:t xml:space="preserve">Proc. Natl. Acad. Sci. </w:t>
        </w:r>
      </w:hyperlink>
      <w:hyperlink r:id="rId77">
        <w:r w:rsidDel="00000000" w:rsidR="00000000" w:rsidRPr="00000000">
          <w:rPr>
            <w:b w:val="1"/>
            <w:shd w:fill="auto" w:val="clear"/>
            <w:vertAlign w:val="baseline"/>
            <w:rtl w:val="0"/>
          </w:rPr>
          <w:t xml:space="preserve">115</w:t>
        </w:r>
      </w:hyperlink>
      <w:hyperlink r:id="rId78">
        <w:r w:rsidDel="00000000" w:rsidR="00000000" w:rsidRPr="00000000">
          <w:rPr>
            <w:shd w:fill="auto" w:val="clear"/>
            <w:vertAlign w:val="baseline"/>
            <w:rtl w:val="0"/>
          </w:rPr>
          <w:t xml:space="preserve">, 2584–2589 (2018).</w:t>
        </w:r>
      </w:hyperlink>
      <w:r w:rsidDel="00000000" w:rsidR="00000000" w:rsidRPr="00000000">
        <w:rPr>
          <w:rtl w:val="0"/>
        </w:rPr>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79">
        <w:r w:rsidDel="00000000" w:rsidR="00000000" w:rsidRPr="00000000">
          <w:rPr>
            <w:shd w:fill="auto" w:val="clear"/>
            <w:vertAlign w:val="baseline"/>
            <w:rtl w:val="0"/>
          </w:rPr>
          <w:t xml:space="preserve">13.</w:t>
          <w:tab/>
          <w:t xml:space="preserve">Hardwicke, T. E. </w:t>
        </w:r>
      </w:hyperlink>
      <w:hyperlink r:id="rId80">
        <w:r w:rsidDel="00000000" w:rsidR="00000000" w:rsidRPr="00000000">
          <w:rPr>
            <w:i w:val="1"/>
            <w:shd w:fill="auto" w:val="clear"/>
            <w:vertAlign w:val="baseline"/>
            <w:rtl w:val="0"/>
          </w:rPr>
          <w:t xml:space="preserve">et al.</w:t>
        </w:r>
      </w:hyperlink>
      <w:hyperlink r:id="rId81">
        <w:r w:rsidDel="00000000" w:rsidR="00000000" w:rsidRPr="00000000">
          <w:rPr>
            <w:shd w:fill="auto" w:val="clear"/>
            <w:vertAlign w:val="baseline"/>
            <w:rtl w:val="0"/>
          </w:rPr>
          <w:t xml:space="preserve"> Data availability, reusability, and analytic reproducibility: evaluating the impact of a mandatory open data policy at the journal Cognition. 18.</w:t>
        </w:r>
      </w:hyperlink>
      <w:r w:rsidDel="00000000" w:rsidR="00000000" w:rsidRPr="00000000">
        <w:rPr>
          <w:rtl w:val="0"/>
        </w:rPr>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82">
        <w:r w:rsidDel="00000000" w:rsidR="00000000" w:rsidRPr="00000000">
          <w:rPr>
            <w:shd w:fill="auto" w:val="clear"/>
            <w:vertAlign w:val="baseline"/>
            <w:rtl w:val="0"/>
          </w:rPr>
          <w:t xml:space="preserve">14.</w:t>
          <w:tab/>
          <w:t xml:space="preserve">Stockemer, D., Koehler, S. &amp; Lenz, T. Data Access, Transparency, and Replication: New Insights from the Political Behavior Literature. </w:t>
        </w:r>
      </w:hyperlink>
      <w:hyperlink r:id="rId83">
        <w:r w:rsidDel="00000000" w:rsidR="00000000" w:rsidRPr="00000000">
          <w:rPr>
            <w:i w:val="1"/>
            <w:shd w:fill="auto" w:val="clear"/>
            <w:vertAlign w:val="baseline"/>
            <w:rtl w:val="0"/>
          </w:rPr>
          <w:t xml:space="preserve">PS Polit. Sci. Polit.</w:t>
        </w:r>
      </w:hyperlink>
      <w:hyperlink r:id="rId84">
        <w:r w:rsidDel="00000000" w:rsidR="00000000" w:rsidRPr="00000000">
          <w:rPr>
            <w:shd w:fill="auto" w:val="clear"/>
            <w:vertAlign w:val="baseline"/>
            <w:rtl w:val="0"/>
          </w:rPr>
          <w:t xml:space="preserve"> 1–5 (2018) doi:10/gdsnhv.</w:t>
        </w:r>
      </w:hyperlink>
      <w:r w:rsidDel="00000000" w:rsidR="00000000" w:rsidRPr="00000000">
        <w:rPr>
          <w:rtl w:val="0"/>
        </w:rPr>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85">
        <w:r w:rsidDel="00000000" w:rsidR="00000000" w:rsidRPr="00000000">
          <w:rPr>
            <w:shd w:fill="auto" w:val="clear"/>
            <w:vertAlign w:val="baseline"/>
            <w:rtl w:val="0"/>
          </w:rPr>
          <w:t xml:space="preserve">15.</w:t>
          <w:tab/>
          <w:t xml:space="preserve">Eubank, N. Lessons from a Decade of Replications at the Quarterly Journal of Political Science. </w:t>
        </w:r>
      </w:hyperlink>
      <w:hyperlink r:id="rId86">
        <w:r w:rsidDel="00000000" w:rsidR="00000000" w:rsidRPr="00000000">
          <w:rPr>
            <w:i w:val="1"/>
            <w:shd w:fill="auto" w:val="clear"/>
            <w:vertAlign w:val="baseline"/>
            <w:rtl w:val="0"/>
          </w:rPr>
          <w:t xml:space="preserve">PS Polit. Sci. Polit. </w:t>
        </w:r>
      </w:hyperlink>
      <w:hyperlink r:id="rId87">
        <w:r w:rsidDel="00000000" w:rsidR="00000000" w:rsidRPr="00000000">
          <w:rPr>
            <w:b w:val="1"/>
            <w:shd w:fill="auto" w:val="clear"/>
            <w:vertAlign w:val="baseline"/>
            <w:rtl w:val="0"/>
          </w:rPr>
          <w:t xml:space="preserve">49</w:t>
        </w:r>
      </w:hyperlink>
      <w:hyperlink r:id="rId88">
        <w:r w:rsidDel="00000000" w:rsidR="00000000" w:rsidRPr="00000000">
          <w:rPr>
            <w:shd w:fill="auto" w:val="clear"/>
            <w:vertAlign w:val="baseline"/>
            <w:rtl w:val="0"/>
          </w:rPr>
          <w:t xml:space="preserve">, 273–276 (2016).</w:t>
        </w:r>
      </w:hyperlink>
      <w:r w:rsidDel="00000000" w:rsidR="00000000" w:rsidRPr="00000000">
        <w:rPr>
          <w:rtl w:val="0"/>
        </w:rPr>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89">
        <w:r w:rsidDel="00000000" w:rsidR="00000000" w:rsidRPr="00000000">
          <w:rPr>
            <w:shd w:fill="auto" w:val="clear"/>
            <w:vertAlign w:val="baseline"/>
            <w:rtl w:val="0"/>
          </w:rPr>
          <w:t xml:space="preserve">16.</w:t>
          <w:tab/>
          <w:t xml:space="preserve">Trisovic, A., Lau, M. K., Pasquier, T. &amp; Crosas, M. A large-scale study on research code quality and execution. </w:t>
        </w:r>
      </w:hyperlink>
      <w:hyperlink r:id="rId90">
        <w:r w:rsidDel="00000000" w:rsidR="00000000" w:rsidRPr="00000000">
          <w:rPr>
            <w:i w:val="1"/>
            <w:shd w:fill="auto" w:val="clear"/>
            <w:vertAlign w:val="baseline"/>
            <w:rtl w:val="0"/>
          </w:rPr>
          <w:t xml:space="preserve">Sci. Data </w:t>
        </w:r>
      </w:hyperlink>
      <w:hyperlink r:id="rId91">
        <w:r w:rsidDel="00000000" w:rsidR="00000000" w:rsidRPr="00000000">
          <w:rPr>
            <w:b w:val="1"/>
            <w:shd w:fill="auto" w:val="clear"/>
            <w:vertAlign w:val="baseline"/>
            <w:rtl w:val="0"/>
          </w:rPr>
          <w:t xml:space="preserve">9</w:t>
        </w:r>
      </w:hyperlink>
      <w:hyperlink r:id="rId92">
        <w:r w:rsidDel="00000000" w:rsidR="00000000" w:rsidRPr="00000000">
          <w:rPr>
            <w:shd w:fill="auto" w:val="clear"/>
            <w:vertAlign w:val="baseline"/>
            <w:rtl w:val="0"/>
          </w:rPr>
          <w:t xml:space="preserve">, 60 (2022).</w:t>
        </w:r>
      </w:hyperlink>
      <w:r w:rsidDel="00000000" w:rsidR="00000000" w:rsidRPr="00000000">
        <w:rPr>
          <w:rtl w:val="0"/>
        </w:rPr>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93">
        <w:r w:rsidDel="00000000" w:rsidR="00000000" w:rsidRPr="00000000">
          <w:rPr>
            <w:shd w:fill="auto" w:val="clear"/>
            <w:vertAlign w:val="baseline"/>
            <w:rtl w:val="0"/>
          </w:rPr>
          <w:t xml:space="preserve">17.</w:t>
          <w:tab/>
          <w:t xml:space="preserve">Breznau, N. The reliability of computational replications: a study in computational reproductions. </w:t>
        </w:r>
      </w:hyperlink>
      <w:hyperlink r:id="rId94">
        <w:r w:rsidDel="00000000" w:rsidR="00000000" w:rsidRPr="00000000">
          <w:rPr>
            <w:i w:val="1"/>
            <w:shd w:fill="auto" w:val="clear"/>
            <w:vertAlign w:val="baseline"/>
            <w:rtl w:val="0"/>
          </w:rPr>
          <w:t xml:space="preserve">R. Soc. Open Sci.</w:t>
        </w:r>
      </w:hyperlink>
      <w:hyperlink r:id="rId95">
        <w:r w:rsidDel="00000000" w:rsidR="00000000" w:rsidRPr="00000000">
          <w:rPr>
            <w:shd w:fill="auto" w:val="clear"/>
            <w:vertAlign w:val="baseline"/>
            <w:rtl w:val="0"/>
          </w:rPr>
          <w:t xml:space="preserve"> (2025) doi:10.1098/rsos.241038.</w:t>
        </w:r>
      </w:hyperlink>
      <w:r w:rsidDel="00000000" w:rsidR="00000000" w:rsidRPr="00000000">
        <w:rPr>
          <w:rtl w:val="0"/>
        </w:rPr>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96">
        <w:r w:rsidDel="00000000" w:rsidR="00000000" w:rsidRPr="00000000">
          <w:rPr>
            <w:shd w:fill="auto" w:val="clear"/>
            <w:vertAlign w:val="baseline"/>
            <w:rtl w:val="0"/>
          </w:rPr>
          <w:t xml:space="preserve">18.</w:t>
          <w:tab/>
          <w:t xml:space="preserve">Errington, T. M., Denis, A., Perfito, N., Iorns, E. &amp; Nosek, B. A. Challenges for assessing replicability in preclinical cancer biology. </w:t>
        </w:r>
      </w:hyperlink>
      <w:hyperlink r:id="rId97">
        <w:r w:rsidDel="00000000" w:rsidR="00000000" w:rsidRPr="00000000">
          <w:rPr>
            <w:i w:val="1"/>
            <w:shd w:fill="auto" w:val="clear"/>
            <w:vertAlign w:val="baseline"/>
            <w:rtl w:val="0"/>
          </w:rPr>
          <w:t xml:space="preserve">eLife </w:t>
        </w:r>
      </w:hyperlink>
      <w:hyperlink r:id="rId98">
        <w:r w:rsidDel="00000000" w:rsidR="00000000" w:rsidRPr="00000000">
          <w:rPr>
            <w:b w:val="1"/>
            <w:shd w:fill="auto" w:val="clear"/>
            <w:vertAlign w:val="baseline"/>
            <w:rtl w:val="0"/>
          </w:rPr>
          <w:t xml:space="preserve">10</w:t>
        </w:r>
      </w:hyperlink>
      <w:hyperlink r:id="rId99">
        <w:r w:rsidDel="00000000" w:rsidR="00000000" w:rsidRPr="00000000">
          <w:rPr>
            <w:shd w:fill="auto" w:val="clear"/>
            <w:vertAlign w:val="baseline"/>
            <w:rtl w:val="0"/>
          </w:rPr>
          <w:t xml:space="preserve">, e67995 (2021).</w:t>
        </w:r>
      </w:hyperlink>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00">
        <w:r w:rsidDel="00000000" w:rsidR="00000000" w:rsidRPr="00000000">
          <w:rPr>
            <w:shd w:fill="auto" w:val="clear"/>
            <w:vertAlign w:val="baseline"/>
            <w:rtl w:val="0"/>
          </w:rPr>
          <w:t xml:space="preserve">19.</w:t>
          <w:tab/>
          <w:t xml:space="preserve">Gabelica, M., Bojčić, R. &amp; Puljak, L. Many researchers were not compliant with their published data sharing statement: a mixed-methods study. </w:t>
        </w:r>
      </w:hyperlink>
      <w:hyperlink r:id="rId101">
        <w:r w:rsidDel="00000000" w:rsidR="00000000" w:rsidRPr="00000000">
          <w:rPr>
            <w:i w:val="1"/>
            <w:shd w:fill="auto" w:val="clear"/>
            <w:vertAlign w:val="baseline"/>
            <w:rtl w:val="0"/>
          </w:rPr>
          <w:t xml:space="preserve">J. Clin. Epidemiol. </w:t>
        </w:r>
      </w:hyperlink>
      <w:hyperlink r:id="rId102">
        <w:r w:rsidDel="00000000" w:rsidR="00000000" w:rsidRPr="00000000">
          <w:rPr>
            <w:b w:val="1"/>
            <w:shd w:fill="auto" w:val="clear"/>
            <w:vertAlign w:val="baseline"/>
            <w:rtl w:val="0"/>
          </w:rPr>
          <w:t xml:space="preserve">150</w:t>
        </w:r>
      </w:hyperlink>
      <w:hyperlink r:id="rId103">
        <w:r w:rsidDel="00000000" w:rsidR="00000000" w:rsidRPr="00000000">
          <w:rPr>
            <w:shd w:fill="auto" w:val="clear"/>
            <w:vertAlign w:val="baseline"/>
            <w:rtl w:val="0"/>
          </w:rPr>
          <w:t xml:space="preserve">, 33–41 (2022).</w:t>
        </w:r>
      </w:hyperlink>
      <w:r w:rsidDel="00000000" w:rsidR="00000000" w:rsidRPr="00000000">
        <w:rPr>
          <w:rtl w:val="0"/>
        </w:rPr>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04">
        <w:r w:rsidDel="00000000" w:rsidR="00000000" w:rsidRPr="00000000">
          <w:rPr>
            <w:shd w:fill="auto" w:val="clear"/>
            <w:vertAlign w:val="baseline"/>
            <w:rtl w:val="0"/>
          </w:rPr>
          <w:t xml:space="preserve">20.</w:t>
          <w:tab/>
          <w:t xml:space="preserve">Gabelica, M., Cavar, J. &amp; Puljak, L. Authors of trials from high-ranking anesthesiology journals were not willing to share raw data. </w:t>
        </w:r>
      </w:hyperlink>
      <w:hyperlink r:id="rId105">
        <w:r w:rsidDel="00000000" w:rsidR="00000000" w:rsidRPr="00000000">
          <w:rPr>
            <w:i w:val="1"/>
            <w:shd w:fill="auto" w:val="clear"/>
            <w:vertAlign w:val="baseline"/>
            <w:rtl w:val="0"/>
          </w:rPr>
          <w:t xml:space="preserve">J. Clin. Epidemiol. </w:t>
        </w:r>
      </w:hyperlink>
      <w:hyperlink r:id="rId106">
        <w:r w:rsidDel="00000000" w:rsidR="00000000" w:rsidRPr="00000000">
          <w:rPr>
            <w:b w:val="1"/>
            <w:shd w:fill="auto" w:val="clear"/>
            <w:vertAlign w:val="baseline"/>
            <w:rtl w:val="0"/>
          </w:rPr>
          <w:t xml:space="preserve">0</w:t>
        </w:r>
      </w:hyperlink>
      <w:hyperlink r:id="rId107">
        <w:r w:rsidDel="00000000" w:rsidR="00000000" w:rsidRPr="00000000">
          <w:rPr>
            <w:shd w:fill="auto" w:val="clear"/>
            <w:vertAlign w:val="baseline"/>
            <w:rtl w:val="0"/>
          </w:rPr>
          <w:t xml:space="preserve">, (2019).</w:t>
        </w:r>
      </w:hyperlink>
      <w:r w:rsidDel="00000000" w:rsidR="00000000" w:rsidRPr="00000000">
        <w:rPr>
          <w:rtl w:val="0"/>
        </w:rPr>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08">
        <w:r w:rsidDel="00000000" w:rsidR="00000000" w:rsidRPr="00000000">
          <w:rPr>
            <w:shd w:fill="auto" w:val="clear"/>
            <w:vertAlign w:val="baseline"/>
            <w:rtl w:val="0"/>
          </w:rPr>
          <w:t xml:space="preserve">21.</w:t>
          <w:tab/>
          <w:t xml:space="preserve">Khan, N., Thelwall, M. &amp; Kousha, K. Data sharing and reuse practices: disciplinary differences and improvements needed. </w:t>
        </w:r>
      </w:hyperlink>
      <w:hyperlink r:id="rId109">
        <w:r w:rsidDel="00000000" w:rsidR="00000000" w:rsidRPr="00000000">
          <w:rPr>
            <w:i w:val="1"/>
            <w:shd w:fill="auto" w:val="clear"/>
            <w:vertAlign w:val="baseline"/>
            <w:rtl w:val="0"/>
          </w:rPr>
          <w:t xml:space="preserve">Online Inf. Rev. </w:t>
        </w:r>
      </w:hyperlink>
      <w:hyperlink r:id="rId110">
        <w:r w:rsidDel="00000000" w:rsidR="00000000" w:rsidRPr="00000000">
          <w:rPr>
            <w:b w:val="1"/>
            <w:shd w:fill="auto" w:val="clear"/>
            <w:vertAlign w:val="baseline"/>
            <w:rtl w:val="0"/>
          </w:rPr>
          <w:t xml:space="preserve">47</w:t>
        </w:r>
      </w:hyperlink>
      <w:hyperlink r:id="rId111">
        <w:r w:rsidDel="00000000" w:rsidR="00000000" w:rsidRPr="00000000">
          <w:rPr>
            <w:shd w:fill="auto" w:val="clear"/>
            <w:vertAlign w:val="baseline"/>
            <w:rtl w:val="0"/>
          </w:rPr>
          <w:t xml:space="preserve">, 1036–1064 (2023).</w:t>
        </w:r>
      </w:hyperlink>
      <w:r w:rsidDel="00000000" w:rsidR="00000000" w:rsidRPr="00000000">
        <w:rPr>
          <w:rtl w:val="0"/>
        </w:rPr>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12">
        <w:r w:rsidDel="00000000" w:rsidR="00000000" w:rsidRPr="00000000">
          <w:rPr>
            <w:shd w:fill="auto" w:val="clear"/>
            <w:vertAlign w:val="baseline"/>
            <w:rtl w:val="0"/>
          </w:rPr>
          <w:t xml:space="preserve">22.</w:t>
          <w:tab/>
          <w:t xml:space="preserve">Tedersoo, L. </w:t>
        </w:r>
      </w:hyperlink>
      <w:hyperlink r:id="rId113">
        <w:r w:rsidDel="00000000" w:rsidR="00000000" w:rsidRPr="00000000">
          <w:rPr>
            <w:i w:val="1"/>
            <w:shd w:fill="auto" w:val="clear"/>
            <w:vertAlign w:val="baseline"/>
            <w:rtl w:val="0"/>
          </w:rPr>
          <w:t xml:space="preserve">et al.</w:t>
        </w:r>
      </w:hyperlink>
      <w:hyperlink r:id="rId114">
        <w:r w:rsidDel="00000000" w:rsidR="00000000" w:rsidRPr="00000000">
          <w:rPr>
            <w:shd w:fill="auto" w:val="clear"/>
            <w:vertAlign w:val="baseline"/>
            <w:rtl w:val="0"/>
          </w:rPr>
          <w:t xml:space="preserve"> Data sharing practices and data availability upon request differ across scientific disciplines. </w:t>
        </w:r>
      </w:hyperlink>
      <w:hyperlink r:id="rId115">
        <w:r w:rsidDel="00000000" w:rsidR="00000000" w:rsidRPr="00000000">
          <w:rPr>
            <w:i w:val="1"/>
            <w:shd w:fill="auto" w:val="clear"/>
            <w:vertAlign w:val="baseline"/>
            <w:rtl w:val="0"/>
          </w:rPr>
          <w:t xml:space="preserve">Sci. Data </w:t>
        </w:r>
      </w:hyperlink>
      <w:hyperlink r:id="rId116">
        <w:r w:rsidDel="00000000" w:rsidR="00000000" w:rsidRPr="00000000">
          <w:rPr>
            <w:b w:val="1"/>
            <w:shd w:fill="auto" w:val="clear"/>
            <w:vertAlign w:val="baseline"/>
            <w:rtl w:val="0"/>
          </w:rPr>
          <w:t xml:space="preserve">8</w:t>
        </w:r>
      </w:hyperlink>
      <w:hyperlink r:id="rId117">
        <w:r w:rsidDel="00000000" w:rsidR="00000000" w:rsidRPr="00000000">
          <w:rPr>
            <w:shd w:fill="auto" w:val="clear"/>
            <w:vertAlign w:val="baseline"/>
            <w:rtl w:val="0"/>
          </w:rPr>
          <w:t xml:space="preserve">, 192 (2021).</w:t>
        </w:r>
      </w:hyperlink>
      <w:r w:rsidDel="00000000" w:rsidR="00000000" w:rsidRPr="00000000">
        <w:rPr>
          <w:rtl w:val="0"/>
        </w:rPr>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18">
        <w:r w:rsidDel="00000000" w:rsidR="00000000" w:rsidRPr="00000000">
          <w:rPr>
            <w:shd w:fill="auto" w:val="clear"/>
            <w:vertAlign w:val="baseline"/>
            <w:rtl w:val="0"/>
          </w:rPr>
          <w:t xml:space="preserve">23.</w:t>
          <w:tab/>
          <w:t xml:space="preserve">Brodeur, A. </w:t>
        </w:r>
      </w:hyperlink>
      <w:hyperlink r:id="rId119">
        <w:r w:rsidDel="00000000" w:rsidR="00000000" w:rsidRPr="00000000">
          <w:rPr>
            <w:i w:val="1"/>
            <w:shd w:fill="auto" w:val="clear"/>
            <w:vertAlign w:val="baseline"/>
            <w:rtl w:val="0"/>
          </w:rPr>
          <w:t xml:space="preserve">et al.</w:t>
        </w:r>
      </w:hyperlink>
      <w:hyperlink r:id="rId120">
        <w:r w:rsidDel="00000000" w:rsidR="00000000" w:rsidRPr="00000000">
          <w:rPr>
            <w:shd w:fill="auto" w:val="clear"/>
            <w:vertAlign w:val="baseline"/>
            <w:rtl w:val="0"/>
          </w:rPr>
          <w:t xml:space="preserve"> Promoting Reproducibility and Replicability in Political Science. </w:t>
        </w:r>
      </w:hyperlink>
      <w:hyperlink r:id="rId121">
        <w:r w:rsidDel="00000000" w:rsidR="00000000" w:rsidRPr="00000000">
          <w:rPr>
            <w:i w:val="1"/>
            <w:shd w:fill="auto" w:val="clear"/>
            <w:vertAlign w:val="baseline"/>
            <w:rtl w:val="0"/>
          </w:rPr>
          <w:t xml:space="preserve">Res. Polit. </w:t>
        </w:r>
      </w:hyperlink>
      <w:hyperlink r:id="rId122">
        <w:r w:rsidDel="00000000" w:rsidR="00000000" w:rsidRPr="00000000">
          <w:rPr>
            <w:b w:val="1"/>
            <w:shd w:fill="auto" w:val="clear"/>
            <w:vertAlign w:val="baseline"/>
            <w:rtl w:val="0"/>
          </w:rPr>
          <w:t xml:space="preserve">11</w:t>
        </w:r>
      </w:hyperlink>
      <w:hyperlink r:id="rId123">
        <w:r w:rsidDel="00000000" w:rsidR="00000000" w:rsidRPr="00000000">
          <w:rPr>
            <w:shd w:fill="auto" w:val="clear"/>
            <w:vertAlign w:val="baseline"/>
            <w:rtl w:val="0"/>
          </w:rPr>
          <w:t xml:space="preserve">, 20531680241233439 (2024).</w:t>
        </w:r>
      </w:hyperlink>
      <w:r w:rsidDel="00000000" w:rsidR="00000000" w:rsidRPr="00000000">
        <w:rPr>
          <w:rtl w:val="0"/>
        </w:rPr>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24">
        <w:r w:rsidDel="00000000" w:rsidR="00000000" w:rsidRPr="00000000">
          <w:rPr>
            <w:shd w:fill="auto" w:val="clear"/>
            <w:vertAlign w:val="baseline"/>
            <w:rtl w:val="0"/>
          </w:rPr>
          <w:t xml:space="preserve">24.</w:t>
          <w:tab/>
          <w:t xml:space="preserve">Alipourfard, N. </w:t>
        </w:r>
      </w:hyperlink>
      <w:hyperlink r:id="rId125">
        <w:r w:rsidDel="00000000" w:rsidR="00000000" w:rsidRPr="00000000">
          <w:rPr>
            <w:i w:val="1"/>
            <w:shd w:fill="auto" w:val="clear"/>
            <w:vertAlign w:val="baseline"/>
            <w:rtl w:val="0"/>
          </w:rPr>
          <w:t xml:space="preserve">et al.</w:t>
        </w:r>
      </w:hyperlink>
      <w:hyperlink r:id="rId126">
        <w:r w:rsidDel="00000000" w:rsidR="00000000" w:rsidRPr="00000000">
          <w:rPr>
            <w:shd w:fill="auto" w:val="clear"/>
            <w:vertAlign w:val="baseline"/>
            <w:rtl w:val="0"/>
          </w:rPr>
          <w:t xml:space="preserve"> Systematizing Confidence in Open Research and Evidence (SCORE). (2021).</w:t>
        </w:r>
      </w:hyperlink>
      <w:r w:rsidDel="00000000" w:rsidR="00000000" w:rsidRPr="00000000">
        <w:rPr>
          <w:rtl w:val="0"/>
        </w:rPr>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27">
        <w:r w:rsidDel="00000000" w:rsidR="00000000" w:rsidRPr="00000000">
          <w:rPr>
            <w:shd w:fill="auto" w:val="clear"/>
            <w:vertAlign w:val="baseline"/>
            <w:rtl w:val="0"/>
          </w:rPr>
          <w:t xml:space="preserve">25.</w:t>
          <w:tab/>
          <w:t xml:space="preserve">Tyner, A. H. </w:t>
        </w:r>
      </w:hyperlink>
      <w:hyperlink r:id="rId128">
        <w:r w:rsidDel="00000000" w:rsidR="00000000" w:rsidRPr="00000000">
          <w:rPr>
            <w:i w:val="1"/>
            <w:shd w:fill="auto" w:val="clear"/>
            <w:vertAlign w:val="baseline"/>
            <w:rtl w:val="0"/>
          </w:rPr>
          <w:t xml:space="preserve">et al.</w:t>
        </w:r>
      </w:hyperlink>
      <w:hyperlink r:id="rId129">
        <w:r w:rsidDel="00000000" w:rsidR="00000000" w:rsidRPr="00000000">
          <w:rPr>
            <w:shd w:fill="auto" w:val="clear"/>
            <w:vertAlign w:val="baseline"/>
            <w:rtl w:val="0"/>
          </w:rPr>
          <w:t xml:space="preserve"> Extracting claims from empirical publications for the SCORE Program. </w:t>
        </w:r>
      </w:hyperlink>
      <w:hyperlink r:id="rId130">
        <w:r w:rsidDel="00000000" w:rsidR="00000000" w:rsidRPr="00000000">
          <w:rPr>
            <w:i w:val="1"/>
            <w:shd w:fill="auto" w:val="clear"/>
            <w:vertAlign w:val="baseline"/>
            <w:rtl w:val="0"/>
          </w:rPr>
          <w:t xml:space="preserve">Preprint</w:t>
        </w:r>
      </w:hyperlink>
      <w:hyperlink r:id="rId131">
        <w:r w:rsidDel="00000000" w:rsidR="00000000" w:rsidRPr="00000000">
          <w:rPr>
            <w:shd w:fill="auto" w:val="clear"/>
            <w:vertAlign w:val="baseline"/>
            <w:rtl w:val="0"/>
          </w:rPr>
          <w:t xml:space="preserve"> (2025).</w:t>
        </w:r>
      </w:hyperlink>
      <w:r w:rsidDel="00000000" w:rsidR="00000000" w:rsidRPr="00000000">
        <w:rPr>
          <w:rtl w:val="0"/>
        </w:rPr>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32">
        <w:r w:rsidDel="00000000" w:rsidR="00000000" w:rsidRPr="00000000">
          <w:rPr>
            <w:shd w:fill="auto" w:val="clear"/>
            <w:vertAlign w:val="baseline"/>
            <w:rtl w:val="0"/>
          </w:rPr>
          <w:t xml:space="preserve">26.</w:t>
          <w:tab/>
          <w:t xml:space="preserve">Abatayo, A. L. </w:t>
        </w:r>
      </w:hyperlink>
      <w:hyperlink r:id="rId133">
        <w:r w:rsidDel="00000000" w:rsidR="00000000" w:rsidRPr="00000000">
          <w:rPr>
            <w:i w:val="1"/>
            <w:shd w:fill="auto" w:val="clear"/>
            <w:vertAlign w:val="baseline"/>
            <w:rtl w:val="0"/>
          </w:rPr>
          <w:t xml:space="preserve">et al.</w:t>
        </w:r>
      </w:hyperlink>
      <w:hyperlink r:id="rId134">
        <w:r w:rsidDel="00000000" w:rsidR="00000000" w:rsidRPr="00000000">
          <w:rPr>
            <w:shd w:fill="auto" w:val="clear"/>
            <w:vertAlign w:val="baseline"/>
            <w:rtl w:val="0"/>
          </w:rPr>
          <w:t xml:space="preserve"> Overview of the SCORE Program Methodology and Reporting. </w:t>
        </w:r>
      </w:hyperlink>
      <w:hyperlink r:id="rId135">
        <w:r w:rsidDel="00000000" w:rsidR="00000000" w:rsidRPr="00000000">
          <w:rPr>
            <w:i w:val="1"/>
            <w:shd w:fill="auto" w:val="clear"/>
            <w:vertAlign w:val="baseline"/>
            <w:rtl w:val="0"/>
          </w:rPr>
          <w:t xml:space="preserve">Preprint</w:t>
        </w:r>
      </w:hyperlink>
      <w:hyperlink r:id="rId136">
        <w:r w:rsidDel="00000000" w:rsidR="00000000" w:rsidRPr="00000000">
          <w:rPr>
            <w:shd w:fill="auto" w:val="clear"/>
            <w:vertAlign w:val="baseline"/>
            <w:rtl w:val="0"/>
          </w:rPr>
          <w:t xml:space="preserve"> (2025).</w:t>
        </w:r>
      </w:hyperlink>
      <w:r w:rsidDel="00000000" w:rsidR="00000000" w:rsidRPr="00000000">
        <w:rPr>
          <w:rtl w:val="0"/>
        </w:rPr>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37">
        <w:r w:rsidDel="00000000" w:rsidR="00000000" w:rsidRPr="00000000">
          <w:rPr>
            <w:shd w:fill="auto" w:val="clear"/>
            <w:vertAlign w:val="baseline"/>
            <w:rtl w:val="0"/>
          </w:rPr>
          <w:t xml:space="preserve">27.</w:t>
          <w:tab/>
          <w:t xml:space="preserve">Wood, B. D. K., Müller, R. &amp; Brown, A. N. Push button replication: Is impact evaluation evidence for international development verifiable? </w:t>
        </w:r>
      </w:hyperlink>
      <w:hyperlink r:id="rId138">
        <w:r w:rsidDel="00000000" w:rsidR="00000000" w:rsidRPr="00000000">
          <w:rPr>
            <w:i w:val="1"/>
            <w:shd w:fill="auto" w:val="clear"/>
            <w:vertAlign w:val="baseline"/>
            <w:rtl w:val="0"/>
          </w:rPr>
          <w:t xml:space="preserve">PLOS ONE </w:t>
        </w:r>
      </w:hyperlink>
      <w:hyperlink r:id="rId139">
        <w:r w:rsidDel="00000000" w:rsidR="00000000" w:rsidRPr="00000000">
          <w:rPr>
            <w:b w:val="1"/>
            <w:shd w:fill="auto" w:val="clear"/>
            <w:vertAlign w:val="baseline"/>
            <w:rtl w:val="0"/>
          </w:rPr>
          <w:t xml:space="preserve">13</w:t>
        </w:r>
      </w:hyperlink>
      <w:hyperlink r:id="rId140">
        <w:r w:rsidDel="00000000" w:rsidR="00000000" w:rsidRPr="00000000">
          <w:rPr>
            <w:shd w:fill="auto" w:val="clear"/>
            <w:vertAlign w:val="baseline"/>
            <w:rtl w:val="0"/>
          </w:rPr>
          <w:t xml:space="preserve">, e0209416 (2018).</w:t>
        </w:r>
      </w:hyperlink>
      <w:r w:rsidDel="00000000" w:rsidR="00000000" w:rsidRPr="00000000">
        <w:rPr>
          <w:rtl w:val="0"/>
        </w:rPr>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41">
        <w:r w:rsidDel="00000000" w:rsidR="00000000" w:rsidRPr="00000000">
          <w:rPr>
            <w:shd w:fill="auto" w:val="clear"/>
            <w:vertAlign w:val="baseline"/>
            <w:rtl w:val="0"/>
          </w:rPr>
          <w:t xml:space="preserve">28.</w:t>
          <w:tab/>
          <w:t xml:space="preserve">Clemens, M. A. The Meaning of Failed Replications: A Review and Proposal. </w:t>
        </w:r>
      </w:hyperlink>
      <w:hyperlink r:id="rId142">
        <w:r w:rsidDel="00000000" w:rsidR="00000000" w:rsidRPr="00000000">
          <w:rPr>
            <w:i w:val="1"/>
            <w:shd w:fill="auto" w:val="clear"/>
            <w:vertAlign w:val="baseline"/>
            <w:rtl w:val="0"/>
          </w:rPr>
          <w:t xml:space="preserve">J. Econ. Surv. </w:t>
        </w:r>
      </w:hyperlink>
      <w:hyperlink r:id="rId143">
        <w:r w:rsidDel="00000000" w:rsidR="00000000" w:rsidRPr="00000000">
          <w:rPr>
            <w:b w:val="1"/>
            <w:shd w:fill="auto" w:val="clear"/>
            <w:vertAlign w:val="baseline"/>
            <w:rtl w:val="0"/>
          </w:rPr>
          <w:t xml:space="preserve">31</w:t>
        </w:r>
      </w:hyperlink>
      <w:hyperlink r:id="rId144">
        <w:r w:rsidDel="00000000" w:rsidR="00000000" w:rsidRPr="00000000">
          <w:rPr>
            <w:shd w:fill="auto" w:val="clear"/>
            <w:vertAlign w:val="baseline"/>
            <w:rtl w:val="0"/>
          </w:rPr>
          <w:t xml:space="preserve">, 326–342 (2017).</w:t>
        </w:r>
      </w:hyperlink>
      <w:r w:rsidDel="00000000" w:rsidR="00000000" w:rsidRPr="00000000">
        <w:rPr>
          <w:rtl w:val="0"/>
        </w:rPr>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45">
        <w:r w:rsidDel="00000000" w:rsidR="00000000" w:rsidRPr="00000000">
          <w:rPr>
            <w:shd w:fill="auto" w:val="clear"/>
            <w:vertAlign w:val="baseline"/>
            <w:rtl w:val="0"/>
          </w:rPr>
          <w:t xml:space="preserve">29.</w:t>
          <w:tab/>
          <w:t xml:space="preserve">Nuijten, M. B., Bakker, M., Maassen, E. &amp; Wicherts, J. M. Verify original results through reanalysis before replicating. </w:t>
        </w:r>
      </w:hyperlink>
      <w:hyperlink r:id="rId146">
        <w:r w:rsidDel="00000000" w:rsidR="00000000" w:rsidRPr="00000000">
          <w:rPr>
            <w:i w:val="1"/>
            <w:shd w:fill="auto" w:val="clear"/>
            <w:vertAlign w:val="baseline"/>
            <w:rtl w:val="0"/>
          </w:rPr>
          <w:t xml:space="preserve">Behav. Brain Sci. </w:t>
        </w:r>
      </w:hyperlink>
      <w:hyperlink r:id="rId147">
        <w:r w:rsidDel="00000000" w:rsidR="00000000" w:rsidRPr="00000000">
          <w:rPr>
            <w:b w:val="1"/>
            <w:shd w:fill="auto" w:val="clear"/>
            <w:vertAlign w:val="baseline"/>
            <w:rtl w:val="0"/>
          </w:rPr>
          <w:t xml:space="preserve">41</w:t>
        </w:r>
      </w:hyperlink>
      <w:hyperlink r:id="rId148">
        <w:r w:rsidDel="00000000" w:rsidR="00000000" w:rsidRPr="00000000">
          <w:rPr>
            <w:shd w:fill="auto" w:val="clear"/>
            <w:vertAlign w:val="baseline"/>
            <w:rtl w:val="0"/>
          </w:rPr>
          <w:t xml:space="preserve">, e143 (2018).</w:t>
        </w:r>
      </w:hyperlink>
      <w:r w:rsidDel="00000000" w:rsidR="00000000" w:rsidRPr="00000000">
        <w:rPr>
          <w:rtl w:val="0"/>
        </w:rPr>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49">
        <w:r w:rsidDel="00000000" w:rsidR="00000000" w:rsidRPr="00000000">
          <w:rPr>
            <w:shd w:fill="auto" w:val="clear"/>
            <w:vertAlign w:val="baseline"/>
            <w:rtl w:val="0"/>
          </w:rPr>
          <w:t xml:space="preserve">30.</w:t>
          <w:tab/>
          <w:t xml:space="preserve">Nosek, B. A. </w:t>
        </w:r>
      </w:hyperlink>
      <w:hyperlink r:id="rId150">
        <w:r w:rsidDel="00000000" w:rsidR="00000000" w:rsidRPr="00000000">
          <w:rPr>
            <w:i w:val="1"/>
            <w:shd w:fill="auto" w:val="clear"/>
            <w:vertAlign w:val="baseline"/>
            <w:rtl w:val="0"/>
          </w:rPr>
          <w:t xml:space="preserve">et al.</w:t>
        </w:r>
      </w:hyperlink>
      <w:hyperlink r:id="rId151">
        <w:r w:rsidDel="00000000" w:rsidR="00000000" w:rsidRPr="00000000">
          <w:rPr>
            <w:shd w:fill="auto" w:val="clear"/>
            <w:vertAlign w:val="baseline"/>
            <w:rtl w:val="0"/>
          </w:rPr>
          <w:t xml:space="preserve"> Promoting an open research culture. </w:t>
        </w:r>
      </w:hyperlink>
      <w:hyperlink r:id="rId152">
        <w:r w:rsidDel="00000000" w:rsidR="00000000" w:rsidRPr="00000000">
          <w:rPr>
            <w:i w:val="1"/>
            <w:shd w:fill="auto" w:val="clear"/>
            <w:vertAlign w:val="baseline"/>
            <w:rtl w:val="0"/>
          </w:rPr>
          <w:t xml:space="preserve">Science </w:t>
        </w:r>
      </w:hyperlink>
      <w:hyperlink r:id="rId153">
        <w:r w:rsidDel="00000000" w:rsidR="00000000" w:rsidRPr="00000000">
          <w:rPr>
            <w:b w:val="1"/>
            <w:shd w:fill="auto" w:val="clear"/>
            <w:vertAlign w:val="baseline"/>
            <w:rtl w:val="0"/>
          </w:rPr>
          <w:t xml:space="preserve">348</w:t>
        </w:r>
      </w:hyperlink>
      <w:hyperlink r:id="rId154">
        <w:r w:rsidDel="00000000" w:rsidR="00000000" w:rsidRPr="00000000">
          <w:rPr>
            <w:shd w:fill="auto" w:val="clear"/>
            <w:vertAlign w:val="baseline"/>
            <w:rtl w:val="0"/>
          </w:rPr>
          <w:t xml:space="preserve">, 1422–1425 (2015).</w:t>
        </w:r>
      </w:hyperlink>
      <w:r w:rsidDel="00000000" w:rsidR="00000000" w:rsidRPr="00000000">
        <w:rPr>
          <w:rtl w:val="0"/>
        </w:rPr>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55">
        <w:r w:rsidDel="00000000" w:rsidR="00000000" w:rsidRPr="00000000">
          <w:rPr>
            <w:shd w:fill="auto" w:val="clear"/>
            <w:vertAlign w:val="baseline"/>
            <w:rtl w:val="0"/>
          </w:rPr>
          <w:t xml:space="preserve">31.</w:t>
          <w:tab/>
          <w:t xml:space="preserve">Morehouse, K. N., Kurdi, B. &amp; Nosek, B. A. Responsible data sharing: Identifying and remedying possible re-identification of human participants. </w:t>
        </w:r>
      </w:hyperlink>
      <w:hyperlink r:id="rId156">
        <w:r w:rsidDel="00000000" w:rsidR="00000000" w:rsidRPr="00000000">
          <w:rPr>
            <w:i w:val="1"/>
            <w:shd w:fill="auto" w:val="clear"/>
            <w:vertAlign w:val="baseline"/>
            <w:rtl w:val="0"/>
          </w:rPr>
          <w:t xml:space="preserve">Am. Psychol.</w:t>
        </w:r>
      </w:hyperlink>
      <w:hyperlink r:id="rId157">
        <w:r w:rsidDel="00000000" w:rsidR="00000000" w:rsidRPr="00000000">
          <w:rPr>
            <w:shd w:fill="auto" w:val="clear"/>
            <w:vertAlign w:val="baseline"/>
            <w:rtl w:val="0"/>
          </w:rPr>
          <w:t xml:space="preserve"> (2024).</w:t>
        </w:r>
      </w:hyperlink>
      <w:r w:rsidDel="00000000" w:rsidR="00000000" w:rsidRPr="00000000">
        <w:rPr>
          <w:rtl w:val="0"/>
        </w:rPr>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58">
        <w:r w:rsidDel="00000000" w:rsidR="00000000" w:rsidRPr="00000000">
          <w:rPr>
            <w:shd w:fill="auto" w:val="clear"/>
            <w:vertAlign w:val="baseline"/>
            <w:rtl w:val="0"/>
          </w:rPr>
          <w:t xml:space="preserve">32.</w:t>
          <w:tab/>
          <w:t xml:space="preserve">Nab, L. </w:t>
        </w:r>
      </w:hyperlink>
      <w:hyperlink r:id="rId159">
        <w:r w:rsidDel="00000000" w:rsidR="00000000" w:rsidRPr="00000000">
          <w:rPr>
            <w:i w:val="1"/>
            <w:shd w:fill="auto" w:val="clear"/>
            <w:vertAlign w:val="baseline"/>
            <w:rtl w:val="0"/>
          </w:rPr>
          <w:t xml:space="preserve">et al.</w:t>
        </w:r>
      </w:hyperlink>
      <w:hyperlink r:id="rId160">
        <w:r w:rsidDel="00000000" w:rsidR="00000000" w:rsidRPr="00000000">
          <w:rPr>
            <w:shd w:fill="auto" w:val="clear"/>
            <w:vertAlign w:val="baseline"/>
            <w:rtl w:val="0"/>
          </w:rPr>
          <w:t xml:space="preserve"> OpenSAFELY: A platform for analysing electronic health records designed for reproducible research. </w:t>
        </w:r>
      </w:hyperlink>
      <w:hyperlink r:id="rId161">
        <w:r w:rsidDel="00000000" w:rsidR="00000000" w:rsidRPr="00000000">
          <w:rPr>
            <w:i w:val="1"/>
            <w:shd w:fill="auto" w:val="clear"/>
            <w:vertAlign w:val="baseline"/>
            <w:rtl w:val="0"/>
          </w:rPr>
          <w:t xml:space="preserve">Pharmacoepidemiol. Drug Saf. </w:t>
        </w:r>
      </w:hyperlink>
      <w:hyperlink r:id="rId162">
        <w:r w:rsidDel="00000000" w:rsidR="00000000" w:rsidRPr="00000000">
          <w:rPr>
            <w:b w:val="1"/>
            <w:shd w:fill="auto" w:val="clear"/>
            <w:vertAlign w:val="baseline"/>
            <w:rtl w:val="0"/>
          </w:rPr>
          <w:t xml:space="preserve">33</w:t>
        </w:r>
      </w:hyperlink>
      <w:hyperlink r:id="rId163">
        <w:r w:rsidDel="00000000" w:rsidR="00000000" w:rsidRPr="00000000">
          <w:rPr>
            <w:shd w:fill="auto" w:val="clear"/>
            <w:vertAlign w:val="baseline"/>
            <w:rtl w:val="0"/>
          </w:rPr>
          <w:t xml:space="preserve">, e5815 (2024).</w:t>
        </w:r>
      </w:hyperlink>
      <w:r w:rsidDel="00000000" w:rsidR="00000000" w:rsidRPr="00000000">
        <w:rPr>
          <w:rtl w:val="0"/>
        </w:rPr>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64">
        <w:r w:rsidDel="00000000" w:rsidR="00000000" w:rsidRPr="00000000">
          <w:rPr>
            <w:shd w:fill="auto" w:val="clear"/>
            <w:vertAlign w:val="baseline"/>
            <w:rtl w:val="0"/>
          </w:rPr>
          <w:t xml:space="preserve">33.</w:t>
          <w:tab/>
          <w:t xml:space="preserve">Quintana, D. S. A synthetic dataset primer for the biobehavioural sciences to promote reproducibility and hypothesis generation. </w:t>
        </w:r>
      </w:hyperlink>
      <w:hyperlink r:id="rId165">
        <w:r w:rsidDel="00000000" w:rsidR="00000000" w:rsidRPr="00000000">
          <w:rPr>
            <w:i w:val="1"/>
            <w:shd w:fill="auto" w:val="clear"/>
            <w:vertAlign w:val="baseline"/>
            <w:rtl w:val="0"/>
          </w:rPr>
          <w:t xml:space="preserve">eLife </w:t>
        </w:r>
      </w:hyperlink>
      <w:hyperlink r:id="rId166">
        <w:r w:rsidDel="00000000" w:rsidR="00000000" w:rsidRPr="00000000">
          <w:rPr>
            <w:b w:val="1"/>
            <w:shd w:fill="auto" w:val="clear"/>
            <w:vertAlign w:val="baseline"/>
            <w:rtl w:val="0"/>
          </w:rPr>
          <w:t xml:space="preserve">9</w:t>
        </w:r>
      </w:hyperlink>
      <w:hyperlink r:id="rId167">
        <w:r w:rsidDel="00000000" w:rsidR="00000000" w:rsidRPr="00000000">
          <w:rPr>
            <w:shd w:fill="auto" w:val="clear"/>
            <w:vertAlign w:val="baseline"/>
            <w:rtl w:val="0"/>
          </w:rPr>
          <w:t xml:space="preserve">, e53275 (2020).</w:t>
        </w:r>
      </w:hyperlink>
      <w:r w:rsidDel="00000000" w:rsidR="00000000" w:rsidRPr="00000000">
        <w:rPr>
          <w:rtl w:val="0"/>
        </w:rPr>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68">
        <w:r w:rsidDel="00000000" w:rsidR="00000000" w:rsidRPr="00000000">
          <w:rPr>
            <w:shd w:fill="auto" w:val="clear"/>
            <w:vertAlign w:val="baseline"/>
            <w:rtl w:val="0"/>
          </w:rPr>
          <w:t xml:space="preserve">34.</w:t>
          <w:tab/>
          <w:t xml:space="preserve">Commission, E. H2020 Programme: Guidelines on FAIR Data Management in Horizon 2020. (2016).</w:t>
        </w:r>
      </w:hyperlink>
      <w:r w:rsidDel="00000000" w:rsidR="00000000" w:rsidRPr="00000000">
        <w:rPr>
          <w:rtl w:val="0"/>
        </w:rPr>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69">
        <w:r w:rsidDel="00000000" w:rsidR="00000000" w:rsidRPr="00000000">
          <w:rPr>
            <w:shd w:fill="auto" w:val="clear"/>
            <w:vertAlign w:val="baseline"/>
            <w:rtl w:val="0"/>
          </w:rPr>
          <w:t xml:space="preserve">35.</w:t>
          <w:tab/>
          <w:t xml:space="preserve">Landi, A. </w:t>
        </w:r>
      </w:hyperlink>
      <w:hyperlink r:id="rId170">
        <w:r w:rsidDel="00000000" w:rsidR="00000000" w:rsidRPr="00000000">
          <w:rPr>
            <w:i w:val="1"/>
            <w:shd w:fill="auto" w:val="clear"/>
            <w:vertAlign w:val="baseline"/>
            <w:rtl w:val="0"/>
          </w:rPr>
          <w:t xml:space="preserve">et al.</w:t>
        </w:r>
      </w:hyperlink>
      <w:hyperlink r:id="rId171">
        <w:r w:rsidDel="00000000" w:rsidR="00000000" w:rsidRPr="00000000">
          <w:rPr>
            <w:shd w:fill="auto" w:val="clear"/>
            <w:vertAlign w:val="baseline"/>
            <w:rtl w:val="0"/>
          </w:rPr>
          <w:t xml:space="preserve"> The “A” of FAIR – As Open as Possible, as Closed as Necessary. </w:t>
        </w:r>
      </w:hyperlink>
      <w:hyperlink r:id="rId172">
        <w:r w:rsidDel="00000000" w:rsidR="00000000" w:rsidRPr="00000000">
          <w:rPr>
            <w:i w:val="1"/>
            <w:shd w:fill="auto" w:val="clear"/>
            <w:vertAlign w:val="baseline"/>
            <w:rtl w:val="0"/>
          </w:rPr>
          <w:t xml:space="preserve">Data Intell. </w:t>
        </w:r>
      </w:hyperlink>
      <w:hyperlink r:id="rId173">
        <w:r w:rsidDel="00000000" w:rsidR="00000000" w:rsidRPr="00000000">
          <w:rPr>
            <w:b w:val="1"/>
            <w:shd w:fill="auto" w:val="clear"/>
            <w:vertAlign w:val="baseline"/>
            <w:rtl w:val="0"/>
          </w:rPr>
          <w:t xml:space="preserve">2</w:t>
        </w:r>
      </w:hyperlink>
      <w:hyperlink r:id="rId174">
        <w:r w:rsidDel="00000000" w:rsidR="00000000" w:rsidRPr="00000000">
          <w:rPr>
            <w:shd w:fill="auto" w:val="clear"/>
            <w:vertAlign w:val="baseline"/>
            <w:rtl w:val="0"/>
          </w:rPr>
          <w:t xml:space="preserve">, 47–55 (2020).</w:t>
        </w:r>
      </w:hyperlink>
      <w:r w:rsidDel="00000000" w:rsidR="00000000" w:rsidRPr="00000000">
        <w:rPr>
          <w:rtl w:val="0"/>
        </w:rPr>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75">
        <w:r w:rsidDel="00000000" w:rsidR="00000000" w:rsidRPr="00000000">
          <w:rPr>
            <w:shd w:fill="auto" w:val="clear"/>
            <w:vertAlign w:val="baseline"/>
            <w:rtl w:val="0"/>
          </w:rPr>
          <w:t xml:space="preserve">36.</w:t>
          <w:tab/>
          <w:t xml:space="preserve">Abatayo, A. L. </w:t>
        </w:r>
      </w:hyperlink>
      <w:hyperlink r:id="rId176">
        <w:r w:rsidDel="00000000" w:rsidR="00000000" w:rsidRPr="00000000">
          <w:rPr>
            <w:i w:val="1"/>
            <w:shd w:fill="auto" w:val="clear"/>
            <w:vertAlign w:val="baseline"/>
            <w:rtl w:val="0"/>
          </w:rPr>
          <w:t xml:space="preserve">et al.</w:t>
        </w:r>
      </w:hyperlink>
      <w:hyperlink r:id="rId177">
        <w:r w:rsidDel="00000000" w:rsidR="00000000" w:rsidRPr="00000000">
          <w:rPr>
            <w:shd w:fill="auto" w:val="clear"/>
            <w:vertAlign w:val="baseline"/>
            <w:rtl w:val="0"/>
          </w:rPr>
          <w:t xml:space="preserve"> Empirical, Human, and Machine Assessments of Research Credibility in the Social and Behavioral Sciences. </w:t>
        </w:r>
      </w:hyperlink>
      <w:hyperlink r:id="rId178">
        <w:r w:rsidDel="00000000" w:rsidR="00000000" w:rsidRPr="00000000">
          <w:rPr>
            <w:i w:val="1"/>
            <w:shd w:fill="auto" w:val="clear"/>
            <w:vertAlign w:val="baseline"/>
            <w:rtl w:val="0"/>
          </w:rPr>
          <w:t xml:space="preserve">Preprint</w:t>
        </w:r>
      </w:hyperlink>
      <w:hyperlink r:id="rId179">
        <w:r w:rsidDel="00000000" w:rsidR="00000000" w:rsidRPr="00000000">
          <w:rPr>
            <w:shd w:fill="auto" w:val="clear"/>
            <w:vertAlign w:val="baseline"/>
            <w:rtl w:val="0"/>
          </w:rPr>
          <w:t xml:space="preserve"> (2025).</w:t>
        </w:r>
      </w:hyperlink>
      <w:r w:rsidDel="00000000" w:rsidR="00000000" w:rsidRPr="00000000">
        <w:rPr>
          <w:rtl w:val="0"/>
        </w:rPr>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80">
        <w:r w:rsidDel="00000000" w:rsidR="00000000" w:rsidRPr="00000000">
          <w:rPr>
            <w:shd w:fill="auto" w:val="clear"/>
            <w:vertAlign w:val="baseline"/>
            <w:rtl w:val="0"/>
          </w:rPr>
          <w:t xml:space="preserve">37.</w:t>
          <w:tab/>
          <w:t xml:space="preserve">Tyner, A. H. </w:t>
        </w:r>
      </w:hyperlink>
      <w:hyperlink r:id="rId181">
        <w:r w:rsidDel="00000000" w:rsidR="00000000" w:rsidRPr="00000000">
          <w:rPr>
            <w:i w:val="1"/>
            <w:shd w:fill="auto" w:val="clear"/>
            <w:vertAlign w:val="baseline"/>
            <w:rtl w:val="0"/>
          </w:rPr>
          <w:t xml:space="preserve">et al.</w:t>
        </w:r>
      </w:hyperlink>
      <w:hyperlink r:id="rId182">
        <w:r w:rsidDel="00000000" w:rsidR="00000000" w:rsidRPr="00000000">
          <w:rPr>
            <w:shd w:fill="auto" w:val="clear"/>
            <w:vertAlign w:val="baseline"/>
            <w:rtl w:val="0"/>
          </w:rPr>
          <w:t xml:space="preserve"> Investigating the replicability of the social and behavioral sciences. </w:t>
        </w:r>
      </w:hyperlink>
      <w:hyperlink r:id="rId183">
        <w:r w:rsidDel="00000000" w:rsidR="00000000" w:rsidRPr="00000000">
          <w:rPr>
            <w:i w:val="1"/>
            <w:shd w:fill="auto" w:val="clear"/>
            <w:vertAlign w:val="baseline"/>
            <w:rtl w:val="0"/>
          </w:rPr>
          <w:t xml:space="preserve">Preprint</w:t>
        </w:r>
      </w:hyperlink>
      <w:hyperlink r:id="rId184">
        <w:r w:rsidDel="00000000" w:rsidR="00000000" w:rsidRPr="00000000">
          <w:rPr>
            <w:shd w:fill="auto" w:val="clear"/>
            <w:vertAlign w:val="baseline"/>
            <w:rtl w:val="0"/>
          </w:rPr>
          <w:t xml:space="preserve"> (2025).</w:t>
        </w:r>
      </w:hyperlink>
      <w:r w:rsidDel="00000000" w:rsidR="00000000" w:rsidRPr="00000000">
        <w:rPr>
          <w:rtl w:val="0"/>
        </w:rPr>
      </w:r>
    </w:p>
    <w:p w:rsidR="00000000" w:rsidDel="00000000" w:rsidP="00000000" w:rsidRDefault="00000000" w:rsidRPr="00000000" w14:paraId="00000C3B">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C3C">
      <w:pPr>
        <w:jc w:val="center"/>
        <w:rPr>
          <w:b w:val="1"/>
        </w:rPr>
      </w:pPr>
      <w:r w:rsidDel="00000000" w:rsidR="00000000" w:rsidRPr="00000000">
        <w:rPr>
          <w:b w:val="1"/>
          <w:rtl w:val="0"/>
        </w:rPr>
        <w:t xml:space="preserve">Supporting Information for “Investigating the reproducibility of the social and behavioral sciences”</w:t>
      </w:r>
      <w:r w:rsidDel="00000000" w:rsidR="00000000" w:rsidRPr="00000000">
        <w:rPr>
          <w:rtl w:val="0"/>
        </w:rPr>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This supplement provides details on the methodology and additional results for the reproductions attempted during the SCORE program funded by DARPA. Reproduction studies were just one component of the SCORE program. Background on the design and approach of the whole program is available in Abatayo et al. (2025). Reproductions were conducted on claims extracted from a sample of papers published in social and behavioral science journals. Details about the identification and extraction of claims is available in Abatayo et al. (2025). </w:t>
      </w:r>
    </w:p>
    <w:p w:rsidR="00000000" w:rsidDel="00000000" w:rsidP="00000000" w:rsidRDefault="00000000" w:rsidRPr="00000000" w14:paraId="00000C3F">
      <w:pPr>
        <w:pStyle w:val="Heading1"/>
        <w:rPr/>
      </w:pPr>
      <w:bookmarkStart w:colFirst="0" w:colLast="0" w:name="_g2yc17xbwvr2" w:id="25"/>
      <w:bookmarkEnd w:id="25"/>
      <w:r w:rsidDel="00000000" w:rsidR="00000000" w:rsidRPr="00000000">
        <w:rPr>
          <w:rtl w:val="0"/>
        </w:rPr>
        <w:t xml:space="preserve">Methods</w:t>
      </w:r>
    </w:p>
    <w:p w:rsidR="00000000" w:rsidDel="00000000" w:rsidP="00000000" w:rsidRDefault="00000000" w:rsidRPr="00000000" w14:paraId="00000C40">
      <w:pPr>
        <w:rPr/>
      </w:pPr>
      <w:r w:rsidDel="00000000" w:rsidR="00000000" w:rsidRPr="00000000">
        <w:rPr>
          <w:rtl w:val="0"/>
        </w:rPr>
        <w:t xml:space="preserve">In the "Systematizing Confidence in Open Research and Evidence" (SCORE) program, we conducted reproductions of published claims as complementary empirical evidence to replication studies that served as ground truth for human and AI predictions about the credibility of social and behavioral science claims. This dataset was produced in a coordinated, distributed effort of researchers across the globe. Individual researchers and small teams provided their substantive expertise to conduct high-quality, good faith reproduction attempts, and a coordinating team provided the operational, financial, and logistical support to maintain the timeline; facilitate an internal review process to ensure projects were rigorously conducted; and conduct training in best practices for data sharing, preregistration, and outcome reporting for consistency across the project.</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The priorities of this reproduction effort were rigor, transparency, and efficiency. Accordingly, this document focuses on those aspects of the process which facilitated these goals and gives relatively less attention to specific operational steps which are less relevant to understanding SCORE’s reproduction evidence such as grant making and managing the cooperative agreement with DARPA. The procedures documented below evolved over the three years of SCORE. When relevant to interpreting SCORE evidence, we highlight changes to our processes and indicate when in the project’s timeline the changes were implemented.</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Several parts of the methods for this supporting paper are very similar to the supporting information for SCORE replications because of a shared methodology (</w:t>
      </w:r>
      <w:r w:rsidDel="00000000" w:rsidR="00000000" w:rsidRPr="00000000">
        <w:rPr>
          <w:rtl w:val="0"/>
        </w:rPr>
        <w:t xml:space="preserve">Tyner et al., 2025)</w:t>
      </w:r>
      <w:r w:rsidDel="00000000" w:rsidR="00000000" w:rsidRPr="00000000">
        <w:rPr>
          <w:rtl w:val="0"/>
        </w:rPr>
        <w:t xml:space="preserve">. For some sections, the same initial description was used and then edited separately for the features unique to the replication and reproduction attempt methods. </w:t>
      </w:r>
    </w:p>
    <w:p w:rsidR="00000000" w:rsidDel="00000000" w:rsidP="00000000" w:rsidRDefault="00000000" w:rsidRPr="00000000" w14:paraId="00000C45">
      <w:pPr>
        <w:pStyle w:val="Heading2"/>
        <w:rPr/>
      </w:pPr>
      <w:bookmarkStart w:colFirst="0" w:colLast="0" w:name="_s92ipxf8nlm4" w:id="26"/>
      <w:bookmarkEnd w:id="26"/>
      <w:r w:rsidDel="00000000" w:rsidR="00000000" w:rsidRPr="00000000">
        <w:rPr>
          <w:rtl w:val="0"/>
        </w:rPr>
        <w:t xml:space="preserve">Key Terms</w:t>
      </w:r>
    </w:p>
    <w:p w:rsidR="00000000" w:rsidDel="00000000" w:rsidP="00000000" w:rsidRDefault="00000000" w:rsidRPr="00000000" w14:paraId="00000C46">
      <w:pPr>
        <w:rPr/>
      </w:pPr>
      <w:r w:rsidDel="00000000" w:rsidR="00000000" w:rsidRPr="00000000">
        <w:rPr>
          <w:rtl w:val="0"/>
        </w:rPr>
        <w:t xml:space="preserve">Abatayo and colleagues (2025) contains a glossary of key terms for the program. A few are particularly relevant for this paper. </w:t>
      </w:r>
    </w:p>
    <w:p w:rsidR="00000000" w:rsidDel="00000000" w:rsidP="00000000" w:rsidRDefault="00000000" w:rsidRPr="00000000" w14:paraId="00000C47">
      <w:pPr>
        <w:rPr>
          <w:i w:val="1"/>
        </w:rPr>
      </w:pPr>
      <w:r w:rsidDel="00000000" w:rsidR="00000000" w:rsidRPr="00000000">
        <w:rPr>
          <w:rtl w:val="0"/>
        </w:rPr>
      </w:r>
    </w:p>
    <w:p w:rsidR="00000000" w:rsidDel="00000000" w:rsidP="00000000" w:rsidRDefault="00000000" w:rsidRPr="00000000" w14:paraId="00000C48">
      <w:pPr>
        <w:rPr/>
      </w:pPr>
      <w:r w:rsidDel="00000000" w:rsidR="00000000" w:rsidRPr="00000000">
        <w:rPr>
          <w:i w:val="1"/>
          <w:rtl w:val="0"/>
        </w:rPr>
        <w:t xml:space="preserve">Reproductions</w:t>
      </w:r>
      <w:r w:rsidDel="00000000" w:rsidR="00000000" w:rsidRPr="00000000">
        <w:rPr>
          <w:rtl w:val="0"/>
        </w:rPr>
        <w:t xml:space="preserve"> involved testing the same claim as an original paper with the same analysis and same data. </w:t>
      </w:r>
      <w:r w:rsidDel="00000000" w:rsidR="00000000" w:rsidRPr="00000000">
        <w:rPr>
          <w:i w:val="1"/>
          <w:rtl w:val="0"/>
        </w:rPr>
        <w:t xml:space="preserve">Process reproducibility </w:t>
      </w:r>
      <w:r w:rsidDel="00000000" w:rsidR="00000000" w:rsidRPr="00000000">
        <w:rPr>
          <w:rtl w:val="0"/>
        </w:rPr>
        <w:t xml:space="preserve">refers to it being possible, in principle, to assess reproducibility because at least the author data is available. </w:t>
      </w:r>
      <w:r w:rsidDel="00000000" w:rsidR="00000000" w:rsidRPr="00000000">
        <w:rPr>
          <w:i w:val="1"/>
          <w:rtl w:val="0"/>
        </w:rPr>
        <w:t xml:space="preserve">Author data</w:t>
      </w:r>
      <w:r w:rsidDel="00000000" w:rsidR="00000000" w:rsidRPr="00000000">
        <w:rPr>
          <w:rtl w:val="0"/>
        </w:rPr>
        <w:t xml:space="preserve"> refers to the dataset prepared and used by the authors to conduct the reported analyses. For research in which the authors’ conducted their own data collection, there usually is not another type of data that could be available. For research in which the authors’ gathered data from existing sources, the original sources are noted as </w:t>
      </w:r>
      <w:r w:rsidDel="00000000" w:rsidR="00000000" w:rsidRPr="00000000">
        <w:rPr>
          <w:i w:val="1"/>
          <w:rtl w:val="0"/>
        </w:rPr>
        <w:t xml:space="preserve">source data</w:t>
      </w:r>
      <w:r w:rsidDel="00000000" w:rsidR="00000000" w:rsidRPr="00000000">
        <w:rPr>
          <w:rtl w:val="0"/>
        </w:rPr>
        <w:t xml:space="preserve"> (or occasionally, </w:t>
      </w:r>
      <w:r w:rsidDel="00000000" w:rsidR="00000000" w:rsidRPr="00000000">
        <w:rPr>
          <w:i w:val="1"/>
          <w:rtl w:val="0"/>
        </w:rPr>
        <w:t xml:space="preserve">original data</w:t>
      </w:r>
      <w:r w:rsidDel="00000000" w:rsidR="00000000" w:rsidRPr="00000000">
        <w:rPr>
          <w:rtl w:val="0"/>
        </w:rPr>
        <w:t xml:space="preserve"> or </w:t>
      </w:r>
      <w:r w:rsidDel="00000000" w:rsidR="00000000" w:rsidRPr="00000000">
        <w:rPr>
          <w:i w:val="1"/>
          <w:rtl w:val="0"/>
        </w:rPr>
        <w:t xml:space="preserve">raw data</w:t>
      </w:r>
      <w:r w:rsidDel="00000000" w:rsidR="00000000" w:rsidRPr="00000000">
        <w:rPr>
          <w:rtl w:val="0"/>
        </w:rPr>
        <w:t xml:space="preserve">)</w:t>
      </w:r>
      <w:r w:rsidDel="00000000" w:rsidR="00000000" w:rsidRPr="00000000">
        <w:rPr>
          <w:rtl w:val="0"/>
        </w:rPr>
        <w:t xml:space="preserve"> in this report. In secondary data research, source data are usually cleaned, subsetted, transformed, or joined with other secondary data by the authors to prepare the author dataset for analysis.</w:t>
      </w:r>
    </w:p>
    <w:p w:rsidR="00000000" w:rsidDel="00000000" w:rsidP="00000000" w:rsidRDefault="00000000" w:rsidRPr="00000000" w14:paraId="00000C49">
      <w:pPr>
        <w:rPr>
          <w:i w:val="1"/>
        </w:rPr>
      </w:pPr>
      <w:r w:rsidDel="00000000" w:rsidR="00000000" w:rsidRPr="00000000">
        <w:rPr>
          <w:rtl w:val="0"/>
        </w:rPr>
      </w:r>
    </w:p>
    <w:p w:rsidR="00000000" w:rsidDel="00000000" w:rsidP="00000000" w:rsidRDefault="00000000" w:rsidRPr="00000000" w14:paraId="00000C4A">
      <w:pPr>
        <w:rPr/>
      </w:pPr>
      <w:r w:rsidDel="00000000" w:rsidR="00000000" w:rsidRPr="00000000">
        <w:rPr>
          <w:i w:val="1"/>
          <w:rtl w:val="0"/>
        </w:rPr>
        <w:t xml:space="preserve">Outcome reproducibility</w:t>
      </w:r>
      <w:r w:rsidDel="00000000" w:rsidR="00000000" w:rsidRPr="00000000">
        <w:rPr>
          <w:rtl w:val="0"/>
        </w:rPr>
        <w:t xml:space="preserve"> refers to successfully reproducing the original findings. </w:t>
      </w:r>
      <w:r w:rsidDel="00000000" w:rsidR="00000000" w:rsidRPr="00000000">
        <w:rPr>
          <w:i w:val="1"/>
          <w:rtl w:val="0"/>
        </w:rPr>
        <w:t xml:space="preserve">Push-button reproductions</w:t>
      </w:r>
      <w:r w:rsidDel="00000000" w:rsidR="00000000" w:rsidRPr="00000000">
        <w:rPr>
          <w:rtl w:val="0"/>
        </w:rPr>
        <w:t xml:space="preserve"> refer to attempting a reproduction with the same analysis code and data with minimal modifications. </w:t>
      </w:r>
      <w:r w:rsidDel="00000000" w:rsidR="00000000" w:rsidRPr="00000000">
        <w:rPr>
          <w:i w:val="1"/>
          <w:rtl w:val="0"/>
        </w:rPr>
        <w:t xml:space="preserve">Source data reproductions</w:t>
      </w:r>
      <w:r w:rsidDel="00000000" w:rsidR="00000000" w:rsidRPr="00000000">
        <w:rPr>
          <w:rtl w:val="0"/>
        </w:rPr>
        <w:t xml:space="preserve"> refer to attempting a reproduction by constructing a replica of the author dataset from “raw” source data files when the author dataset was not available. </w:t>
      </w:r>
      <w:r w:rsidDel="00000000" w:rsidR="00000000" w:rsidRPr="00000000">
        <w:rPr>
          <w:i w:val="1"/>
          <w:rtl w:val="0"/>
        </w:rPr>
        <w:t xml:space="preserve">Full reproducibility</w:t>
      </w:r>
      <w:r w:rsidDel="00000000" w:rsidR="00000000" w:rsidRPr="00000000">
        <w:rPr>
          <w:rtl w:val="0"/>
        </w:rPr>
        <w:t xml:space="preserve"> refers to both successfully obtaining author data to attempt a reproduction and to successfully reproducing the outcomes. It is used in th</w:t>
      </w:r>
      <w:ins w:author="Brian Nosek" w:id="59" w:date="2025-07-03T16:56:07Z">
        <w:r w:rsidDel="00000000" w:rsidR="00000000" w:rsidRPr="00000000">
          <w:rPr>
            <w:rtl w:val="0"/>
          </w:rPr>
          <w:t xml:space="preserve">e supporting information</w:t>
        </w:r>
      </w:ins>
      <w:del w:author="Brian Nosek" w:id="59" w:date="2025-07-03T16:56:07Z">
        <w:r w:rsidDel="00000000" w:rsidR="00000000" w:rsidRPr="00000000">
          <w:rPr>
            <w:rtl w:val="0"/>
          </w:rPr>
          <w:delText xml:space="preserve">is paper</w:delText>
        </w:r>
      </w:del>
      <w:r w:rsidDel="00000000" w:rsidR="00000000" w:rsidRPr="00000000">
        <w:rPr>
          <w:rtl w:val="0"/>
        </w:rPr>
        <w:t xml:space="preserve"> when comparing outcome reproducibility with the original sample of all papers that could, in principle, be reproduced if data were obtained and reanalyzed.</w:t>
      </w:r>
    </w:p>
    <w:p w:rsidR="00000000" w:rsidDel="00000000" w:rsidP="00000000" w:rsidRDefault="00000000" w:rsidRPr="00000000" w14:paraId="00000C4B">
      <w:pPr>
        <w:pStyle w:val="Heading2"/>
        <w:rPr/>
      </w:pPr>
      <w:bookmarkStart w:colFirst="0" w:colLast="0" w:name="_vkfyyzobajz8" w:id="27"/>
      <w:bookmarkEnd w:id="27"/>
      <w:r w:rsidDel="00000000" w:rsidR="00000000" w:rsidRPr="00000000">
        <w:rPr>
          <w:rtl w:val="0"/>
        </w:rPr>
        <w:t xml:space="preserve">Sample and Data</w:t>
      </w:r>
    </w:p>
    <w:p w:rsidR="00000000" w:rsidDel="00000000" w:rsidP="00000000" w:rsidRDefault="00000000" w:rsidRPr="00000000" w14:paraId="00000C4C">
      <w:pPr>
        <w:rPr/>
      </w:pPr>
      <w:r w:rsidDel="00000000" w:rsidR="00000000" w:rsidRPr="00000000">
        <w:rPr>
          <w:rtl w:val="0"/>
        </w:rPr>
        <w:t xml:space="preserve">Claims for potential reproduction were drawn from &gt;27,000 social and behavioral science papers published from 2009 to 2018. Additional details about the journal selection process, paper selection process, and claim extraction process are reported in Abatayo et al. (2025). Here, we provide information to supplement the main text for understanding selection of papers and claims for reproduction attempts.</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The project was conducted in two phases following standard practices for DARPA programs. All of the reproduction attempts were conducted on a sample created during Phase 1 of the program, though many actual reproduction attempts occurred during Phase 2. This differs from other evidence gathering parts of the program. For example, replications were conducted on papers selected during Phase 1 and Phase 2, and have a larger total sample as a consequence (Tyner et al., 2025). The report on reproductions focuses only on the sample of papers from Phase 1 as none of the papers selected during Phase 2 were subjected to reproduction attempts.</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A stratified random sample of 3,000 papers was selected from the &gt;27,000 papers comprising the full dataset. Each of those 3,000 papers, sometimes referred to as the Annotation dataset, had a single claim extracted for evaluation by human and machine teams. A random sample of 600 papers was drawn from that dataset that maintained representativeness across journals, disciplines, and year of publication. This dataset, sometimes referred to as the Evidence dataset, was the basis of reproduction attempts. All 600 papers were examined for process reproducibility, and a subset were examined for outcome reproducibility.</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During the program, a subset of 200 papers from that 600 was created non-randomly, focusing first on papers for which replication or reproduction evidence had been gathered, second on papers likely to be able to produce replication and reproduction evidence, and third on retaining relative representatives of papers across disciplines in the subset of 200 papers. The 200 papers went through an additional claim extraction process during Phase 2 to code all eligible claims from those papers instead of just a single claim. Reproduction attempts on this dataset, sometimes referred to as the Bushel dataset, could have tested the reproducibility of multiple claims in a single paper.</w:t>
      </w:r>
    </w:p>
    <w:p w:rsidR="00000000" w:rsidDel="00000000" w:rsidP="00000000" w:rsidRDefault="00000000" w:rsidRPr="00000000" w14:paraId="00000C53">
      <w:pPr>
        <w:pStyle w:val="Heading2"/>
        <w:rPr/>
      </w:pPr>
      <w:bookmarkStart w:colFirst="0" w:colLast="0" w:name="_kmb9bo2mjtii" w:id="28"/>
      <w:bookmarkEnd w:id="28"/>
      <w:r w:rsidDel="00000000" w:rsidR="00000000" w:rsidRPr="00000000">
        <w:rPr>
          <w:rtl w:val="0"/>
        </w:rPr>
        <w:t xml:space="preserve">Process Reproducibility (PR) Assessment</w:t>
      </w:r>
    </w:p>
    <w:p w:rsidR="00000000" w:rsidDel="00000000" w:rsidP="00000000" w:rsidRDefault="00000000" w:rsidRPr="00000000" w14:paraId="00000C54">
      <w:pPr>
        <w:pStyle w:val="Heading3"/>
        <w:rPr/>
      </w:pPr>
      <w:bookmarkStart w:colFirst="0" w:colLast="0" w:name="_oddymoq0cu73" w:id="29"/>
      <w:bookmarkEnd w:id="29"/>
      <w:r w:rsidDel="00000000" w:rsidR="00000000" w:rsidRPr="00000000">
        <w:rPr>
          <w:rtl w:val="0"/>
        </w:rPr>
        <w:t xml:space="preserve">Overview</w:t>
      </w:r>
    </w:p>
    <w:p w:rsidR="00000000" w:rsidDel="00000000" w:rsidP="00000000" w:rsidRDefault="00000000" w:rsidRPr="00000000" w14:paraId="00000C55">
      <w:pPr>
        <w:rPr/>
      </w:pPr>
      <w:r w:rsidDel="00000000" w:rsidR="00000000" w:rsidRPr="00000000">
        <w:rPr>
          <w:rtl w:val="0"/>
        </w:rPr>
        <w:t xml:space="preserve">We conducted an assessment of process reproducibility for all 600 papers in the Evidence dataset from the SCORE program, along with 100 empirical preprints from a COVID-19 preprints dataset. Because of their distinct origins, reproductions of the COVID-19 papers were not examined or included in this report. See </w:t>
      </w:r>
      <w:r w:rsidDel="00000000" w:rsidR="00000000" w:rsidRPr="00000000">
        <w:rPr>
          <w:rtl w:val="0"/>
        </w:rPr>
        <w:t xml:space="preserve">Marcoci and colleagues (2024)</w:t>
      </w:r>
      <w:r w:rsidDel="00000000" w:rsidR="00000000" w:rsidRPr="00000000">
        <w:rPr>
          <w:rtl w:val="0"/>
        </w:rPr>
        <w:t xml:space="preserve"> for some reporting on the research outcomes with the COVID-19 papers. </w:t>
      </w:r>
      <w:r w:rsidDel="00000000" w:rsidR="00000000" w:rsidRPr="00000000">
        <w:rPr>
          <w:rtl w:val="0"/>
        </w:rPr>
        <w:t xml:space="preserve">Each paper</w:t>
      </w:r>
      <w:r w:rsidDel="00000000" w:rsidR="00000000" w:rsidRPr="00000000">
        <w:rPr>
          <w:rtl w:val="0"/>
        </w:rPr>
        <w:t xml:space="preserve"> went through a coding process to assess the availability of data and code from within the paper itself and through an online search for publicly available data and code. We also conducted outreach to the original authors to request original data and code when either could not be found publicly. The sections below describe these processes.</w:t>
      </w:r>
    </w:p>
    <w:p w:rsidR="00000000" w:rsidDel="00000000" w:rsidP="00000000" w:rsidRDefault="00000000" w:rsidRPr="00000000" w14:paraId="00000C56">
      <w:pPr>
        <w:pStyle w:val="Heading3"/>
        <w:rPr/>
      </w:pPr>
      <w:bookmarkStart w:colFirst="0" w:colLast="0" w:name="_jrvndgp13zt5" w:id="30"/>
      <w:bookmarkEnd w:id="30"/>
      <w:r w:rsidDel="00000000" w:rsidR="00000000" w:rsidRPr="00000000">
        <w:rPr>
          <w:rtl w:val="0"/>
        </w:rPr>
        <w:t xml:space="preserve">Paper Assessment</w:t>
      </w:r>
    </w:p>
    <w:p w:rsidR="00000000" w:rsidDel="00000000" w:rsidP="00000000" w:rsidRDefault="00000000" w:rsidRPr="00000000" w14:paraId="00000C57">
      <w:pPr>
        <w:rPr/>
      </w:pPr>
      <w:r w:rsidDel="00000000" w:rsidR="00000000" w:rsidRPr="00000000">
        <w:rPr>
          <w:rtl w:val="0"/>
        </w:rPr>
        <w:t xml:space="preserve">Before reaching out to authors to request data and code, the coordinating team conducted an assessment of each paper’s publicly available data and code. This included a review of the original paper, the journal’s website, the authors’ website(s), and any other relevant sources for material availability that could facilitate a reproduction attempt. Four team members conducted this coding for each of the 600 papers in the evidence dataset over the course of five months from November 2022 to April 2023. This comprised the process reproducibility assessment reported in the main text. There were two parts: paper review and online search.</w:t>
      </w:r>
    </w:p>
    <w:p w:rsidR="00000000" w:rsidDel="00000000" w:rsidP="00000000" w:rsidRDefault="00000000" w:rsidRPr="00000000" w14:paraId="00000C58">
      <w:pPr>
        <w:pStyle w:val="Heading4"/>
        <w:rPr/>
      </w:pPr>
      <w:bookmarkStart w:colFirst="0" w:colLast="0" w:name="_aek3ffchygzt" w:id="31"/>
      <w:bookmarkEnd w:id="31"/>
      <w:r w:rsidDel="00000000" w:rsidR="00000000" w:rsidRPr="00000000">
        <w:rPr>
          <w:rtl w:val="0"/>
        </w:rPr>
        <w:t xml:space="preserve">Paper Review</w:t>
      </w:r>
    </w:p>
    <w:p w:rsidR="00000000" w:rsidDel="00000000" w:rsidP="00000000" w:rsidRDefault="00000000" w:rsidRPr="00000000" w14:paraId="00000C59">
      <w:pPr>
        <w:rPr/>
      </w:pPr>
      <w:r w:rsidDel="00000000" w:rsidR="00000000" w:rsidRPr="00000000">
        <w:rPr>
          <w:rtl w:val="0"/>
        </w:rPr>
        <w:t xml:space="preserve">When coding for process reproducibility each coder first reviewed the paper for any information on data and code availability. Coders first assessed whether the paper relied on new or secondary data. Coders considered “new data'' studies to be any study that generated new data for the research, such as the authors administering a survey or conducting an experiment. Coders considered “existing data” studies, also called secondary data studies, to be any studies that gathered data from existing data sources (e.g., census bureau data, financial databases, firm data). If an original paper used both new and secondary data, then coders identified them as a “combination” study. </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Coders next reviewed the paper for data and code availability statements and any links or references to shared data or code. If coders did not find a statement, they then checked the methods or data sections for links or descriptions of how the data were obtained. If coders could not find links or references to the data origins, they would search for key terms in the paper that were associated with data or code availability including “supplement,” “online,” “material,” “http,” “data,” “code.” </w:t>
      </w:r>
      <w:r w:rsidDel="00000000" w:rsidR="00000000" w:rsidRPr="00000000">
        <w:rPr>
          <w:rtl w:val="0"/>
        </w:rPr>
        <w:t xml:space="preserve">Coders documented whether the paper had links to data or code, or statements about how to access the data or code including that the data was available on request. Coders followed available links to check if they resolved at a location that appeared to provide the data or code. </w:t>
      </w:r>
      <w:r w:rsidDel="00000000" w:rsidR="00000000" w:rsidRPr="00000000">
        <w:rPr>
          <w:rtl w:val="0"/>
        </w:rPr>
      </w:r>
    </w:p>
    <w:p w:rsidR="00000000" w:rsidDel="00000000" w:rsidP="00000000" w:rsidRDefault="00000000" w:rsidRPr="00000000" w14:paraId="00000C5C">
      <w:pPr>
        <w:pStyle w:val="Heading4"/>
        <w:rPr/>
      </w:pPr>
      <w:bookmarkStart w:colFirst="0" w:colLast="0" w:name="_blcdvzamwlbv" w:id="32"/>
      <w:bookmarkEnd w:id="32"/>
      <w:r w:rsidDel="00000000" w:rsidR="00000000" w:rsidRPr="00000000">
        <w:rPr>
          <w:rtl w:val="0"/>
        </w:rPr>
        <w:t xml:space="preserve">Online search</w:t>
      </w:r>
    </w:p>
    <w:p w:rsidR="00000000" w:rsidDel="00000000" w:rsidP="00000000" w:rsidRDefault="00000000" w:rsidRPr="00000000" w14:paraId="00000C5D">
      <w:pPr>
        <w:rPr/>
      </w:pPr>
      <w:r w:rsidDel="00000000" w:rsidR="00000000" w:rsidRPr="00000000">
        <w:rPr>
          <w:rtl w:val="0"/>
        </w:rPr>
        <w:t xml:space="preserve">After completing the paper review, if coders had not found information about accessing data or code, then they conducted a web search. Coders limited web searches to about 10 minutes per paper. Coders used a search engine to search for the paper title, the paper title with author names, and author names. Coders looked for search results related to the publisher/journal website of the original paper, common online data repositories (e.g., ICPSR, Harvard Dataverse, OSF), and websites of the original authors. Any discovery of data or code was documented with information about the location, a link, and a brief description of whether the data or code appeared to be complete, accurate, and accessible -- directly or via restricted access procedures. Coders concluded the search after finding data and code, or after 10 minutes of searching, whichever came first. </w:t>
      </w:r>
    </w:p>
    <w:p w:rsidR="00000000" w:rsidDel="00000000" w:rsidP="00000000" w:rsidRDefault="00000000" w:rsidRPr="00000000" w14:paraId="00000C5E">
      <w:pPr>
        <w:pStyle w:val="Heading3"/>
        <w:rPr/>
      </w:pPr>
      <w:bookmarkStart w:colFirst="0" w:colLast="0" w:name="_6b3wt7ph4e8q" w:id="33"/>
      <w:bookmarkEnd w:id="33"/>
      <w:r w:rsidDel="00000000" w:rsidR="00000000" w:rsidRPr="00000000">
        <w:rPr>
          <w:rtl w:val="0"/>
        </w:rPr>
        <w:t xml:space="preserve">Author Outreach </w:t>
      </w: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We reached out to authors of the papers several times during the program. Authors of all 3,000 papers in the dataset from Phase 1 were informed about the project, that their paper had been selected randomly, and asked for their feedback about the claim extracted from their paper. </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From the authors of the 600 papers eligible for process reproducibility assessment, if either data or code were not located from the prior steps outlined above, </w:t>
      </w:r>
      <w:r w:rsidDel="00000000" w:rsidR="00000000" w:rsidRPr="00000000">
        <w:rPr>
          <w:rtl w:val="0"/>
        </w:rPr>
        <w:t xml:space="preserve">we </w:t>
      </w:r>
      <w:r w:rsidDel="00000000" w:rsidR="00000000" w:rsidRPr="00000000">
        <w:rPr>
          <w:rtl w:val="0"/>
        </w:rPr>
        <w:t xml:space="preserve">requested the missing material (either data, code, or both) necessary to reproduce the analyses and results from the original paper.</w:t>
      </w:r>
    </w:p>
    <w:p w:rsidR="00000000" w:rsidDel="00000000" w:rsidP="00000000" w:rsidRDefault="00000000" w:rsidRPr="00000000" w14:paraId="00000C62">
      <w:pPr>
        <w:pStyle w:val="Heading3"/>
        <w:rPr/>
      </w:pPr>
      <w:bookmarkStart w:colFirst="0" w:colLast="0" w:name="_nkx5qknhb56m" w:id="34"/>
      <w:bookmarkEnd w:id="34"/>
      <w:r w:rsidDel="00000000" w:rsidR="00000000" w:rsidRPr="00000000">
        <w:rPr>
          <w:rtl w:val="0"/>
        </w:rPr>
        <w:t xml:space="preserve">Coding Data and Code Sharing</w:t>
      </w: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D</w:t>
      </w:r>
      <w:r w:rsidDel="00000000" w:rsidR="00000000" w:rsidRPr="00000000">
        <w:rPr>
          <w:rtl w:val="0"/>
        </w:rPr>
        <w:t xml:space="preserve">ata</w:t>
      </w:r>
      <w:r w:rsidDel="00000000" w:rsidR="00000000" w:rsidRPr="00000000">
        <w:rPr>
          <w:rtl w:val="0"/>
        </w:rPr>
        <w:t xml:space="preserve"> and code was documented as being available online (i.e., we found publicly accessible data, or we were able to access the data after consenting to a data access agreement/terms of use or after logging in with institutional credentials), privately shared (e.g., provided via email in response to our request for materials), or not shared. To count as being shared, the data needed to be the author-generated data for analysis, not source data.</w:t>
      </w:r>
    </w:p>
    <w:p w:rsidR="00000000" w:rsidDel="00000000" w:rsidP="00000000" w:rsidRDefault="00000000" w:rsidRPr="00000000" w14:paraId="00000C64">
      <w:pPr>
        <w:pStyle w:val="Heading3"/>
        <w:rPr/>
      </w:pPr>
      <w:bookmarkStart w:colFirst="0" w:colLast="0" w:name="_hjs1yuzi7sn0" w:id="35"/>
      <w:bookmarkEnd w:id="35"/>
      <w:r w:rsidDel="00000000" w:rsidR="00000000" w:rsidRPr="00000000">
        <w:rPr>
          <w:rtl w:val="0"/>
        </w:rPr>
        <w:t xml:space="preserve">Limitations</w:t>
      </w: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Data or code</w:t>
      </w:r>
      <w:r w:rsidDel="00000000" w:rsidR="00000000" w:rsidRPr="00000000">
        <w:rPr>
          <w:rtl w:val="0"/>
        </w:rPr>
        <w:t xml:space="preserve"> that was evaluated as “not shared” could have received that designation for reasons beyond the authors’ control. For secondary data research, data could be restricted access by the originator. We did not try to access restricted data. The outreach to authors occurred sporadically over a long period of time between 2020 and 2023. Willingness to share might have been undermined by the periodic correspondence or insufficient follow-up by the coordinating team. </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The coordinating team followed a process for searching for public data and code, but may have made errors or failed to search sufficiently. Authors may not have received the requests because of spam filters, changing institutions, or other barriers. </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Our definition of shared data is constrained to author-prepared datasets and availability of source data (e.g., Census data) did not qualify. The main text reports evidence that outcome reproducibility was much weaker for cases in which we obtained source data and attempted to reconstruct the author data and repeat the analysis. Nevertheless, this definition of data sharing importantly informs the interpretation of process reproducibility in this research.</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Finally, key parts of the SCORE program occurred during the pandemic, sometimes during the lockdown periods during which researchers may not have been able to access the computers or files where data or code was stored. “Not shared” is a statement of the outcome of the end of this process, not an attribution of responsibility.</w:t>
      </w:r>
    </w:p>
    <w:p w:rsidR="00000000" w:rsidDel="00000000" w:rsidP="00000000" w:rsidRDefault="00000000" w:rsidRPr="00000000" w14:paraId="00000C6C">
      <w:pPr>
        <w:pStyle w:val="Heading2"/>
        <w:rPr/>
      </w:pPr>
      <w:bookmarkStart w:colFirst="0" w:colLast="0" w:name="_rna8g8plaoiy" w:id="36"/>
      <w:bookmarkEnd w:id="36"/>
      <w:r w:rsidDel="00000000" w:rsidR="00000000" w:rsidRPr="00000000">
        <w:rPr>
          <w:rtl w:val="0"/>
        </w:rPr>
        <w:t xml:space="preserve">Outcome Reproducibility (OR) Assessment</w:t>
      </w:r>
      <w:r w:rsidDel="00000000" w:rsidR="00000000" w:rsidRPr="00000000">
        <w:rPr>
          <w:rtl w:val="0"/>
        </w:rPr>
      </w:r>
    </w:p>
    <w:p w:rsidR="00000000" w:rsidDel="00000000" w:rsidP="00000000" w:rsidRDefault="00000000" w:rsidRPr="00000000" w14:paraId="00000C6D">
      <w:pPr>
        <w:pStyle w:val="Heading3"/>
        <w:rPr/>
      </w:pPr>
      <w:bookmarkStart w:colFirst="0" w:colLast="0" w:name="_dkgbcsfwqya8" w:id="37"/>
      <w:bookmarkEnd w:id="37"/>
      <w:r w:rsidDel="00000000" w:rsidR="00000000" w:rsidRPr="00000000">
        <w:rPr>
          <w:rtl w:val="0"/>
        </w:rPr>
        <w:t xml:space="preserve">Overview</w:t>
      </w:r>
    </w:p>
    <w:p w:rsidR="00000000" w:rsidDel="00000000" w:rsidP="00000000" w:rsidRDefault="00000000" w:rsidRPr="00000000" w14:paraId="00000C6E">
      <w:pPr>
        <w:rPr/>
      </w:pPr>
      <w:r w:rsidDel="00000000" w:rsidR="00000000" w:rsidRPr="00000000">
        <w:rPr>
          <w:rtl w:val="0"/>
        </w:rPr>
        <w:t xml:space="preserve">There were three ways in which reproduction attempts could occur: push-button, Phase 1 process, and Phase 2 process. The process changed between Phase 1 and Phase 2 to simplify components that were deemed burdensome and unnecessary for conducting reproductions. Some features of the process were common across the three ways of conducting reproductions. Also, on several occasions, a reproduction was planned, reviewed, and conducted by the same analyst doing a replication of the same paper as reported in Tyner and colleagues (2025). Shared and unique features of the reproduction processes are identified in the sections below. </w:t>
      </w:r>
    </w:p>
    <w:p w:rsidR="00000000" w:rsidDel="00000000" w:rsidP="00000000" w:rsidRDefault="00000000" w:rsidRPr="00000000" w14:paraId="00000C6F">
      <w:pPr>
        <w:pStyle w:val="Heading3"/>
        <w:rPr/>
      </w:pPr>
      <w:bookmarkStart w:colFirst="0" w:colLast="0" w:name="_y7dli09gdonp" w:id="38"/>
      <w:bookmarkEnd w:id="38"/>
      <w:r w:rsidDel="00000000" w:rsidR="00000000" w:rsidRPr="00000000">
        <w:rPr>
          <w:rtl w:val="0"/>
        </w:rPr>
        <w:t xml:space="preserve">Sourcing </w:t>
      </w:r>
      <w:r w:rsidDel="00000000" w:rsidR="00000000" w:rsidRPr="00000000">
        <w:rPr>
          <w:rtl w:val="0"/>
        </w:rPr>
        <w:t xml:space="preserve">Reproduction Analysts</w:t>
      </w:r>
    </w:p>
    <w:p w:rsidR="00000000" w:rsidDel="00000000" w:rsidP="00000000" w:rsidRDefault="00000000" w:rsidRPr="00000000" w14:paraId="00000C70">
      <w:pPr>
        <w:rPr/>
      </w:pPr>
      <w:r w:rsidDel="00000000" w:rsidR="00000000" w:rsidRPr="00000000">
        <w:rPr>
          <w:rtl w:val="0"/>
        </w:rPr>
        <w:t xml:space="preserve">The recruitment of teams to attempt reproductions, referred to as sourcing, was facilitated by construction of a dataset of expert individuals and laboratories that represents the collective resources of the Center for Open Science (COS) through its several large-scale replication and reproduction projects and COS’s partners: Psychological Science Accelerator (mostly psychology and behavioral economics laboratories; </w:t>
      </w:r>
      <w:hyperlink r:id="rId185">
        <w:r w:rsidDel="00000000" w:rsidR="00000000" w:rsidRPr="00000000">
          <w:rPr>
            <w:color w:val="1155cc"/>
            <w:u w:val="single"/>
            <w:rtl w:val="0"/>
          </w:rPr>
          <w:t xml:space="preserve">https://psysciacc.org/</w:t>
        </w:r>
      </w:hyperlink>
      <w:r w:rsidDel="00000000" w:rsidR="00000000" w:rsidRPr="00000000">
        <w:rPr>
          <w:rtl w:val="0"/>
        </w:rPr>
        <w:t xml:space="preserve">), the Berkeley Initiative for Transparency in the Social Sciences (BITSS; </w:t>
      </w:r>
      <w:hyperlink r:id="rId186">
        <w:r w:rsidDel="00000000" w:rsidR="00000000" w:rsidRPr="00000000">
          <w:rPr>
            <w:color w:val="1155cc"/>
            <w:u w:val="single"/>
            <w:rtl w:val="0"/>
          </w:rPr>
          <w:t xml:space="preserve">http://bitss.org/</w:t>
        </w:r>
      </w:hyperlink>
      <w:r w:rsidDel="00000000" w:rsidR="00000000" w:rsidRPr="00000000">
        <w:rPr>
          <w:rtl w:val="0"/>
        </w:rPr>
        <w:t xml:space="preserve">) an extensive network of economists, sociologists, political scientists, psychologists, and other social scientists, and International Initiative for Impact Evaluation (3ie; </w:t>
      </w:r>
      <w:hyperlink r:id="rId187">
        <w:r w:rsidDel="00000000" w:rsidR="00000000" w:rsidRPr="00000000">
          <w:rPr>
            <w:color w:val="1155cc"/>
            <w:u w:val="single"/>
            <w:rtl w:val="0"/>
          </w:rPr>
          <w:t xml:space="preserve">http://www.3ieimpact.org</w:t>
        </w:r>
      </w:hyperlink>
      <w:r w:rsidDel="00000000" w:rsidR="00000000" w:rsidRPr="00000000">
        <w:rPr>
          <w:rtl w:val="0"/>
        </w:rPr>
        <w:t xml:space="preserve">) has access to a global team of researchers from a variety of social sciences, particularly developmental economics. Each of these groups has substantial experience conducting replications or reproductions, and had expressed interest in participating in this program. Leveraging these networks meant that most researchers in the database had experience with replication or reproduction studies. The replication studies are reported in Tyner et al. (2025). </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Potential</w:t>
      </w:r>
      <w:r w:rsidDel="00000000" w:rsidR="00000000" w:rsidRPr="00000000">
        <w:rPr>
          <w:rtl w:val="0"/>
        </w:rPr>
        <w:t xml:space="preserve"> contributors to the SCORE program responded to calls for collaborators by completing a short survey about their analytical expertise and available resources (e.g., analytic software/coding languages, computing power). Survey respondents, along with individuals who were recruited through social media and word of mouth, comprised the SCORE collaborators email Google group. More than 200 researchers participated in the replication and reproduction efforts, many of whom completed multiple projects. Sourcing projects to repeat performers reduced the onboarding cost and positively contributed to the scalability of the program.  </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We employed a self-selection method in which analysts selected projects using Google sheets that provided the original paper title, DOI, relevant metadata (e.g., discipline, journal, year published), the key claim(s) and result(s), and a link to any original materials available that would be relevant to conducting a reproduction attempt (e.g., author-generated datasets, analysis code or instructions). The sheets were distributed via email to collaborators who signed up to be reproduction analysts.</w:t>
      </w:r>
    </w:p>
    <w:p w:rsidR="00000000" w:rsidDel="00000000" w:rsidP="00000000" w:rsidRDefault="00000000" w:rsidRPr="00000000" w14:paraId="00000C75">
      <w:pPr>
        <w:pStyle w:val="Heading3"/>
        <w:rPr/>
      </w:pPr>
      <w:bookmarkStart w:colFirst="0" w:colLast="0" w:name="_a9jn7t1lgmnt" w:id="39"/>
      <w:bookmarkEnd w:id="39"/>
      <w:r w:rsidDel="00000000" w:rsidR="00000000" w:rsidRPr="00000000">
        <w:rPr>
          <w:rtl w:val="0"/>
        </w:rPr>
        <w:t xml:space="preserve">Onboarding Teams to Attempt Outcome Reproductions</w:t>
      </w:r>
    </w:p>
    <w:p w:rsidR="00000000" w:rsidDel="00000000" w:rsidP="00000000" w:rsidRDefault="00000000" w:rsidRPr="00000000" w14:paraId="00000C76">
      <w:pPr>
        <w:rPr/>
      </w:pPr>
      <w:r w:rsidDel="00000000" w:rsidR="00000000" w:rsidRPr="00000000">
        <w:rPr>
          <w:rtl w:val="0"/>
        </w:rPr>
        <w:t xml:space="preserve">Once an analyst was matched with a reproduction project, Project Coordinators sent an </w:t>
      </w:r>
      <w:hyperlink r:id="rId188">
        <w:r w:rsidDel="00000000" w:rsidR="00000000" w:rsidRPr="00000000">
          <w:rPr>
            <w:color w:val="1155cc"/>
            <w:u w:val="single"/>
            <w:rtl w:val="0"/>
          </w:rPr>
          <w:t xml:space="preserve">on</w:t>
        </w:r>
      </w:hyperlink>
      <w:hyperlink r:id="rId189">
        <w:r w:rsidDel="00000000" w:rsidR="00000000" w:rsidRPr="00000000">
          <w:rPr>
            <w:color w:val="1155cc"/>
            <w:u w:val="single"/>
            <w:rtl w:val="0"/>
          </w:rPr>
          <w:t xml:space="preserve">boarding email and additional instructions</w:t>
        </w:r>
      </w:hyperlink>
      <w:r w:rsidDel="00000000" w:rsidR="00000000" w:rsidRPr="00000000">
        <w:rPr>
          <w:rtl w:val="0"/>
        </w:rPr>
        <w:t xml:space="preserve"> specific to the reproduction type</w:t>
      </w:r>
      <w:r w:rsidDel="00000000" w:rsidR="00000000" w:rsidRPr="00000000">
        <w:rPr>
          <w:rtl w:val="0"/>
        </w:rPr>
        <w:t xml:space="preserve">. Proj</w:t>
      </w:r>
      <w:r w:rsidDel="00000000" w:rsidR="00000000" w:rsidRPr="00000000">
        <w:rPr>
          <w:rtl w:val="0"/>
        </w:rPr>
        <w:t xml:space="preserve">ect coordinators confirmed that they could complete the reproduction with the available resources and time. Once confirmed, the coordinators created a unique ID number for the reproduction attempt, then created and shared an OSF project, the relevant preregistration and reporting templates, and additional instructions with the analyst. As needed, the coordination team provided guidance to reproduction analysts regarding using the OSF and adhering to preregistration and documentation standards for the project.</w:t>
      </w:r>
    </w:p>
    <w:p w:rsidR="00000000" w:rsidDel="00000000" w:rsidP="00000000" w:rsidRDefault="00000000" w:rsidRPr="00000000" w14:paraId="00000C77">
      <w:pPr>
        <w:pStyle w:val="Heading3"/>
        <w:rPr/>
      </w:pPr>
      <w:bookmarkStart w:colFirst="0" w:colLast="0" w:name="_plm3sw8wli0" w:id="40"/>
      <w:bookmarkEnd w:id="40"/>
      <w:r w:rsidDel="00000000" w:rsidR="00000000" w:rsidRPr="00000000">
        <w:rPr>
          <w:rtl w:val="0"/>
        </w:rPr>
        <w:t xml:space="preserve">Preregistration</w:t>
      </w: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Reproduction teams preregistered their attempts. In Phase 1, r</w:t>
      </w:r>
      <w:r w:rsidDel="00000000" w:rsidR="00000000" w:rsidRPr="00000000">
        <w:rPr>
          <w:rtl w:val="0"/>
        </w:rPr>
        <w:t xml:space="preserve">eproduction teams articulated the claim to be evaluated and described their analysis plan before conducting any analyses following standardized reporting formats. These protocols were scrutinized by an independent editor who evaluated </w:t>
      </w:r>
      <w:r w:rsidDel="00000000" w:rsidR="00000000" w:rsidRPr="00000000">
        <w:rPr>
          <w:rtl w:val="0"/>
        </w:rPr>
        <w:t xml:space="preserve">the strength of the proposed methods and appropriateness of the design for testing the same question as the original study.</w:t>
      </w:r>
      <w:r w:rsidDel="00000000" w:rsidR="00000000" w:rsidRPr="00000000">
        <w:rPr>
          <w:rtl w:val="0"/>
        </w:rPr>
        <w:t xml:space="preserve"> For secondary datasets, two questions about the dataset needed to be answered “yes”: [1] Is the final reproduction dataset that the research team constructed suitable for performing a high-quality, good-faith reproduction of the focal claim selected from the original study?; [2] Is the procedure for constructing the final reproduction dataset sufficiently documented that an independent researcher could construct the same dataset following the procedures and code they provide? For new and secondary datasets, two further questions and a final assessment needed to be answered “yes”: [1] Is the analysis plan (including code) that’s documented in the preregistration consistent with a high-quality, good-faith reproduction of the focal claim selected from the original study?; [2] Has the data analyst demonstrated that the analysis code works as expected on a random 5% of the final reproduction dataset?; and, [3] I have reviewed all sections of this preregistration, and I believe it represents a good-faith reproduction attempt of the original focal claim. After reviewing the preregistration, if the protocol passed the criteria the editor approved the reproduction study to move forward. </w:t>
      </w:r>
      <w:r w:rsidDel="00000000" w:rsidR="00000000" w:rsidRPr="00000000">
        <w:rPr>
          <w:rtl w:val="0"/>
        </w:rPr>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In Phase 2, reproduction teams preregistered the inference criteria and not the analysis plans. These were reviewed by project coordinators rather than recruiting an editor and peer reviewers. </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Push-button reproductions were preregistered following the processes described in the push-button section below.</w:t>
      </w:r>
    </w:p>
    <w:p w:rsidR="00000000" w:rsidDel="00000000" w:rsidP="00000000" w:rsidRDefault="00000000" w:rsidRPr="00000000" w14:paraId="00000C7D">
      <w:pPr>
        <w:pStyle w:val="Heading3"/>
        <w:rPr/>
      </w:pPr>
      <w:bookmarkStart w:colFirst="0" w:colLast="0" w:name="_c9byq9z0n3n0" w:id="41"/>
      <w:bookmarkEnd w:id="41"/>
      <w:r w:rsidDel="00000000" w:rsidR="00000000" w:rsidRPr="00000000">
        <w:rPr>
          <w:rtl w:val="0"/>
        </w:rPr>
        <w:t xml:space="preserve">Phase 1 Process</w:t>
      </w:r>
    </w:p>
    <w:p w:rsidR="00000000" w:rsidDel="00000000" w:rsidP="00000000" w:rsidRDefault="00000000" w:rsidRPr="00000000" w14:paraId="00000C7E">
      <w:pPr>
        <w:pStyle w:val="Heading4"/>
        <w:rPr/>
      </w:pPr>
      <w:bookmarkStart w:colFirst="0" w:colLast="0" w:name="_66dlwe2u9kdt" w:id="42"/>
      <w:bookmarkEnd w:id="42"/>
      <w:r w:rsidDel="00000000" w:rsidR="00000000" w:rsidRPr="00000000">
        <w:rPr>
          <w:rtl w:val="0"/>
        </w:rPr>
        <w:t xml:space="preserve">Drafting preregistrations</w:t>
      </w:r>
    </w:p>
    <w:p w:rsidR="00000000" w:rsidDel="00000000" w:rsidP="00000000" w:rsidRDefault="00000000" w:rsidRPr="00000000" w14:paraId="00000C7F">
      <w:pPr>
        <w:rPr/>
      </w:pPr>
      <w:r w:rsidDel="00000000" w:rsidR="00000000" w:rsidRPr="00000000">
        <w:rPr>
          <w:rtl w:val="0"/>
        </w:rPr>
        <w:t xml:space="preserve">In Phase 1 of the program, reproduction teams described their research plan using</w:t>
      </w:r>
      <w:r w:rsidDel="00000000" w:rsidR="00000000" w:rsidRPr="00000000">
        <w:rPr>
          <w:rtl w:val="0"/>
        </w:rPr>
        <w:t xml:space="preserve"> a </w:t>
      </w:r>
      <w:hyperlink r:id="rId190">
        <w:r w:rsidDel="00000000" w:rsidR="00000000" w:rsidRPr="00000000">
          <w:rPr>
            <w:color w:val="1155cc"/>
            <w:u w:val="single"/>
            <w:rtl w:val="0"/>
          </w:rPr>
          <w:t xml:space="preserve">Source Data Reproduction preregistration template</w:t>
        </w:r>
      </w:hyperlink>
      <w:r w:rsidDel="00000000" w:rsidR="00000000" w:rsidRPr="00000000">
        <w:rPr>
          <w:rtl w:val="0"/>
        </w:rPr>
        <w:t xml:space="preserve"> or an </w:t>
      </w:r>
      <w:hyperlink r:id="rId191">
        <w:r w:rsidDel="00000000" w:rsidR="00000000" w:rsidRPr="00000000">
          <w:rPr>
            <w:color w:val="1155cc"/>
            <w:u w:val="single"/>
            <w:rtl w:val="0"/>
          </w:rPr>
          <w:t xml:space="preserve">Author Data Reproduction preregistration template</w:t>
        </w:r>
      </w:hyperlink>
      <w:r w:rsidDel="00000000" w:rsidR="00000000" w:rsidRPr="00000000">
        <w:rPr>
          <w:rtl w:val="0"/>
        </w:rPr>
        <w:t xml:space="preserve">. </w:t>
      </w:r>
      <w:r w:rsidDel="00000000" w:rsidR="00000000" w:rsidRPr="00000000">
        <w:rPr>
          <w:rtl w:val="0"/>
        </w:rPr>
        <w:t xml:space="preserve">The specific claim was provided by the coordinating team to the reproduction team. The preregistration forms were based on the standard OSF preregistration template. They included SCORE-specific instructions to guide a researcher through each step. The coordination team provided guidance and answered questions as needed.</w:t>
      </w:r>
      <w:r w:rsidDel="00000000" w:rsidR="00000000" w:rsidRPr="00000000">
        <w:rPr>
          <w:rtl w:val="0"/>
        </w:rPr>
      </w:r>
    </w:p>
    <w:p w:rsidR="00000000" w:rsidDel="00000000" w:rsidP="00000000" w:rsidRDefault="00000000" w:rsidRPr="00000000" w14:paraId="00000C80">
      <w:pPr>
        <w:pStyle w:val="Heading4"/>
        <w:rPr/>
      </w:pPr>
      <w:bookmarkStart w:colFirst="0" w:colLast="0" w:name="_wxyv9iqeoz3a" w:id="43"/>
      <w:bookmarkEnd w:id="43"/>
      <w:r w:rsidDel="00000000" w:rsidR="00000000" w:rsidRPr="00000000">
        <w:rPr>
          <w:rtl w:val="0"/>
        </w:rPr>
        <w:t xml:space="preserve">Recruiting editors</w:t>
      </w:r>
    </w:p>
    <w:p w:rsidR="00000000" w:rsidDel="00000000" w:rsidP="00000000" w:rsidRDefault="00000000" w:rsidRPr="00000000" w14:paraId="00000C81">
      <w:pPr>
        <w:rPr/>
      </w:pPr>
      <w:r w:rsidDel="00000000" w:rsidR="00000000" w:rsidRPr="00000000">
        <w:rPr>
          <w:rtl w:val="0"/>
        </w:rPr>
        <w:t xml:space="preserve">During recruiting for collaborators, researchers could indicate interest in conducting studies and interest in serving in editorial roles. Program leaders conducted personal outreach to researchers with some experience in editorial or reviewer roles at disciplinary journals across the social-behavioral sciences to participate as editors for SCORE. Table S1 identifies the Editors that reviewed one or more reproduction studies. Reproduction studies for which they served as editor are identified by their OSF ID which can be found by replacing “abcde” with the five character ID in the following link: </w:t>
      </w:r>
      <w:hyperlink r:id="rId192">
        <w:r w:rsidDel="00000000" w:rsidR="00000000" w:rsidRPr="00000000">
          <w:rPr>
            <w:color w:val="1155cc"/>
            <w:u w:val="single"/>
            <w:rtl w:val="0"/>
          </w:rPr>
          <w:t xml:space="preserve">https://osf.io/abcde</w:t>
        </w:r>
      </w:hyperlink>
      <w:r w:rsidDel="00000000" w:rsidR="00000000" w:rsidRPr="00000000">
        <w:rPr>
          <w:rtl w:val="0"/>
        </w:rPr>
        <w:t xml:space="preserve">. Editors were responsible for reviewing and approving the submitted preregistrations. Editors could engage independent reviewers if needed, but rarely did so for reproduction studies. </w:t>
        <w:br w:type="textWrapping"/>
        <w:br w:type="textWrapping"/>
      </w:r>
      <w:r w:rsidDel="00000000" w:rsidR="00000000" w:rsidRPr="00000000">
        <w:rPr>
          <w:b w:val="1"/>
          <w:rtl w:val="0"/>
        </w:rPr>
        <w:t xml:space="preserve">NOTE TO REVIEWERS: THESE LINKS ARE NOT YET PUBLIC, SEE TEMPORARY TABLE S2.</w:t>
      </w:r>
      <w:r w:rsidDel="00000000" w:rsidR="00000000" w:rsidRPr="00000000">
        <w:rPr>
          <w:rtl w:val="0"/>
        </w:rPr>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u w:val="single"/>
          <w:rtl w:val="0"/>
        </w:rPr>
        <w:t xml:space="preserve">Table S1. Editors for SCORE reproduction studies peer review process</w:t>
      </w:r>
      <w:r w:rsidDel="00000000" w:rsidR="00000000" w:rsidRPr="00000000">
        <w:rPr>
          <w:rtl w:val="0"/>
        </w:rPr>
        <w:t xml:space="preserve">.</w:t>
      </w:r>
      <w:r w:rsidDel="00000000" w:rsidR="00000000" w:rsidRPr="00000000">
        <w:rPr>
          <w:rtl w:val="0"/>
        </w:rPr>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120"/>
        <w:gridCol w:w="1275"/>
        <w:gridCol w:w="2670"/>
        <w:tblGridChange w:id="0">
          <w:tblGrid>
            <w:gridCol w:w="2310"/>
            <w:gridCol w:w="3120"/>
            <w:gridCol w:w="1275"/>
            <w:gridCol w:w="267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84">
            <w:pPr>
              <w:widowControl w:val="0"/>
              <w:jc w:val="center"/>
              <w:rPr>
                <w:sz w:val="20"/>
                <w:szCs w:val="20"/>
              </w:rPr>
            </w:pPr>
            <w:r w:rsidDel="00000000" w:rsidR="00000000" w:rsidRPr="00000000">
              <w:rPr>
                <w:b w:val="1"/>
                <w:sz w:val="20"/>
                <w:szCs w:val="20"/>
                <w:rtl w:val="0"/>
              </w:rPr>
              <w:t xml:space="preserve">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85">
            <w:pPr>
              <w:widowControl w:val="0"/>
              <w:jc w:val="center"/>
              <w:rPr>
                <w:sz w:val="20"/>
                <w:szCs w:val="20"/>
              </w:rPr>
            </w:pPr>
            <w:r w:rsidDel="00000000" w:rsidR="00000000" w:rsidRPr="00000000">
              <w:rPr>
                <w:b w:val="1"/>
                <w:sz w:val="20"/>
                <w:szCs w:val="20"/>
                <w:rtl w:val="0"/>
              </w:rPr>
              <w:t xml:space="preserve">Institution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86">
            <w:pPr>
              <w:widowControl w:val="0"/>
              <w:jc w:val="center"/>
              <w:rPr>
                <w:sz w:val="20"/>
                <w:szCs w:val="20"/>
              </w:rPr>
            </w:pPr>
            <w:r w:rsidDel="00000000" w:rsidR="00000000" w:rsidRPr="00000000">
              <w:rPr>
                <w:b w:val="1"/>
                <w:sz w:val="20"/>
                <w:szCs w:val="20"/>
                <w:rtl w:val="0"/>
              </w:rPr>
              <w:t xml:space="preserve">Title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87">
            <w:pPr>
              <w:widowControl w:val="0"/>
              <w:jc w:val="center"/>
              <w:rPr>
                <w:sz w:val="20"/>
                <w:szCs w:val="20"/>
              </w:rPr>
            </w:pPr>
            <w:r w:rsidDel="00000000" w:rsidR="00000000" w:rsidRPr="00000000">
              <w:rPr>
                <w:b w:val="1"/>
                <w:sz w:val="20"/>
                <w:szCs w:val="20"/>
                <w:rtl w:val="0"/>
              </w:rPr>
              <w:t xml:space="preserve">OSF Links</w:t>
            </w: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8">
            <w:pPr>
              <w:widowControl w:val="0"/>
              <w:rPr>
                <w:sz w:val="20"/>
                <w:szCs w:val="20"/>
              </w:rPr>
            </w:pPr>
            <w:r w:rsidDel="00000000" w:rsidR="00000000" w:rsidRPr="00000000">
              <w:rPr>
                <w:sz w:val="20"/>
                <w:szCs w:val="20"/>
                <w:rtl w:val="0"/>
              </w:rPr>
              <w:t xml:space="preserve">Amélie Gourdon-Kanhukamwe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9">
            <w:pPr>
              <w:widowControl w:val="0"/>
              <w:rPr>
                <w:sz w:val="20"/>
                <w:szCs w:val="20"/>
              </w:rPr>
            </w:pPr>
            <w:r w:rsidDel="00000000" w:rsidR="00000000" w:rsidRPr="00000000">
              <w:rPr>
                <w:sz w:val="20"/>
                <w:szCs w:val="20"/>
                <w:rtl w:val="0"/>
              </w:rPr>
              <w:t xml:space="preserve">Kingston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A">
            <w:pPr>
              <w:widowControl w:val="0"/>
              <w:rPr>
                <w:sz w:val="20"/>
                <w:szCs w:val="20"/>
              </w:rPr>
            </w:pPr>
            <w:r w:rsidDel="00000000" w:rsidR="00000000" w:rsidRPr="00000000">
              <w:rPr>
                <w:sz w:val="20"/>
                <w:szCs w:val="20"/>
                <w:rtl w:val="0"/>
              </w:rPr>
              <w:t xml:space="preserve">Lecturer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B">
            <w:pPr>
              <w:widowControl w:val="0"/>
              <w:rPr>
                <w:sz w:val="20"/>
                <w:szCs w:val="20"/>
              </w:rPr>
            </w:pPr>
            <w:r w:rsidDel="00000000" w:rsidR="00000000" w:rsidRPr="00000000">
              <w:rPr>
                <w:sz w:val="20"/>
                <w:szCs w:val="20"/>
                <w:rtl w:val="0"/>
              </w:rPr>
              <w:t xml:space="preserve">8btme</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C">
            <w:pPr>
              <w:widowControl w:val="0"/>
              <w:rPr>
                <w:sz w:val="20"/>
                <w:szCs w:val="20"/>
              </w:rPr>
            </w:pPr>
            <w:r w:rsidDel="00000000" w:rsidR="00000000" w:rsidRPr="00000000">
              <w:rPr>
                <w:sz w:val="20"/>
                <w:szCs w:val="20"/>
                <w:rtl w:val="0"/>
              </w:rPr>
              <w:t xml:space="preserve">Anna Szabelska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D">
            <w:pPr>
              <w:widowControl w:val="0"/>
              <w:rPr>
                <w:sz w:val="20"/>
                <w:szCs w:val="20"/>
              </w:rPr>
            </w:pPr>
            <w:r w:rsidDel="00000000" w:rsidR="00000000" w:rsidRPr="00000000">
              <w:rPr>
                <w:sz w:val="20"/>
                <w:szCs w:val="20"/>
                <w:rtl w:val="0"/>
              </w:rPr>
              <w:t xml:space="preserve">Psychological Science Accelerator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F">
            <w:pPr>
              <w:widowControl w:val="0"/>
              <w:rPr>
                <w:sz w:val="20"/>
                <w:szCs w:val="20"/>
              </w:rPr>
            </w:pPr>
            <w:r w:rsidDel="00000000" w:rsidR="00000000" w:rsidRPr="00000000">
              <w:rPr>
                <w:sz w:val="20"/>
                <w:szCs w:val="20"/>
                <w:rtl w:val="0"/>
              </w:rPr>
              <w:t xml:space="preserve">p45bu, uyzc4</w:t>
            </w:r>
          </w:p>
        </w:tc>
      </w:tr>
      <w:tr>
        <w:trPr>
          <w:cantSplit w:val="0"/>
          <w:trHeight w:val="750" w:hRule="atLeast"/>
          <w:tblHeader w:val="0"/>
        </w:trPr>
        <w:tc>
          <w:tcPr>
            <w:tcBorders>
              <w:top w:color="cccccc" w:space="0" w:sz="6" w:val="single"/>
              <w:left w:color="cccccc" w:space="0" w:sz="6" w:val="single"/>
              <w:bottom w:color="cccccc"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90">
            <w:pPr>
              <w:widowControl w:val="0"/>
              <w:rPr>
                <w:sz w:val="20"/>
                <w:szCs w:val="20"/>
              </w:rPr>
            </w:pPr>
            <w:r w:rsidDel="00000000" w:rsidR="00000000" w:rsidRPr="00000000">
              <w:rPr>
                <w:sz w:val="20"/>
                <w:szCs w:val="20"/>
                <w:rtl w:val="0"/>
              </w:rPr>
              <w:t xml:space="preserve">Bert Bakker</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1">
            <w:pPr>
              <w:widowControl w:val="0"/>
              <w:rPr>
                <w:sz w:val="20"/>
                <w:szCs w:val="20"/>
              </w:rPr>
            </w:pPr>
            <w:r w:rsidDel="00000000" w:rsidR="00000000" w:rsidRPr="00000000">
              <w:rPr>
                <w:sz w:val="20"/>
                <w:szCs w:val="20"/>
                <w:rtl w:val="0"/>
              </w:rPr>
              <w:t xml:space="preserve">University of Amsterdam (Amsterdam School of Communication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2">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3">
            <w:pPr>
              <w:widowControl w:val="0"/>
              <w:rPr>
                <w:sz w:val="20"/>
                <w:szCs w:val="20"/>
              </w:rPr>
            </w:pPr>
            <w:r w:rsidDel="00000000" w:rsidR="00000000" w:rsidRPr="00000000">
              <w:rPr>
                <w:sz w:val="20"/>
                <w:szCs w:val="20"/>
                <w:rtl w:val="0"/>
              </w:rPr>
              <w:t xml:space="preserve">y5uwg, jp7tr, 7p5tw</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4">
            <w:pPr>
              <w:widowControl w:val="0"/>
              <w:rPr>
                <w:sz w:val="20"/>
                <w:szCs w:val="20"/>
              </w:rPr>
            </w:pPr>
            <w:r w:rsidDel="00000000" w:rsidR="00000000" w:rsidRPr="00000000">
              <w:rPr>
                <w:sz w:val="20"/>
                <w:szCs w:val="20"/>
                <w:rtl w:val="0"/>
              </w:rPr>
              <w:t xml:space="preserve">Bill Chopik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5">
            <w:pPr>
              <w:widowControl w:val="0"/>
              <w:rPr>
                <w:sz w:val="20"/>
                <w:szCs w:val="20"/>
              </w:rPr>
            </w:pPr>
            <w:r w:rsidDel="00000000" w:rsidR="00000000" w:rsidRPr="00000000">
              <w:rPr>
                <w:sz w:val="20"/>
                <w:szCs w:val="20"/>
                <w:rtl w:val="0"/>
              </w:rPr>
              <w:t xml:space="preserve">Michigan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6">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7">
            <w:pPr>
              <w:widowControl w:val="0"/>
              <w:rPr>
                <w:sz w:val="20"/>
                <w:szCs w:val="20"/>
              </w:rPr>
            </w:pPr>
            <w:r w:rsidDel="00000000" w:rsidR="00000000" w:rsidRPr="00000000">
              <w:rPr>
                <w:sz w:val="20"/>
                <w:szCs w:val="20"/>
                <w:rtl w:val="0"/>
              </w:rPr>
              <w:t xml:space="preserve">anfk6, 6ye5m, tqpb5</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8">
            <w:pPr>
              <w:widowControl w:val="0"/>
              <w:rPr>
                <w:sz w:val="20"/>
                <w:szCs w:val="20"/>
              </w:rPr>
            </w:pPr>
            <w:r w:rsidDel="00000000" w:rsidR="00000000" w:rsidRPr="00000000">
              <w:rPr>
                <w:sz w:val="20"/>
                <w:szCs w:val="20"/>
                <w:rtl w:val="0"/>
              </w:rPr>
              <w:t xml:space="preserve">Eli Awtrey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9">
            <w:pPr>
              <w:widowControl w:val="0"/>
              <w:rPr>
                <w:sz w:val="20"/>
                <w:szCs w:val="20"/>
              </w:rPr>
            </w:pPr>
            <w:r w:rsidDel="00000000" w:rsidR="00000000" w:rsidRPr="00000000">
              <w:rPr>
                <w:sz w:val="20"/>
                <w:szCs w:val="20"/>
                <w:rtl w:val="0"/>
              </w:rPr>
              <w:t xml:space="preserve">University of Cincinnati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A">
            <w:pPr>
              <w:widowControl w:val="0"/>
              <w:rPr>
                <w:sz w:val="20"/>
                <w:szCs w:val="20"/>
              </w:rPr>
            </w:pPr>
            <w:r w:rsidDel="00000000" w:rsidR="00000000" w:rsidRPr="00000000">
              <w:rPr>
                <w:sz w:val="20"/>
                <w:szCs w:val="20"/>
                <w:rtl w:val="0"/>
              </w:rPr>
              <w:t xml:space="preserve">Assistant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B">
            <w:pPr>
              <w:widowControl w:val="0"/>
              <w:rPr>
                <w:sz w:val="20"/>
                <w:szCs w:val="20"/>
              </w:rPr>
            </w:pPr>
            <w:r w:rsidDel="00000000" w:rsidR="00000000" w:rsidRPr="00000000">
              <w:rPr>
                <w:sz w:val="20"/>
                <w:szCs w:val="20"/>
                <w:rtl w:val="0"/>
              </w:rPr>
              <w:t xml:space="preserve">kzpf8</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C">
            <w:pPr>
              <w:widowControl w:val="0"/>
              <w:rPr>
                <w:sz w:val="20"/>
                <w:szCs w:val="20"/>
              </w:rPr>
            </w:pPr>
            <w:r w:rsidDel="00000000" w:rsidR="00000000" w:rsidRPr="00000000">
              <w:rPr>
                <w:sz w:val="20"/>
                <w:szCs w:val="20"/>
                <w:rtl w:val="0"/>
              </w:rPr>
              <w:t xml:space="preserve">Elisabeth Julie Vargo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D">
            <w:pPr>
              <w:widowControl w:val="0"/>
              <w:rPr>
                <w:sz w:val="20"/>
                <w:szCs w:val="20"/>
              </w:rPr>
            </w:pPr>
            <w:r w:rsidDel="00000000" w:rsidR="00000000" w:rsidRPr="00000000">
              <w:rPr>
                <w:sz w:val="20"/>
                <w:szCs w:val="20"/>
                <w:rtl w:val="0"/>
              </w:rPr>
              <w:t xml:space="preserve">Institute for Globally Distributed Open Research and Education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F">
            <w:pPr>
              <w:widowControl w:val="0"/>
              <w:rPr>
                <w:sz w:val="20"/>
                <w:szCs w:val="20"/>
              </w:rPr>
            </w:pPr>
            <w:r w:rsidDel="00000000" w:rsidR="00000000" w:rsidRPr="00000000">
              <w:rPr>
                <w:sz w:val="20"/>
                <w:szCs w:val="20"/>
                <w:rtl w:val="0"/>
              </w:rPr>
              <w:t xml:space="preserve">h72nm</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0">
            <w:pPr>
              <w:widowControl w:val="0"/>
              <w:rPr>
                <w:sz w:val="20"/>
                <w:szCs w:val="20"/>
              </w:rPr>
            </w:pPr>
            <w:r w:rsidDel="00000000" w:rsidR="00000000" w:rsidRPr="00000000">
              <w:rPr>
                <w:sz w:val="20"/>
                <w:szCs w:val="20"/>
                <w:rtl w:val="0"/>
              </w:rPr>
              <w:t xml:space="preserve">Gustav Nilsonne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1">
            <w:pPr>
              <w:widowControl w:val="0"/>
              <w:rPr>
                <w:sz w:val="20"/>
                <w:szCs w:val="20"/>
              </w:rPr>
            </w:pPr>
            <w:r w:rsidDel="00000000" w:rsidR="00000000" w:rsidRPr="00000000">
              <w:rPr>
                <w:sz w:val="20"/>
                <w:szCs w:val="20"/>
                <w:rtl w:val="0"/>
              </w:rPr>
              <w:t xml:space="preserve">Karolinska Institutet (Department of Clinical Neuroscience)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2">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3">
            <w:pPr>
              <w:widowControl w:val="0"/>
              <w:rPr>
                <w:sz w:val="20"/>
                <w:szCs w:val="20"/>
              </w:rPr>
            </w:pPr>
            <w:r w:rsidDel="00000000" w:rsidR="00000000" w:rsidRPr="00000000">
              <w:rPr>
                <w:sz w:val="20"/>
                <w:szCs w:val="20"/>
                <w:rtl w:val="0"/>
              </w:rPr>
              <w:t xml:space="preserve">8sae9, mshda</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4">
            <w:pPr>
              <w:widowControl w:val="0"/>
              <w:rPr>
                <w:sz w:val="20"/>
                <w:szCs w:val="20"/>
              </w:rPr>
            </w:pPr>
            <w:r w:rsidDel="00000000" w:rsidR="00000000" w:rsidRPr="00000000">
              <w:rPr>
                <w:sz w:val="20"/>
                <w:szCs w:val="20"/>
                <w:rtl w:val="0"/>
              </w:rPr>
              <w:t xml:space="preserve">Hansika Kapoor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5">
            <w:pPr>
              <w:widowControl w:val="0"/>
              <w:rPr>
                <w:sz w:val="20"/>
                <w:szCs w:val="20"/>
              </w:rPr>
            </w:pPr>
            <w:r w:rsidDel="00000000" w:rsidR="00000000" w:rsidRPr="00000000">
              <w:rPr>
                <w:sz w:val="20"/>
                <w:szCs w:val="20"/>
                <w:rtl w:val="0"/>
              </w:rPr>
              <w:t xml:space="preserve">Monk Prayogshala and University of Connecticut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6">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7">
            <w:pPr>
              <w:widowControl w:val="0"/>
              <w:rPr>
                <w:sz w:val="20"/>
                <w:szCs w:val="20"/>
              </w:rPr>
            </w:pPr>
            <w:r w:rsidDel="00000000" w:rsidR="00000000" w:rsidRPr="00000000">
              <w:rPr>
                <w:sz w:val="20"/>
                <w:szCs w:val="20"/>
                <w:rtl w:val="0"/>
              </w:rPr>
              <w:t xml:space="preserve">7ak4n, ve9tx, 5ywth</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8">
            <w:pPr>
              <w:widowControl w:val="0"/>
              <w:rPr>
                <w:sz w:val="20"/>
                <w:szCs w:val="20"/>
              </w:rPr>
            </w:pPr>
            <w:r w:rsidDel="00000000" w:rsidR="00000000" w:rsidRPr="00000000">
              <w:rPr>
                <w:sz w:val="20"/>
                <w:szCs w:val="20"/>
                <w:rtl w:val="0"/>
              </w:rPr>
              <w:t xml:space="preserve">Ignazio Ziano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9">
            <w:pPr>
              <w:widowControl w:val="0"/>
              <w:rPr>
                <w:sz w:val="20"/>
                <w:szCs w:val="20"/>
              </w:rPr>
            </w:pPr>
            <w:r w:rsidDel="00000000" w:rsidR="00000000" w:rsidRPr="00000000">
              <w:rPr>
                <w:sz w:val="20"/>
                <w:szCs w:val="20"/>
                <w:rtl w:val="0"/>
              </w:rPr>
              <w:t xml:space="preserve">University of Geneva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A">
            <w:pPr>
              <w:widowControl w:val="0"/>
              <w:rPr>
                <w:sz w:val="20"/>
                <w:szCs w:val="20"/>
              </w:rPr>
            </w:pPr>
            <w:r w:rsidDel="00000000" w:rsidR="00000000" w:rsidRPr="00000000">
              <w:rPr>
                <w:sz w:val="20"/>
                <w:szCs w:val="20"/>
                <w:rtl w:val="0"/>
              </w:rPr>
              <w:t xml:space="preserve">Assistant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B">
            <w:pPr>
              <w:widowControl w:val="0"/>
              <w:rPr>
                <w:sz w:val="20"/>
                <w:szCs w:val="20"/>
              </w:rPr>
            </w:pPr>
            <w:r w:rsidDel="00000000" w:rsidR="00000000" w:rsidRPr="00000000">
              <w:rPr>
                <w:sz w:val="20"/>
                <w:szCs w:val="20"/>
                <w:rtl w:val="0"/>
              </w:rPr>
              <w:t xml:space="preserve">2a3fx</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C">
            <w:pPr>
              <w:widowControl w:val="0"/>
              <w:rPr>
                <w:sz w:val="20"/>
                <w:szCs w:val="20"/>
              </w:rPr>
            </w:pPr>
            <w:r w:rsidDel="00000000" w:rsidR="00000000" w:rsidRPr="00000000">
              <w:rPr>
                <w:sz w:val="20"/>
                <w:szCs w:val="20"/>
                <w:rtl w:val="0"/>
              </w:rPr>
              <w:t xml:space="preserve">Kai Jonas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D">
            <w:pPr>
              <w:widowControl w:val="0"/>
              <w:rPr>
                <w:sz w:val="20"/>
                <w:szCs w:val="20"/>
              </w:rPr>
            </w:pPr>
            <w:r w:rsidDel="00000000" w:rsidR="00000000" w:rsidRPr="00000000">
              <w:rPr>
                <w:sz w:val="20"/>
                <w:szCs w:val="20"/>
                <w:rtl w:val="0"/>
              </w:rPr>
              <w:t xml:space="preserve">Maastricht University (Work and Social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E">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F">
            <w:pPr>
              <w:widowControl w:val="0"/>
              <w:rPr>
                <w:sz w:val="20"/>
                <w:szCs w:val="20"/>
              </w:rPr>
            </w:pPr>
            <w:r w:rsidDel="00000000" w:rsidR="00000000" w:rsidRPr="00000000">
              <w:rPr>
                <w:sz w:val="20"/>
                <w:szCs w:val="20"/>
                <w:rtl w:val="0"/>
              </w:rPr>
              <w:t xml:space="preserve">wv2gh, pkwgx</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0">
            <w:pPr>
              <w:widowControl w:val="0"/>
              <w:rPr>
                <w:sz w:val="20"/>
                <w:szCs w:val="20"/>
              </w:rPr>
            </w:pPr>
            <w:r w:rsidDel="00000000" w:rsidR="00000000" w:rsidRPr="00000000">
              <w:rPr>
                <w:sz w:val="20"/>
                <w:szCs w:val="20"/>
                <w:rtl w:val="0"/>
              </w:rPr>
              <w:t xml:space="preserve">Michael Mullarkey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1">
            <w:pPr>
              <w:widowControl w:val="0"/>
              <w:rPr>
                <w:sz w:val="20"/>
                <w:szCs w:val="20"/>
              </w:rPr>
            </w:pPr>
            <w:r w:rsidDel="00000000" w:rsidR="00000000" w:rsidRPr="00000000">
              <w:rPr>
                <w:sz w:val="20"/>
                <w:szCs w:val="20"/>
                <w:rtl w:val="0"/>
              </w:rPr>
              <w:t xml:space="preserve">Aiberry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2">
            <w:pPr>
              <w:widowControl w:val="0"/>
              <w:rPr>
                <w:sz w:val="20"/>
                <w:szCs w:val="20"/>
              </w:rPr>
            </w:pPr>
            <w:r w:rsidDel="00000000" w:rsidR="00000000" w:rsidRPr="00000000">
              <w:rPr>
                <w:sz w:val="20"/>
                <w:szCs w:val="20"/>
                <w:rtl w:val="0"/>
              </w:rPr>
              <w:t xml:space="preserve">Senior Data Scientist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3">
            <w:pPr>
              <w:widowControl w:val="0"/>
              <w:rPr>
                <w:sz w:val="20"/>
                <w:szCs w:val="20"/>
              </w:rPr>
            </w:pPr>
            <w:r w:rsidDel="00000000" w:rsidR="00000000" w:rsidRPr="00000000">
              <w:rPr>
                <w:sz w:val="20"/>
                <w:szCs w:val="20"/>
                <w:rtl w:val="0"/>
              </w:rPr>
              <w:t xml:space="preserve">vufm2, c8u5q</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4">
            <w:pPr>
              <w:widowControl w:val="0"/>
              <w:rPr>
                <w:sz w:val="20"/>
                <w:szCs w:val="20"/>
              </w:rPr>
            </w:pPr>
            <w:r w:rsidDel="00000000" w:rsidR="00000000" w:rsidRPr="00000000">
              <w:rPr>
                <w:sz w:val="20"/>
                <w:szCs w:val="20"/>
                <w:rtl w:val="0"/>
              </w:rPr>
              <w:t xml:space="preserve">Nathaniel Porter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5">
            <w:pPr>
              <w:widowControl w:val="0"/>
              <w:rPr>
                <w:sz w:val="20"/>
                <w:szCs w:val="20"/>
              </w:rPr>
            </w:pPr>
            <w:r w:rsidDel="00000000" w:rsidR="00000000" w:rsidRPr="00000000">
              <w:rPr>
                <w:sz w:val="20"/>
                <w:szCs w:val="20"/>
                <w:rtl w:val="0"/>
              </w:rPr>
              <w:t xml:space="preserve">Virginia Tech (University Libraries)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6">
            <w:pPr>
              <w:widowControl w:val="0"/>
              <w:rPr>
                <w:sz w:val="20"/>
                <w:szCs w:val="20"/>
              </w:rPr>
            </w:pPr>
            <w:r w:rsidDel="00000000" w:rsidR="00000000" w:rsidRPr="00000000">
              <w:rPr>
                <w:sz w:val="20"/>
                <w:szCs w:val="20"/>
                <w:rtl w:val="0"/>
              </w:rPr>
              <w:t xml:space="preserve">Assistant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7">
            <w:pPr>
              <w:widowControl w:val="0"/>
              <w:rPr>
                <w:sz w:val="20"/>
                <w:szCs w:val="20"/>
              </w:rPr>
            </w:pPr>
            <w:r w:rsidDel="00000000" w:rsidR="00000000" w:rsidRPr="00000000">
              <w:rPr>
                <w:sz w:val="20"/>
                <w:szCs w:val="20"/>
                <w:rtl w:val="0"/>
              </w:rPr>
              <w:t xml:space="preserve">q5szk, 4rjbf</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8">
            <w:pPr>
              <w:widowControl w:val="0"/>
              <w:rPr>
                <w:sz w:val="20"/>
                <w:szCs w:val="20"/>
              </w:rPr>
            </w:pPr>
            <w:r w:rsidDel="00000000" w:rsidR="00000000" w:rsidRPr="00000000">
              <w:rPr>
                <w:sz w:val="20"/>
                <w:szCs w:val="20"/>
                <w:rtl w:val="0"/>
              </w:rPr>
              <w:t xml:space="preserve">Onurcan Yilmaz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9">
            <w:pPr>
              <w:widowControl w:val="0"/>
              <w:rPr>
                <w:sz w:val="20"/>
                <w:szCs w:val="20"/>
              </w:rPr>
            </w:pPr>
            <w:r w:rsidDel="00000000" w:rsidR="00000000" w:rsidRPr="00000000">
              <w:rPr>
                <w:sz w:val="20"/>
                <w:szCs w:val="20"/>
                <w:rtl w:val="0"/>
              </w:rPr>
              <w:t xml:space="preserve">Kadir Has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A">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B">
            <w:pPr>
              <w:widowControl w:val="0"/>
              <w:rPr>
                <w:sz w:val="20"/>
                <w:szCs w:val="20"/>
              </w:rPr>
            </w:pPr>
            <w:r w:rsidDel="00000000" w:rsidR="00000000" w:rsidRPr="00000000">
              <w:rPr>
                <w:sz w:val="20"/>
                <w:szCs w:val="20"/>
                <w:rtl w:val="0"/>
              </w:rPr>
              <w:t xml:space="preserve">2vust</w:t>
            </w:r>
          </w:p>
        </w:tc>
      </w:tr>
    </w:tbl>
    <w:p w:rsidR="00000000" w:rsidDel="00000000" w:rsidP="00000000" w:rsidRDefault="00000000" w:rsidRPr="00000000" w14:paraId="00000CBC">
      <w:pPr>
        <w:pStyle w:val="Heading4"/>
        <w:rPr/>
      </w:pPr>
      <w:bookmarkStart w:colFirst="0" w:colLast="0" w:name="_yqicvvt7ow6" w:id="44"/>
      <w:bookmarkEnd w:id="44"/>
      <w:r w:rsidDel="00000000" w:rsidR="00000000" w:rsidRPr="00000000">
        <w:rPr>
          <w:rtl w:val="0"/>
        </w:rPr>
        <w:t xml:space="preserve">Engaging original authors</w:t>
      </w:r>
    </w:p>
    <w:p w:rsidR="00000000" w:rsidDel="00000000" w:rsidP="00000000" w:rsidRDefault="00000000" w:rsidRPr="00000000" w14:paraId="00000CBD">
      <w:pPr>
        <w:rPr>
          <w:color w:val="434343"/>
          <w:sz w:val="28"/>
          <w:szCs w:val="28"/>
        </w:rPr>
      </w:pPr>
      <w:r w:rsidDel="00000000" w:rsidR="00000000" w:rsidRPr="00000000">
        <w:rPr>
          <w:rtl w:val="0"/>
        </w:rPr>
        <w:t xml:space="preserve">For reproductions, we decided not to include original authors during the review process because the data was often accessible to the authors and may have introduced unwelcome influence during review. This is different from replication attempts in which original authors were invited to participate in the peer review process (Tyner et al., 2025). </w:t>
      </w:r>
      <w:r w:rsidDel="00000000" w:rsidR="00000000" w:rsidRPr="00000000">
        <w:rPr>
          <w:rtl w:val="0"/>
        </w:rPr>
      </w:r>
    </w:p>
    <w:p w:rsidR="00000000" w:rsidDel="00000000" w:rsidP="00000000" w:rsidRDefault="00000000" w:rsidRPr="00000000" w14:paraId="00000CBE">
      <w:pPr>
        <w:pStyle w:val="Heading3"/>
        <w:rPr/>
      </w:pPr>
      <w:bookmarkStart w:colFirst="0" w:colLast="0" w:name="_akkg7zx5svzq" w:id="45"/>
      <w:bookmarkEnd w:id="45"/>
      <w:r w:rsidDel="00000000" w:rsidR="00000000" w:rsidRPr="00000000">
        <w:rPr>
          <w:rtl w:val="0"/>
        </w:rPr>
        <w:t xml:space="preserve">Phase 2 process</w:t>
      </w:r>
    </w:p>
    <w:p w:rsidR="00000000" w:rsidDel="00000000" w:rsidP="00000000" w:rsidRDefault="00000000" w:rsidRPr="00000000" w14:paraId="00000CBF">
      <w:pPr>
        <w:pStyle w:val="Heading4"/>
        <w:rPr/>
      </w:pPr>
      <w:bookmarkStart w:colFirst="0" w:colLast="0" w:name="_yjynzemj436m" w:id="46"/>
      <w:bookmarkEnd w:id="46"/>
      <w:r w:rsidDel="00000000" w:rsidR="00000000" w:rsidRPr="00000000">
        <w:rPr>
          <w:rtl w:val="0"/>
        </w:rPr>
        <w:t xml:space="preserve">Transparency Trail</w:t>
      </w:r>
    </w:p>
    <w:p w:rsidR="00000000" w:rsidDel="00000000" w:rsidP="00000000" w:rsidRDefault="00000000" w:rsidRPr="00000000" w14:paraId="00000CC0">
      <w:pPr>
        <w:rPr/>
      </w:pPr>
      <w:r w:rsidDel="00000000" w:rsidR="00000000" w:rsidRPr="00000000">
        <w:rPr>
          <w:rtl w:val="0"/>
        </w:rPr>
        <w:t xml:space="preserve">In Phase 2, we simplified the preregistration and review process after determining it was more burdensome than necessary. Analysts preregistered their inference criteria by filling out a </w:t>
      </w:r>
      <w:hyperlink r:id="rId193">
        <w:r w:rsidDel="00000000" w:rsidR="00000000" w:rsidRPr="00000000">
          <w:rPr>
            <w:color w:val="1155cc"/>
            <w:u w:val="single"/>
            <w:rtl w:val="0"/>
          </w:rPr>
          <w:t xml:space="preserve">Reproduction Criteria template</w:t>
        </w:r>
      </w:hyperlink>
      <w:r w:rsidDel="00000000" w:rsidR="00000000" w:rsidRPr="00000000">
        <w:rPr>
          <w:rtl w:val="0"/>
        </w:rPr>
        <w:t xml:space="preserve"> rather than the full analysis plan, and these preregistrations were reviewed internally rather than going through the full independent peer review. This allowed analysts to work more flexibly with the materials they collected or were provided rather than being constrained to the single analysis plan they preregistered. This was simpler and better aligned with the goal of determining whether the original materials can be used to reproduce the original findings, where constraining researcher degrees of freedom is less of a concern. In lieu of preregistered analysis plans, analysts were required to report in a ‘transparency trail’ each of the analyses they performed before they determined whether or not they were able to reproduce the claim.</w:t>
      </w:r>
    </w:p>
    <w:p w:rsidR="00000000" w:rsidDel="00000000" w:rsidP="00000000" w:rsidRDefault="00000000" w:rsidRPr="00000000" w14:paraId="00000CC1">
      <w:pPr>
        <w:pStyle w:val="Heading3"/>
        <w:rPr/>
      </w:pPr>
      <w:bookmarkStart w:colFirst="0" w:colLast="0" w:name="_r29ez34d47c8" w:id="47"/>
      <w:bookmarkEnd w:id="47"/>
      <w:r w:rsidDel="00000000" w:rsidR="00000000" w:rsidRPr="00000000">
        <w:rPr>
          <w:rtl w:val="0"/>
        </w:rPr>
        <w:t xml:space="preserve">Push-button reproduction </w:t>
      </w:r>
      <w:r w:rsidDel="00000000" w:rsidR="00000000" w:rsidRPr="00000000">
        <w:rPr>
          <w:rtl w:val="0"/>
        </w:rPr>
        <w:t xml:space="preserve">process</w:t>
      </w:r>
    </w:p>
    <w:p w:rsidR="00000000" w:rsidDel="00000000" w:rsidP="00000000" w:rsidRDefault="00000000" w:rsidRPr="00000000" w14:paraId="00000CC2">
      <w:pPr>
        <w:pStyle w:val="Heading2"/>
        <w:keepNext w:val="0"/>
        <w:keepLines w:val="0"/>
        <w:spacing w:after="0" w:before="0" w:lineRule="auto"/>
        <w:rPr>
          <w:sz w:val="22"/>
          <w:szCs w:val="22"/>
        </w:rPr>
      </w:pPr>
      <w:bookmarkStart w:colFirst="0" w:colLast="0" w:name="_24h6joslydgd" w:id="48"/>
      <w:bookmarkEnd w:id="48"/>
      <w:r w:rsidDel="00000000" w:rsidR="00000000" w:rsidRPr="00000000">
        <w:rPr>
          <w:sz w:val="22"/>
          <w:szCs w:val="22"/>
          <w:rtl w:val="0"/>
        </w:rPr>
        <w:t xml:space="preserve">In both Phase1 and 2, if we had both data and code available for a reproduction attempt, then we could achieve </w:t>
      </w:r>
      <w:r w:rsidDel="00000000" w:rsidR="00000000" w:rsidRPr="00000000">
        <w:rPr>
          <w:i w:val="1"/>
          <w:sz w:val="22"/>
          <w:szCs w:val="22"/>
          <w:rtl w:val="0"/>
        </w:rPr>
        <w:t xml:space="preserve">push-button reproducibility</w:t>
      </w:r>
      <w:r w:rsidDel="00000000" w:rsidR="00000000" w:rsidRPr="00000000">
        <w:rPr>
          <w:sz w:val="22"/>
          <w:szCs w:val="22"/>
          <w:rtl w:val="0"/>
        </w:rPr>
        <w:t xml:space="preserve">. Push-button reproducibility is achieved if the paper’s outcomes are reproduced with minimal effort by the independent analyst other than applying the original code to the original data. </w:t>
      </w:r>
    </w:p>
    <w:p w:rsidR="00000000" w:rsidDel="00000000" w:rsidP="00000000" w:rsidRDefault="00000000" w:rsidRPr="00000000" w14:paraId="00000CC3">
      <w:pPr>
        <w:pStyle w:val="Heading2"/>
        <w:rPr>
          <w:sz w:val="22"/>
          <w:szCs w:val="22"/>
        </w:rPr>
      </w:pPr>
      <w:bookmarkStart w:colFirst="0" w:colLast="0" w:name="_9xvrmohiz88z" w:id="49"/>
      <w:bookmarkEnd w:id="49"/>
      <w:r w:rsidDel="00000000" w:rsidR="00000000" w:rsidRPr="00000000">
        <w:rPr>
          <w:sz w:val="22"/>
          <w:szCs w:val="22"/>
          <w:rtl w:val="0"/>
        </w:rPr>
        <w:t xml:space="preserve">We used a standardized process for attempting push-button reproducibility that preceded the workflow described above. Analysts filled out a </w:t>
      </w:r>
      <w:hyperlink r:id="rId194">
        <w:r w:rsidDel="00000000" w:rsidR="00000000" w:rsidRPr="00000000">
          <w:rPr>
            <w:color w:val="1155cc"/>
            <w:sz w:val="22"/>
            <w:szCs w:val="22"/>
            <w:u w:val="single"/>
            <w:rtl w:val="0"/>
          </w:rPr>
          <w:t xml:space="preserve">push-button reproduction preregistration template</w:t>
        </w:r>
      </w:hyperlink>
      <w:r w:rsidDel="00000000" w:rsidR="00000000" w:rsidRPr="00000000">
        <w:rPr>
          <w:sz w:val="22"/>
          <w:szCs w:val="22"/>
          <w:rtl w:val="0"/>
        </w:rPr>
        <w:t xml:space="preserve"> (Phase 1) or a </w:t>
      </w:r>
      <w:hyperlink r:id="rId195">
        <w:r w:rsidDel="00000000" w:rsidR="00000000" w:rsidRPr="00000000">
          <w:rPr>
            <w:color w:val="1155cc"/>
            <w:sz w:val="22"/>
            <w:szCs w:val="22"/>
            <w:u w:val="single"/>
            <w:rtl w:val="0"/>
          </w:rPr>
          <w:t xml:space="preserve">reproduction criteria template</w:t>
        </w:r>
      </w:hyperlink>
      <w:r w:rsidDel="00000000" w:rsidR="00000000" w:rsidRPr="00000000">
        <w:rPr>
          <w:sz w:val="22"/>
          <w:szCs w:val="22"/>
          <w:rtl w:val="0"/>
        </w:rPr>
        <w:t xml:space="preserve"> </w:t>
      </w:r>
      <w:r w:rsidDel="00000000" w:rsidR="00000000" w:rsidRPr="00000000">
        <w:rPr>
          <w:sz w:val="22"/>
          <w:szCs w:val="22"/>
          <w:rtl w:val="0"/>
        </w:rPr>
        <w:t xml:space="preserve">(Phase 2) to specify the criteria that would be used to evaluate the reproduction outcomes. The reproduction criteria were then uploaded to OSF and registered.</w:t>
      </w:r>
      <w:r w:rsidDel="00000000" w:rsidR="00000000" w:rsidRPr="00000000">
        <w:rPr>
          <w:sz w:val="22"/>
          <w:szCs w:val="22"/>
          <w:rtl w:val="0"/>
        </w:rPr>
        <w:t xml:space="preserve"> Then analysts </w:t>
      </w:r>
      <w:ins w:author="Brian Nosek" w:id="60" w:date="2025-07-03T18:23:22Z">
        <w:r w:rsidDel="00000000" w:rsidR="00000000" w:rsidRPr="00000000">
          <w:rPr>
            <w:sz w:val="22"/>
            <w:szCs w:val="22"/>
            <w:rtl w:val="0"/>
          </w:rPr>
          <w:t xml:space="preserve">were instructed to spend up to </w:t>
        </w:r>
      </w:ins>
      <w:del w:author="Brian Nosek" w:id="60" w:date="2025-07-03T18:23:22Z">
        <w:r w:rsidDel="00000000" w:rsidR="00000000" w:rsidRPr="00000000">
          <w:rPr>
            <w:sz w:val="22"/>
            <w:szCs w:val="22"/>
            <w:rtl w:val="0"/>
          </w:rPr>
          <w:delText xml:space="preserve">had a maximum of </w:delText>
        </w:r>
      </w:del>
      <w:r w:rsidDel="00000000" w:rsidR="00000000" w:rsidRPr="00000000">
        <w:rPr>
          <w:sz w:val="22"/>
          <w:szCs w:val="22"/>
          <w:rtl w:val="0"/>
        </w:rPr>
        <w:t xml:space="preserve">30 minutes to conduct the </w:t>
      </w:r>
      <w:ins w:author="Brian Nosek" w:id="61" w:date="2025-07-03T18:23:52Z">
        <w:r w:rsidDel="00000000" w:rsidR="00000000" w:rsidRPr="00000000">
          <w:rPr>
            <w:sz w:val="22"/>
            <w:szCs w:val="22"/>
            <w:rtl w:val="0"/>
          </w:rPr>
          <w:t xml:space="preserve">push-button attempt, not including computation time if that was intensive</w:t>
        </w:r>
      </w:ins>
      <w:del w:author="Brian Nosek" w:id="61" w:date="2025-07-03T18:23:52Z">
        <w:r w:rsidDel="00000000" w:rsidR="00000000" w:rsidRPr="00000000">
          <w:rPr>
            <w:sz w:val="22"/>
            <w:szCs w:val="22"/>
            <w:rtl w:val="0"/>
          </w:rPr>
          <w:delText xml:space="preserve">analysis</w:delText>
        </w:r>
      </w:del>
      <w:r w:rsidDel="00000000" w:rsidR="00000000" w:rsidRPr="00000000">
        <w:rPr>
          <w:sz w:val="22"/>
          <w:szCs w:val="22"/>
          <w:rtl w:val="0"/>
        </w:rPr>
        <w:t xml:space="preserve">. If the outcomes were reproduced successfully</w:t>
      </w:r>
      <w:del w:author="Brian Nosek" w:id="62" w:date="2025-07-03T18:24:04Z">
        <w:r w:rsidDel="00000000" w:rsidR="00000000" w:rsidRPr="00000000">
          <w:rPr>
            <w:sz w:val="22"/>
            <w:szCs w:val="22"/>
            <w:rtl w:val="0"/>
          </w:rPr>
          <w:delText xml:space="preserve"> within 30 minutes</w:delText>
        </w:r>
      </w:del>
      <w:r w:rsidDel="00000000" w:rsidR="00000000" w:rsidRPr="00000000">
        <w:rPr>
          <w:sz w:val="22"/>
          <w:szCs w:val="22"/>
          <w:rtl w:val="0"/>
        </w:rPr>
        <w:t xml:space="preserve">, then it was considered a successful push-button reproduction.</w:t>
      </w:r>
      <w:r w:rsidDel="00000000" w:rsidR="00000000" w:rsidRPr="00000000">
        <w:rPr>
          <w:sz w:val="22"/>
          <w:szCs w:val="22"/>
          <w:rtl w:val="0"/>
        </w:rPr>
        <w:t xml:space="preserve"> If not, then the same analyst or a different analyst could attempt a reproduction </w:t>
      </w:r>
      <w:ins w:author="Brian Nosek" w:id="63" w:date="2025-07-03T18:25:22Z">
        <w:r w:rsidDel="00000000" w:rsidR="00000000" w:rsidRPr="00000000">
          <w:rPr>
            <w:sz w:val="22"/>
            <w:szCs w:val="22"/>
            <w:rtl w:val="0"/>
          </w:rPr>
          <w:t xml:space="preserve">effort</w:t>
        </w:r>
      </w:ins>
      <w:del w:author="Brian Nosek" w:id="63" w:date="2025-07-03T18:25:22Z">
        <w:r w:rsidDel="00000000" w:rsidR="00000000" w:rsidRPr="00000000">
          <w:rPr>
            <w:sz w:val="22"/>
            <w:szCs w:val="22"/>
            <w:rtl w:val="0"/>
          </w:rPr>
          <w:delText xml:space="preserve">again</w:delText>
        </w:r>
      </w:del>
      <w:ins w:author="Brian Nosek" w:id="63" w:date="2025-07-03T18:25:22Z">
        <w:r w:rsidDel="00000000" w:rsidR="00000000" w:rsidRPr="00000000">
          <w:rPr>
            <w:sz w:val="22"/>
            <w:szCs w:val="22"/>
            <w:rtl w:val="0"/>
          </w:rPr>
          <w:t xml:space="preserve"> as described in the prior section</w:t>
        </w:r>
      </w:ins>
      <w:r w:rsidDel="00000000" w:rsidR="00000000" w:rsidRPr="00000000">
        <w:rPr>
          <w:sz w:val="22"/>
          <w:szCs w:val="22"/>
          <w:rtl w:val="0"/>
        </w:rPr>
        <w:t xml:space="preserve"> with </w:t>
      </w:r>
      <w:del w:author="Brian Nosek" w:id="64" w:date="2025-07-03T18:25:30Z">
        <w:r w:rsidDel="00000000" w:rsidR="00000000" w:rsidRPr="00000000">
          <w:rPr>
            <w:sz w:val="22"/>
            <w:szCs w:val="22"/>
            <w:rtl w:val="0"/>
          </w:rPr>
          <w:delText xml:space="preserve">more </w:delText>
        </w:r>
      </w:del>
      <w:r w:rsidDel="00000000" w:rsidR="00000000" w:rsidRPr="00000000">
        <w:rPr>
          <w:sz w:val="22"/>
          <w:szCs w:val="22"/>
          <w:rtl w:val="0"/>
        </w:rPr>
        <w:t xml:space="preserve">flexibility and time to revise and adapt the author-provided code. Failed push-button reproduction attempts could also be picked up by </w:t>
      </w:r>
      <w:ins w:author="Brian Nosek" w:id="65" w:date="2025-07-03T18:26:10Z">
        <w:r w:rsidDel="00000000" w:rsidR="00000000" w:rsidRPr="00000000">
          <w:rPr>
            <w:sz w:val="22"/>
            <w:szCs w:val="22"/>
            <w:rtl w:val="0"/>
          </w:rPr>
          <w:t xml:space="preserve">other </w:t>
        </w:r>
      </w:ins>
      <w:r w:rsidDel="00000000" w:rsidR="00000000" w:rsidRPr="00000000">
        <w:rPr>
          <w:sz w:val="22"/>
          <w:szCs w:val="22"/>
          <w:rtl w:val="0"/>
        </w:rPr>
        <w:t xml:space="preserve">analysts and put through the </w:t>
      </w:r>
      <w:ins w:author="Brian Nosek" w:id="66" w:date="2025-07-03T18:26:37Z">
        <w:r w:rsidDel="00000000" w:rsidR="00000000" w:rsidRPr="00000000">
          <w:rPr>
            <w:sz w:val="22"/>
            <w:szCs w:val="22"/>
            <w:rtl w:val="0"/>
          </w:rPr>
          <w:t xml:space="preserve">“regular” </w:t>
        </w:r>
      </w:ins>
      <w:r w:rsidDel="00000000" w:rsidR="00000000" w:rsidRPr="00000000">
        <w:rPr>
          <w:sz w:val="22"/>
          <w:szCs w:val="22"/>
          <w:rtl w:val="0"/>
        </w:rPr>
        <w:t xml:space="preserve">reproduction process</w:t>
      </w:r>
      <w:del w:author="Brian Nosek" w:id="67" w:date="2025-07-03T18:26:24Z">
        <w:r w:rsidDel="00000000" w:rsidR="00000000" w:rsidRPr="00000000">
          <w:rPr>
            <w:sz w:val="22"/>
            <w:szCs w:val="22"/>
            <w:rtl w:val="0"/>
          </w:rPr>
          <w:delText xml:space="preserve"> as described in the prior section</w:delText>
        </w:r>
      </w:del>
      <w:r w:rsidDel="00000000" w:rsidR="00000000" w:rsidRPr="00000000">
        <w:rPr>
          <w:sz w:val="22"/>
          <w:szCs w:val="22"/>
          <w:rtl w:val="0"/>
        </w:rPr>
        <w:t xml:space="preserve">.</w:t>
      </w:r>
    </w:p>
    <w:p w:rsidR="00000000" w:rsidDel="00000000" w:rsidP="00000000" w:rsidRDefault="00000000" w:rsidRPr="00000000" w14:paraId="00000CC4">
      <w:pPr>
        <w:pStyle w:val="Heading2"/>
        <w:rPr/>
      </w:pPr>
      <w:bookmarkStart w:colFirst="0" w:colLast="0" w:name="_pbcq9zhwypsk" w:id="50"/>
      <w:bookmarkEnd w:id="50"/>
      <w:r w:rsidDel="00000000" w:rsidR="00000000" w:rsidRPr="00000000">
        <w:rPr>
          <w:rtl w:val="0"/>
        </w:rPr>
        <w:t xml:space="preserve">Inferential criteria for outcome reproduction success</w:t>
      </w:r>
    </w:p>
    <w:p w:rsidR="00000000" w:rsidDel="00000000" w:rsidP="00000000" w:rsidRDefault="00000000" w:rsidRPr="00000000" w14:paraId="00000CC5">
      <w:pPr>
        <w:ind w:left="0" w:firstLine="0"/>
        <w:rPr/>
      </w:pPr>
      <w:r w:rsidDel="00000000" w:rsidR="00000000" w:rsidRPr="00000000">
        <w:rPr>
          <w:rtl w:val="0"/>
        </w:rPr>
        <w:t xml:space="preserve">Outcome reproducibility was coded as one of four possible outcomes: push-button reproducibility, precise reproducibility, approximately reproducibility, and not reproduced.</w:t>
      </w:r>
      <w:r w:rsidDel="00000000" w:rsidR="00000000" w:rsidRPr="00000000">
        <w:rPr>
          <w:rtl w:val="0"/>
        </w:rPr>
        <w:t xml:space="preserve"> </w:t>
      </w:r>
    </w:p>
    <w:p w:rsidR="00000000" w:rsidDel="00000000" w:rsidP="00000000" w:rsidRDefault="00000000" w:rsidRPr="00000000" w14:paraId="00000CC6">
      <w:pPr>
        <w:ind w:left="0" w:firstLine="0"/>
        <w:rPr/>
      </w:pPr>
      <w:r w:rsidDel="00000000" w:rsidR="00000000" w:rsidRPr="00000000">
        <w:rPr>
          <w:rtl w:val="0"/>
        </w:rPr>
      </w:r>
    </w:p>
    <w:p w:rsidR="00000000" w:rsidDel="00000000" w:rsidP="00000000" w:rsidRDefault="00000000" w:rsidRPr="00000000" w14:paraId="00000CC7">
      <w:pPr>
        <w:ind w:left="0" w:firstLine="0"/>
        <w:rPr/>
      </w:pPr>
      <w:r w:rsidDel="00000000" w:rsidR="00000000" w:rsidRPr="00000000">
        <w:rPr>
          <w:rtl w:val="0"/>
        </w:rPr>
        <w:t xml:space="preserve">Claims were rated as </w:t>
      </w:r>
      <w:r w:rsidDel="00000000" w:rsidR="00000000" w:rsidRPr="00000000">
        <w:rPr>
          <w:i w:val="1"/>
          <w:rtl w:val="0"/>
        </w:rPr>
        <w:t xml:space="preserve">push-button reproducible</w:t>
      </w:r>
      <w:r w:rsidDel="00000000" w:rsidR="00000000" w:rsidRPr="00000000">
        <w:rPr>
          <w:rtl w:val="0"/>
        </w:rPr>
        <w:t xml:space="preserve"> (a subset of </w:t>
      </w:r>
      <w:r w:rsidDel="00000000" w:rsidR="00000000" w:rsidRPr="00000000">
        <w:rPr>
          <w:i w:val="1"/>
          <w:rtl w:val="0"/>
        </w:rPr>
        <w:t xml:space="preserve">precisely reproducible</w:t>
      </w:r>
      <w:r w:rsidDel="00000000" w:rsidR="00000000" w:rsidRPr="00000000">
        <w:rPr>
          <w:rtl w:val="0"/>
        </w:rPr>
        <w:t xml:space="preserve"> for reporting purposes in the main text</w:t>
      </w:r>
      <w:r w:rsidDel="00000000" w:rsidR="00000000" w:rsidRPr="00000000">
        <w:rPr>
          <w:rtl w:val="0"/>
        </w:rPr>
        <w:t xml:space="preserve">) if the authors’ data and code were available, and if the code could be executed on the data with minimal revisions to the code, and if the observed outcomes precisely reproduced the reported outcomes.</w:t>
      </w:r>
    </w:p>
    <w:p w:rsidR="00000000" w:rsidDel="00000000" w:rsidP="00000000" w:rsidRDefault="00000000" w:rsidRPr="00000000" w14:paraId="00000CC8">
      <w:pPr>
        <w:ind w:left="0" w:firstLine="0"/>
        <w:rPr/>
      </w:pPr>
      <w:r w:rsidDel="00000000" w:rsidR="00000000" w:rsidRPr="00000000">
        <w:rPr>
          <w:rtl w:val="0"/>
        </w:rPr>
      </w:r>
    </w:p>
    <w:p w:rsidR="00000000" w:rsidDel="00000000" w:rsidP="00000000" w:rsidRDefault="00000000" w:rsidRPr="00000000" w14:paraId="00000CC9">
      <w:pPr>
        <w:ind w:left="0" w:firstLine="0"/>
        <w:rPr/>
      </w:pPr>
      <w:r w:rsidDel="00000000" w:rsidR="00000000" w:rsidRPr="00000000">
        <w:rPr>
          <w:rtl w:val="0"/>
        </w:rPr>
        <w:t xml:space="preserve">Claims were rated as </w:t>
      </w:r>
      <w:r w:rsidDel="00000000" w:rsidR="00000000" w:rsidRPr="00000000">
        <w:rPr>
          <w:i w:val="1"/>
          <w:rtl w:val="0"/>
        </w:rPr>
        <w:t xml:space="preserve">precisely reproducible</w:t>
      </w:r>
      <w:r w:rsidDel="00000000" w:rsidR="00000000" w:rsidRPr="00000000">
        <w:rPr>
          <w:rtl w:val="0"/>
        </w:rPr>
        <w:t xml:space="preserve"> if [1] original data were available, [2] code written by the analyst, or </w:t>
      </w:r>
      <w:r w:rsidDel="00000000" w:rsidR="00000000" w:rsidRPr="00000000">
        <w:rPr>
          <w:rtl w:val="0"/>
        </w:rPr>
        <w:t xml:space="preserve">the original code</w:t>
      </w:r>
      <w:r w:rsidDel="00000000" w:rsidR="00000000" w:rsidRPr="00000000">
        <w:rPr>
          <w:rtl w:val="0"/>
        </w:rPr>
        <w:t xml:space="preserve"> could be executed on the data after some revision, and [3] the observed outcomes precisely reproduced the reported outcomes.</w:t>
      </w:r>
    </w:p>
    <w:p w:rsidR="00000000" w:rsidDel="00000000" w:rsidP="00000000" w:rsidRDefault="00000000" w:rsidRPr="00000000" w14:paraId="00000CCA">
      <w:pPr>
        <w:ind w:left="0" w:firstLine="0"/>
        <w:rPr/>
      </w:pPr>
      <w:r w:rsidDel="00000000" w:rsidR="00000000" w:rsidRPr="00000000">
        <w:rPr>
          <w:rtl w:val="0"/>
        </w:rPr>
      </w:r>
    </w:p>
    <w:p w:rsidR="00000000" w:rsidDel="00000000" w:rsidP="00000000" w:rsidRDefault="00000000" w:rsidRPr="00000000" w14:paraId="00000CCB">
      <w:pPr>
        <w:ind w:left="0" w:firstLine="0"/>
        <w:rPr/>
      </w:pPr>
      <w:r w:rsidDel="00000000" w:rsidR="00000000" w:rsidRPr="00000000">
        <w:rPr>
          <w:rtl w:val="0"/>
        </w:rPr>
        <w:t xml:space="preserve">Claims were rated as </w:t>
      </w:r>
      <w:r w:rsidDel="00000000" w:rsidR="00000000" w:rsidRPr="00000000">
        <w:rPr>
          <w:i w:val="1"/>
          <w:rtl w:val="0"/>
        </w:rPr>
        <w:t xml:space="preserve">approximately reproducible</w:t>
      </w:r>
      <w:r w:rsidDel="00000000" w:rsidR="00000000" w:rsidRPr="00000000">
        <w:rPr>
          <w:rtl w:val="0"/>
        </w:rPr>
        <w:t xml:space="preserve"> if [1] original data were available, [2] the original code or code written by the analyst could be executed on the data, and [3] the observed outcomes were within 15% of the continuous reported outcomes and within .05 of the reported p-value.</w:t>
      </w:r>
    </w:p>
    <w:p w:rsidR="00000000" w:rsidDel="00000000" w:rsidP="00000000" w:rsidRDefault="00000000" w:rsidRPr="00000000" w14:paraId="00000CCC">
      <w:pPr>
        <w:ind w:left="0" w:firstLine="0"/>
        <w:rPr/>
      </w:pPr>
      <w:r w:rsidDel="00000000" w:rsidR="00000000" w:rsidRPr="00000000">
        <w:rPr>
          <w:rtl w:val="0"/>
        </w:rPr>
      </w:r>
    </w:p>
    <w:p w:rsidR="00000000" w:rsidDel="00000000" w:rsidP="00000000" w:rsidRDefault="00000000" w:rsidRPr="00000000" w14:paraId="00000CCD">
      <w:pPr>
        <w:ind w:left="0" w:firstLine="0"/>
        <w:rPr/>
      </w:pPr>
      <w:r w:rsidDel="00000000" w:rsidR="00000000" w:rsidRPr="00000000">
        <w:rPr>
          <w:rtl w:val="0"/>
        </w:rPr>
        <w:t xml:space="preserve">Claims were rated as </w:t>
      </w:r>
      <w:r w:rsidDel="00000000" w:rsidR="00000000" w:rsidRPr="00000000">
        <w:rPr>
          <w:i w:val="1"/>
          <w:rtl w:val="0"/>
        </w:rPr>
        <w:t xml:space="preserve">not reproduced</w:t>
      </w:r>
      <w:r w:rsidDel="00000000" w:rsidR="00000000" w:rsidRPr="00000000">
        <w:rPr>
          <w:rtl w:val="0"/>
        </w:rPr>
        <w:t xml:space="preserve"> if the original data were available, but the other criteria were not met. Note that “not reproduced” is not synonymous with “not reproducible.” It is possible that some of the claims could be reproduced if issues confronted by the data analyst could be resolved. However, in some cases, this is unlikely because of problems that have no obvious means of resolution such as different sample sizes and reported analysis strategies that cannot be conducted with the original data.</w:t>
      </w:r>
    </w:p>
    <w:p w:rsidR="00000000" w:rsidDel="00000000" w:rsidP="00000000" w:rsidRDefault="00000000" w:rsidRPr="00000000" w14:paraId="00000CCE">
      <w:pPr>
        <w:pStyle w:val="Heading2"/>
        <w:rPr/>
      </w:pPr>
      <w:bookmarkStart w:colFirst="0" w:colLast="0" w:name="_1iw4e23tls9x" w:id="51"/>
      <w:bookmarkEnd w:id="51"/>
      <w:r w:rsidDel="00000000" w:rsidR="00000000" w:rsidRPr="00000000">
        <w:rPr>
          <w:rtl w:val="0"/>
        </w:rPr>
        <w:t xml:space="preserve">Outcome reporting</w:t>
      </w:r>
    </w:p>
    <w:p w:rsidR="00000000" w:rsidDel="00000000" w:rsidP="00000000" w:rsidRDefault="00000000" w:rsidRPr="00000000" w14:paraId="00000CCF">
      <w:pPr>
        <w:rPr/>
      </w:pPr>
      <w:r w:rsidDel="00000000" w:rsidR="00000000" w:rsidRPr="00000000">
        <w:rPr>
          <w:rtl w:val="0"/>
        </w:rPr>
        <w:t xml:space="preserve">Reproduction teams authored reports of their observed results and a comparison with the original stud</w:t>
      </w:r>
      <w:r w:rsidDel="00000000" w:rsidR="00000000" w:rsidRPr="00000000">
        <w:rPr>
          <w:rtl w:val="0"/>
        </w:rPr>
        <w:t xml:space="preserve">y. In Phase 1, reporting templates specific to each reproduction type were provided to analysts. In Phase 2, a </w:t>
      </w:r>
      <w:hyperlink r:id="rId196">
        <w:r w:rsidDel="00000000" w:rsidR="00000000" w:rsidRPr="00000000">
          <w:rPr>
            <w:color w:val="1155cc"/>
            <w:u w:val="single"/>
            <w:rtl w:val="0"/>
          </w:rPr>
          <w:t xml:space="preserve">transparency trail reporting template</w:t>
        </w:r>
      </w:hyperlink>
      <w:r w:rsidDel="00000000" w:rsidR="00000000" w:rsidRPr="00000000">
        <w:rPr>
          <w:rtl w:val="0"/>
        </w:rPr>
        <w:t xml:space="preserve"> was provided to reproduction teams to report their reproduction outcomes and deviations or additional steps that occurred during the reproduction attempt. Analysts also received instructions for uploading relevant files to the respective OSF project. After verifying that the written report was complete, a project coordinator filled out a </w:t>
      </w:r>
      <w:hyperlink r:id="rId197">
        <w:r w:rsidDel="00000000" w:rsidR="00000000" w:rsidRPr="00000000">
          <w:rPr>
            <w:color w:val="1155cc"/>
            <w:u w:val="single"/>
            <w:rtl w:val="0"/>
          </w:rPr>
          <w:t xml:space="preserve">Variable Form</w:t>
        </w:r>
      </w:hyperlink>
      <w:r w:rsidDel="00000000" w:rsidR="00000000" w:rsidRPr="00000000">
        <w:rPr>
          <w:rtl w:val="0"/>
        </w:rPr>
        <w:t xml:space="preserve"> on behalf of the analysts to incorporate key variables and outcomes into the dataset</w:t>
      </w:r>
      <w:r w:rsidDel="00000000" w:rsidR="00000000" w:rsidRPr="00000000">
        <w:rPr>
          <w:rtl w:val="0"/>
        </w:rPr>
        <w:t xml:space="preserve">. Once the reproduction variables were complete, a coordinating team member and statistical consultant would assess the reporting and calculate any missing variables from original studies, reproduction studies, and those used to evaluate whether reproductions were successful. Those results were then reported in a standardized format for extraction to the database and for referencing to the study code and data.</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Table S2 provides links to all OSF projects for reproduction attempts that were started. Paper ID and Project ID columns provide the project-specific identifiers used for tracking and project management. For any given project, replace “abcde” in the link </w:t>
      </w:r>
      <w:hyperlink r:id="rId198">
        <w:r w:rsidDel="00000000" w:rsidR="00000000" w:rsidRPr="00000000">
          <w:rPr>
            <w:color w:val="1155cc"/>
            <w:u w:val="single"/>
            <w:rtl w:val="0"/>
          </w:rPr>
          <w:t xml:space="preserve">https://osf.io/abcde</w:t>
        </w:r>
      </w:hyperlink>
      <w:r w:rsidDel="00000000" w:rsidR="00000000" w:rsidRPr="00000000">
        <w:rPr>
          <w:rtl w:val="0"/>
        </w:rPr>
        <w:t xml:space="preserve"> with the five characters in the OSF column to find the plans, materials, data, and reporting on OSF. </w:t>
      </w:r>
      <w:r w:rsidDel="00000000" w:rsidR="00000000" w:rsidRPr="00000000">
        <w:rPr>
          <w:rtl w:val="0"/>
        </w:rPr>
        <w:t xml:space="preserve">The “completed and reported” column is marked yes if the project met inclusion criteria and outcomes are reported in this paper.</w:t>
      </w:r>
      <w:r w:rsidDel="00000000" w:rsidR="00000000" w:rsidRPr="00000000">
        <w:rPr>
          <w:rtl w:val="0"/>
        </w:rPr>
        <w:t xml:space="preserve"> </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b w:val="1"/>
        </w:rPr>
      </w:pPr>
      <w:r w:rsidDel="00000000" w:rsidR="00000000" w:rsidRPr="00000000">
        <w:rPr>
          <w:b w:val="1"/>
          <w:rtl w:val="0"/>
        </w:rPr>
        <w:t xml:space="preserve">NOTE TO PEER REVIEWERS: The links to all the OSF projects will not work until they are made public upon publication. We generated several private links for some individual projects in case you would like to examine contents of individual projects -- see Temporary Table S2. If you would like to look at more individual projects, please ask the Editors to tell us to make more of them available with private links for you.</w:t>
      </w:r>
    </w:p>
    <w:p w:rsidR="00000000" w:rsidDel="00000000" w:rsidP="00000000" w:rsidRDefault="00000000" w:rsidRPr="00000000" w14:paraId="00000CD4">
      <w:pPr>
        <w:rPr>
          <w:b w:val="1"/>
        </w:rPr>
      </w:pPr>
      <w:r w:rsidDel="00000000" w:rsidR="00000000" w:rsidRPr="00000000">
        <w:rPr>
          <w:rtl w:val="0"/>
        </w:rPr>
      </w:r>
    </w:p>
    <w:p w:rsidR="00000000" w:rsidDel="00000000" w:rsidP="00000000" w:rsidRDefault="00000000" w:rsidRPr="00000000" w14:paraId="00000CD5">
      <w:pPr>
        <w:rPr>
          <w:u w:val="single"/>
        </w:rPr>
      </w:pPr>
      <w:r w:rsidDel="00000000" w:rsidR="00000000" w:rsidRPr="00000000">
        <w:rPr>
          <w:u w:val="single"/>
          <w:rtl w:val="0"/>
        </w:rPr>
        <w:t xml:space="preserve">Temporary Table S2. Identifiers and private viewing links to OSF projects for peer review</w:t>
      </w:r>
    </w:p>
    <w:tbl>
      <w:tblPr>
        <w:tblStyle w:val="Table6"/>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830"/>
        <w:tblGridChange w:id="0">
          <w:tblGrid>
            <w:gridCol w:w="1650"/>
            <w:gridCol w:w="783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D6">
            <w:pPr>
              <w:widowControl w:val="0"/>
              <w:spacing w:line="240" w:lineRule="auto"/>
              <w:rPr>
                <w:b w:val="1"/>
              </w:rPr>
            </w:pPr>
            <w:r w:rsidDel="00000000" w:rsidR="00000000" w:rsidRPr="00000000">
              <w:rPr>
                <w:b w:val="1"/>
                <w:rtl w:val="0"/>
              </w:rPr>
              <w:t xml:space="preserve">Project ID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CD7">
            <w:pPr>
              <w:widowControl w:val="0"/>
              <w:spacing w:line="240" w:lineRule="auto"/>
              <w:rPr>
                <w:b w:val="1"/>
              </w:rPr>
            </w:pPr>
            <w:r w:rsidDel="00000000" w:rsidR="00000000" w:rsidRPr="00000000">
              <w:rPr>
                <w:b w:val="1"/>
                <w:rtl w:val="0"/>
              </w:rPr>
              <w:t xml:space="preserve">OSF View-only Link</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8">
            <w:pPr>
              <w:widowControl w:val="0"/>
              <w:rPr>
                <w:sz w:val="20"/>
                <w:szCs w:val="20"/>
              </w:rPr>
            </w:pPr>
            <w:r w:rsidDel="00000000" w:rsidR="00000000" w:rsidRPr="00000000">
              <w:rPr>
                <w:sz w:val="20"/>
                <w:szCs w:val="20"/>
                <w:rtl w:val="0"/>
              </w:rPr>
              <w:t xml:space="preserve">2k4w6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9">
            <w:pPr>
              <w:widowControl w:val="0"/>
              <w:rPr>
                <w:sz w:val="20"/>
                <w:szCs w:val="20"/>
              </w:rPr>
            </w:pPr>
            <w:hyperlink r:id="rId199">
              <w:r w:rsidDel="00000000" w:rsidR="00000000" w:rsidRPr="00000000">
                <w:rPr>
                  <w:color w:val="1155cc"/>
                  <w:sz w:val="20"/>
                  <w:szCs w:val="20"/>
                  <w:u w:val="single"/>
                  <w:rtl w:val="0"/>
                </w:rPr>
                <w:t xml:space="preserve">https://osf.io/sc87r/?view_only=2549ed8cbdd54c3199446fbc28c4b1c9</w:t>
              </w:r>
            </w:hyperlink>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A">
            <w:pPr>
              <w:widowControl w:val="0"/>
              <w:rPr>
                <w:sz w:val="20"/>
                <w:szCs w:val="20"/>
              </w:rPr>
            </w:pPr>
            <w:r w:rsidDel="00000000" w:rsidR="00000000" w:rsidRPr="00000000">
              <w:rPr>
                <w:sz w:val="20"/>
                <w:szCs w:val="20"/>
                <w:rtl w:val="0"/>
              </w:rPr>
              <w:t xml:space="preserve">1012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B">
            <w:pPr>
              <w:widowControl w:val="0"/>
              <w:rPr>
                <w:sz w:val="20"/>
                <w:szCs w:val="20"/>
              </w:rPr>
            </w:pPr>
            <w:hyperlink r:id="rId200">
              <w:r w:rsidDel="00000000" w:rsidR="00000000" w:rsidRPr="00000000">
                <w:rPr>
                  <w:color w:val="1155cc"/>
                  <w:sz w:val="20"/>
                  <w:szCs w:val="20"/>
                  <w:u w:val="single"/>
                  <w:rtl w:val="0"/>
                </w:rPr>
                <w:t xml:space="preserve">https://osf.io/vufm2/?view_only=d14ce0036b4943698b786ac9e9c2e0fd</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C">
            <w:pPr>
              <w:widowControl w:val="0"/>
              <w:rPr>
                <w:sz w:val="20"/>
                <w:szCs w:val="20"/>
              </w:rPr>
            </w:pPr>
            <w:r w:rsidDel="00000000" w:rsidR="00000000" w:rsidRPr="00000000">
              <w:rPr>
                <w:sz w:val="20"/>
                <w:szCs w:val="20"/>
                <w:rtl w:val="0"/>
              </w:rPr>
              <w:t xml:space="preserve">zz11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D">
            <w:pPr>
              <w:widowControl w:val="0"/>
              <w:rPr>
                <w:sz w:val="20"/>
                <w:szCs w:val="20"/>
              </w:rPr>
            </w:pPr>
            <w:hyperlink r:id="rId201">
              <w:r w:rsidDel="00000000" w:rsidR="00000000" w:rsidRPr="00000000">
                <w:rPr>
                  <w:color w:val="1155cc"/>
                  <w:sz w:val="20"/>
                  <w:szCs w:val="20"/>
                  <w:u w:val="single"/>
                  <w:rtl w:val="0"/>
                </w:rPr>
                <w:t xml:space="preserve">https://osf.io/7p5tw/?view_only=d06ef15d208d4343928812c34f13a91d</w:t>
              </w:r>
            </w:hyperlink>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E">
            <w:pPr>
              <w:widowControl w:val="0"/>
              <w:rPr>
                <w:sz w:val="20"/>
                <w:szCs w:val="20"/>
              </w:rPr>
            </w:pPr>
            <w:r w:rsidDel="00000000" w:rsidR="00000000" w:rsidRPr="00000000">
              <w:rPr>
                <w:sz w:val="20"/>
                <w:szCs w:val="20"/>
                <w:rtl w:val="0"/>
              </w:rPr>
              <w:t xml:space="preserve">312k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F">
            <w:pPr>
              <w:widowControl w:val="0"/>
              <w:rPr>
                <w:sz w:val="20"/>
                <w:szCs w:val="20"/>
              </w:rPr>
            </w:pPr>
            <w:hyperlink r:id="rId202">
              <w:r w:rsidDel="00000000" w:rsidR="00000000" w:rsidRPr="00000000">
                <w:rPr>
                  <w:color w:val="1155cc"/>
                  <w:sz w:val="20"/>
                  <w:szCs w:val="20"/>
                  <w:u w:val="single"/>
                  <w:rtl w:val="0"/>
                </w:rPr>
                <w:t xml:space="preserve">https://osf.io/jp7tr/?view_only=e7a8763862d24adaa20f2c84d164809b</w:t>
              </w:r>
            </w:hyperlink>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0">
            <w:pPr>
              <w:widowControl w:val="0"/>
              <w:rPr>
                <w:sz w:val="20"/>
                <w:szCs w:val="20"/>
              </w:rPr>
            </w:pPr>
            <w:r w:rsidDel="00000000" w:rsidR="00000000" w:rsidRPr="00000000">
              <w:rPr>
                <w:sz w:val="20"/>
                <w:szCs w:val="20"/>
                <w:rtl w:val="0"/>
              </w:rPr>
              <w:t xml:space="preserve">3z5z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1">
            <w:pPr>
              <w:widowControl w:val="0"/>
              <w:rPr>
                <w:sz w:val="20"/>
                <w:szCs w:val="20"/>
              </w:rPr>
            </w:pPr>
            <w:hyperlink r:id="rId203">
              <w:r w:rsidDel="00000000" w:rsidR="00000000" w:rsidRPr="00000000">
                <w:rPr>
                  <w:color w:val="1155cc"/>
                  <w:sz w:val="20"/>
                  <w:szCs w:val="20"/>
                  <w:u w:val="single"/>
                  <w:rtl w:val="0"/>
                </w:rPr>
                <w:t xml:space="preserve">https://osf.io/m4yse/?view_only=568e84c3d8ac442eba6a23e064f1f492</w:t>
              </w:r>
            </w:hyperlink>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2">
            <w:pPr>
              <w:widowControl w:val="0"/>
              <w:rPr>
                <w:sz w:val="20"/>
                <w:szCs w:val="20"/>
              </w:rPr>
            </w:pPr>
            <w:r w:rsidDel="00000000" w:rsidR="00000000" w:rsidRPr="00000000">
              <w:rPr>
                <w:sz w:val="20"/>
                <w:szCs w:val="20"/>
                <w:rtl w:val="0"/>
              </w:rPr>
              <w:t xml:space="preserve">2wkk2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3">
            <w:pPr>
              <w:widowControl w:val="0"/>
              <w:rPr>
                <w:sz w:val="20"/>
                <w:szCs w:val="20"/>
              </w:rPr>
            </w:pPr>
            <w:hyperlink r:id="rId204">
              <w:r w:rsidDel="00000000" w:rsidR="00000000" w:rsidRPr="00000000">
                <w:rPr>
                  <w:color w:val="1155cc"/>
                  <w:sz w:val="20"/>
                  <w:szCs w:val="20"/>
                  <w:u w:val="single"/>
                  <w:rtl w:val="0"/>
                </w:rPr>
                <w:t xml:space="preserve">https://osf.io/kmqp2/?view_only=ed2f0e36a09b484e93bce738fe0b0c7e</w:t>
              </w:r>
            </w:hyperlink>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4">
            <w:pPr>
              <w:widowControl w:val="0"/>
              <w:rPr>
                <w:sz w:val="20"/>
                <w:szCs w:val="20"/>
              </w:rPr>
            </w:pPr>
            <w:r w:rsidDel="00000000" w:rsidR="00000000" w:rsidRPr="00000000">
              <w:rPr>
                <w:sz w:val="20"/>
                <w:szCs w:val="20"/>
                <w:rtl w:val="0"/>
              </w:rPr>
              <w:t xml:space="preserve">21474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5">
            <w:pPr>
              <w:widowControl w:val="0"/>
              <w:rPr>
                <w:sz w:val="20"/>
                <w:szCs w:val="20"/>
              </w:rPr>
            </w:pPr>
            <w:hyperlink r:id="rId205">
              <w:r w:rsidDel="00000000" w:rsidR="00000000" w:rsidRPr="00000000">
                <w:rPr>
                  <w:color w:val="1155cc"/>
                  <w:sz w:val="20"/>
                  <w:szCs w:val="20"/>
                  <w:u w:val="single"/>
                  <w:rtl w:val="0"/>
                </w:rPr>
                <w:t xml:space="preserve">https://osf.io/3mr7g/?view_only=98ccd89459f746eea3c29944e3f4405f</w:t>
              </w:r>
            </w:hyperlink>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6">
            <w:pPr>
              <w:widowControl w:val="0"/>
              <w:rPr>
                <w:sz w:val="20"/>
                <w:szCs w:val="20"/>
              </w:rPr>
            </w:pPr>
            <w:r w:rsidDel="00000000" w:rsidR="00000000" w:rsidRPr="00000000">
              <w:rPr>
                <w:sz w:val="20"/>
                <w:szCs w:val="20"/>
                <w:rtl w:val="0"/>
              </w:rPr>
              <w:t xml:space="preserve">6zz1k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7">
            <w:pPr>
              <w:widowControl w:val="0"/>
              <w:rPr>
                <w:sz w:val="20"/>
                <w:szCs w:val="20"/>
              </w:rPr>
            </w:pPr>
            <w:hyperlink r:id="rId206">
              <w:r w:rsidDel="00000000" w:rsidR="00000000" w:rsidRPr="00000000">
                <w:rPr>
                  <w:color w:val="1155cc"/>
                  <w:sz w:val="20"/>
                  <w:szCs w:val="20"/>
                  <w:u w:val="single"/>
                  <w:rtl w:val="0"/>
                </w:rPr>
                <w:t xml:space="preserve">https://osf.io/wpk3g/?view_only=9ad360cc6a114cf8955606c633ff9017</w:t>
              </w:r>
            </w:hyperlink>
            <w:r w:rsidDel="00000000" w:rsidR="00000000" w:rsidRPr="00000000">
              <w:rPr>
                <w:sz w:val="20"/>
                <w:szCs w:val="20"/>
                <w:rtl w:val="0"/>
              </w:rPr>
              <w:t xml:space="preserve"> </w:t>
            </w:r>
          </w:p>
        </w:tc>
      </w:tr>
    </w:tbl>
    <w:p w:rsidR="00000000" w:rsidDel="00000000" w:rsidP="00000000" w:rsidRDefault="00000000" w:rsidRPr="00000000" w14:paraId="00000CE8">
      <w:pPr>
        <w:rPr>
          <w:b w:val="1"/>
        </w:rPr>
      </w:pPr>
      <w:r w:rsidDel="00000000" w:rsidR="00000000" w:rsidRPr="00000000">
        <w:rPr>
          <w:rtl w:val="0"/>
        </w:rPr>
      </w:r>
    </w:p>
    <w:p w:rsidR="00000000" w:rsidDel="00000000" w:rsidP="00000000" w:rsidRDefault="00000000" w:rsidRPr="00000000" w14:paraId="00000CE9">
      <w:pPr>
        <w:rPr>
          <w:u w:val="single"/>
        </w:rPr>
      </w:pPr>
      <w:r w:rsidDel="00000000" w:rsidR="00000000" w:rsidRPr="00000000">
        <w:rPr>
          <w:u w:val="single"/>
          <w:rtl w:val="0"/>
        </w:rPr>
        <w:t xml:space="preserve">Table S2</w:t>
      </w:r>
      <w:r w:rsidDel="00000000" w:rsidR="00000000" w:rsidRPr="00000000">
        <w:rPr>
          <w:u w:val="single"/>
          <w:rtl w:val="0"/>
        </w:rPr>
        <w:t xml:space="preserve">. Identifiers and links to reproduction attempts</w:t>
      </w:r>
    </w:p>
    <w:tbl>
      <w:tblPr>
        <w:tblStyle w:val="Table7"/>
        <w:tblW w:w="7590.0" w:type="dxa"/>
        <w:jc w:val="left"/>
        <w:tblLayout w:type="fixed"/>
        <w:tblLook w:val="0600"/>
      </w:tblPr>
      <w:tblGrid>
        <w:gridCol w:w="1500"/>
        <w:gridCol w:w="1500"/>
        <w:gridCol w:w="1500"/>
        <w:gridCol w:w="3090"/>
        <w:tblGridChange w:id="0">
          <w:tblGrid>
            <w:gridCol w:w="1500"/>
            <w:gridCol w:w="1500"/>
            <w:gridCol w:w="1500"/>
            <w:gridCol w:w="3090"/>
          </w:tblGrid>
        </w:tblGridChange>
      </w:tblGrid>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EA">
            <w:pPr>
              <w:jc w:val="center"/>
              <w:rPr>
                <w:b w:val="1"/>
                <w:sz w:val="20"/>
                <w:szCs w:val="20"/>
              </w:rPr>
            </w:pPr>
            <w:r w:rsidDel="00000000" w:rsidR="00000000" w:rsidRPr="00000000">
              <w:rPr>
                <w:b w:val="1"/>
                <w:sz w:val="20"/>
                <w:szCs w:val="20"/>
                <w:rtl w:val="0"/>
              </w:rPr>
              <w:t xml:space="preserve">Paper ID</w:t>
            </w:r>
          </w:p>
        </w:tc>
        <w:tc>
          <w:tcPr>
            <w:tcBorders>
              <w:top w:color="d9d9d9" w:space="0" w:sz="6" w:val="single"/>
              <w:left w:color="d9d9d9" w:space="0" w:sz="6" w:val="single"/>
              <w:bottom w:color="d9d9d9" w:space="0" w:sz="6" w:val="single"/>
              <w:right w:color="d9d9d9"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EB">
            <w:pPr>
              <w:jc w:val="center"/>
              <w:rPr>
                <w:b w:val="1"/>
                <w:sz w:val="20"/>
                <w:szCs w:val="20"/>
              </w:rPr>
            </w:pPr>
            <w:r w:rsidDel="00000000" w:rsidR="00000000" w:rsidRPr="00000000">
              <w:rPr>
                <w:b w:val="1"/>
                <w:sz w:val="20"/>
                <w:szCs w:val="20"/>
                <w:rtl w:val="0"/>
              </w:rPr>
              <w:t xml:space="preserve">Project ID</w:t>
            </w:r>
          </w:p>
        </w:tc>
        <w:tc>
          <w:tcPr>
            <w:tcBorders>
              <w:top w:color="d9d9d9" w:space="0" w:sz="6" w:val="single"/>
              <w:left w:color="d9d9d9" w:space="0" w:sz="6" w:val="single"/>
              <w:bottom w:color="d9d9d9" w:space="0" w:sz="6" w:val="single"/>
              <w:right w:color="d9d9d9"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EC">
            <w:pPr>
              <w:jc w:val="center"/>
              <w:rPr>
                <w:b w:val="1"/>
                <w:sz w:val="20"/>
                <w:szCs w:val="20"/>
              </w:rPr>
            </w:pPr>
            <w:r w:rsidDel="00000000" w:rsidR="00000000" w:rsidRPr="00000000">
              <w:rPr>
                <w:b w:val="1"/>
                <w:sz w:val="20"/>
                <w:szCs w:val="20"/>
                <w:rtl w:val="0"/>
              </w:rPr>
              <w:t xml:space="preserve">OSF</w:t>
            </w:r>
          </w:p>
        </w:tc>
        <w:tc>
          <w:tcPr>
            <w:tcBorders>
              <w:top w:color="d9d9d9" w:space="0" w:sz="6" w:val="single"/>
              <w:left w:color="d9d9d9" w:space="0" w:sz="6" w:val="single"/>
              <w:bottom w:color="d9d9d9" w:space="0" w:sz="6" w:val="single"/>
              <w:right w:color="d9d9d9"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ED">
            <w:pPr>
              <w:jc w:val="center"/>
              <w:rPr>
                <w:b w:val="1"/>
                <w:sz w:val="20"/>
                <w:szCs w:val="20"/>
              </w:rPr>
            </w:pPr>
            <w:r w:rsidDel="00000000" w:rsidR="00000000" w:rsidRPr="00000000">
              <w:rPr>
                <w:b w:val="1"/>
                <w:sz w:val="20"/>
                <w:szCs w:val="20"/>
                <w:rtl w:val="0"/>
              </w:rPr>
              <w:t xml:space="preserve">Completed &amp; Reported</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EE">
            <w:pPr>
              <w:rPr>
                <w:sz w:val="20"/>
                <w:szCs w:val="20"/>
              </w:rPr>
            </w:pPr>
            <w:r w:rsidDel="00000000" w:rsidR="00000000" w:rsidRPr="00000000">
              <w:rPr>
                <w:sz w:val="20"/>
                <w:szCs w:val="20"/>
                <w:rtl w:val="0"/>
              </w:rPr>
              <w:t xml:space="preserve">{table_s2_1_1}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EF">
            <w:pPr>
              <w:rPr>
                <w:sz w:val="20"/>
                <w:szCs w:val="20"/>
              </w:rPr>
            </w:pPr>
            <w:r w:rsidDel="00000000" w:rsidR="00000000" w:rsidRPr="00000000">
              <w:rPr>
                <w:sz w:val="20"/>
                <w:szCs w:val="20"/>
                <w:rtl w:val="0"/>
              </w:rPr>
              <w:t xml:space="preserve">{table_s2_1_2}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0">
            <w:pPr>
              <w:rPr>
                <w:sz w:val="20"/>
                <w:szCs w:val="20"/>
              </w:rPr>
            </w:pPr>
            <w:r w:rsidDel="00000000" w:rsidR="00000000" w:rsidRPr="00000000">
              <w:rPr>
                <w:sz w:val="20"/>
                <w:szCs w:val="20"/>
                <w:rtl w:val="0"/>
              </w:rPr>
              <w:t xml:space="preserve">{table_s2_1_3}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1">
            <w:pPr>
              <w:rPr>
                <w:sz w:val="20"/>
                <w:szCs w:val="20"/>
              </w:rPr>
            </w:pPr>
            <w:r w:rsidDel="00000000" w:rsidR="00000000" w:rsidRPr="00000000">
              <w:rPr>
                <w:sz w:val="20"/>
                <w:szCs w:val="20"/>
                <w:rtl w:val="0"/>
              </w:rPr>
              <w:t xml:space="preserve">{table_s2_1_4}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2">
            <w:pPr>
              <w:rPr>
                <w:sz w:val="20"/>
                <w:szCs w:val="20"/>
              </w:rPr>
            </w:pPr>
            <w:r w:rsidDel="00000000" w:rsidR="00000000" w:rsidRPr="00000000">
              <w:rPr>
                <w:sz w:val="20"/>
                <w:szCs w:val="20"/>
                <w:rtl w:val="0"/>
              </w:rPr>
              <w:t xml:space="preserve">{table_s2_2_1}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3">
            <w:pPr>
              <w:rPr>
                <w:sz w:val="20"/>
                <w:szCs w:val="20"/>
              </w:rPr>
            </w:pPr>
            <w:r w:rsidDel="00000000" w:rsidR="00000000" w:rsidRPr="00000000">
              <w:rPr>
                <w:sz w:val="20"/>
                <w:szCs w:val="20"/>
                <w:rtl w:val="0"/>
              </w:rPr>
              <w:t xml:space="preserve">{table_s2_2_2}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4">
            <w:pPr>
              <w:rPr>
                <w:sz w:val="20"/>
                <w:szCs w:val="20"/>
              </w:rPr>
            </w:pPr>
            <w:r w:rsidDel="00000000" w:rsidR="00000000" w:rsidRPr="00000000">
              <w:rPr>
                <w:sz w:val="20"/>
                <w:szCs w:val="20"/>
                <w:rtl w:val="0"/>
              </w:rPr>
              <w:t xml:space="preserve">{table_s2_2_3}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5">
            <w:pPr>
              <w:rPr>
                <w:sz w:val="20"/>
                <w:szCs w:val="20"/>
              </w:rPr>
            </w:pPr>
            <w:r w:rsidDel="00000000" w:rsidR="00000000" w:rsidRPr="00000000">
              <w:rPr>
                <w:sz w:val="20"/>
                <w:szCs w:val="20"/>
                <w:rtl w:val="0"/>
              </w:rPr>
              <w:t xml:space="preserve">{table_s2_2_4}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6">
            <w:pPr>
              <w:rPr>
                <w:sz w:val="20"/>
                <w:szCs w:val="20"/>
              </w:rPr>
            </w:pPr>
            <w:r w:rsidDel="00000000" w:rsidR="00000000" w:rsidRPr="00000000">
              <w:rPr>
                <w:sz w:val="20"/>
                <w:szCs w:val="20"/>
                <w:rtl w:val="0"/>
              </w:rPr>
              <w:t xml:space="preserve">{table_s2_3_1}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7">
            <w:pPr>
              <w:rPr>
                <w:sz w:val="20"/>
                <w:szCs w:val="20"/>
              </w:rPr>
            </w:pPr>
            <w:r w:rsidDel="00000000" w:rsidR="00000000" w:rsidRPr="00000000">
              <w:rPr>
                <w:sz w:val="20"/>
                <w:szCs w:val="20"/>
                <w:rtl w:val="0"/>
              </w:rPr>
              <w:t xml:space="preserve">{table_s2_3_2}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8">
            <w:pPr>
              <w:rPr>
                <w:sz w:val="20"/>
                <w:szCs w:val="20"/>
              </w:rPr>
            </w:pPr>
            <w:r w:rsidDel="00000000" w:rsidR="00000000" w:rsidRPr="00000000">
              <w:rPr>
                <w:sz w:val="20"/>
                <w:szCs w:val="20"/>
                <w:rtl w:val="0"/>
              </w:rPr>
              <w:t xml:space="preserve">{table_s2_3_3}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9">
            <w:pPr>
              <w:rPr>
                <w:sz w:val="20"/>
                <w:szCs w:val="20"/>
              </w:rPr>
            </w:pPr>
            <w:r w:rsidDel="00000000" w:rsidR="00000000" w:rsidRPr="00000000">
              <w:rPr>
                <w:sz w:val="20"/>
                <w:szCs w:val="20"/>
                <w:rtl w:val="0"/>
              </w:rPr>
              <w:t xml:space="preserve">{table_s2_3_4}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A">
            <w:pPr>
              <w:rPr>
                <w:sz w:val="20"/>
                <w:szCs w:val="20"/>
              </w:rPr>
            </w:pPr>
            <w:r w:rsidDel="00000000" w:rsidR="00000000" w:rsidRPr="00000000">
              <w:rPr>
                <w:sz w:val="20"/>
                <w:szCs w:val="20"/>
                <w:rtl w:val="0"/>
              </w:rPr>
              <w:t xml:space="preserve">{table_s2_4_1}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B">
            <w:pPr>
              <w:rPr>
                <w:sz w:val="20"/>
                <w:szCs w:val="20"/>
              </w:rPr>
            </w:pPr>
            <w:r w:rsidDel="00000000" w:rsidR="00000000" w:rsidRPr="00000000">
              <w:rPr>
                <w:sz w:val="20"/>
                <w:szCs w:val="20"/>
                <w:rtl w:val="0"/>
              </w:rPr>
              <w:t xml:space="preserve">{table_s2_4_2}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C">
            <w:pPr>
              <w:rPr>
                <w:sz w:val="20"/>
                <w:szCs w:val="20"/>
              </w:rPr>
            </w:pPr>
            <w:r w:rsidDel="00000000" w:rsidR="00000000" w:rsidRPr="00000000">
              <w:rPr>
                <w:sz w:val="20"/>
                <w:szCs w:val="20"/>
                <w:rtl w:val="0"/>
              </w:rPr>
              <w:t xml:space="preserve">{table_s2_4_3}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D">
            <w:pPr>
              <w:rPr>
                <w:sz w:val="20"/>
                <w:szCs w:val="20"/>
              </w:rPr>
            </w:pPr>
            <w:r w:rsidDel="00000000" w:rsidR="00000000" w:rsidRPr="00000000">
              <w:rPr>
                <w:sz w:val="20"/>
                <w:szCs w:val="20"/>
                <w:rtl w:val="0"/>
              </w:rPr>
              <w:t xml:space="preserve">{table_s2_4_4}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E">
            <w:pPr>
              <w:rPr>
                <w:sz w:val="20"/>
                <w:szCs w:val="20"/>
              </w:rPr>
            </w:pPr>
            <w:r w:rsidDel="00000000" w:rsidR="00000000" w:rsidRPr="00000000">
              <w:rPr>
                <w:sz w:val="20"/>
                <w:szCs w:val="20"/>
                <w:rtl w:val="0"/>
              </w:rPr>
              <w:t xml:space="preserve">{table_s2_5_1}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F">
            <w:pPr>
              <w:rPr>
                <w:sz w:val="20"/>
                <w:szCs w:val="20"/>
              </w:rPr>
            </w:pPr>
            <w:r w:rsidDel="00000000" w:rsidR="00000000" w:rsidRPr="00000000">
              <w:rPr>
                <w:sz w:val="20"/>
                <w:szCs w:val="20"/>
                <w:rtl w:val="0"/>
              </w:rPr>
              <w:t xml:space="preserve">{table_s2_5_2}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0">
            <w:pPr>
              <w:rPr>
                <w:sz w:val="20"/>
                <w:szCs w:val="20"/>
              </w:rPr>
            </w:pPr>
            <w:r w:rsidDel="00000000" w:rsidR="00000000" w:rsidRPr="00000000">
              <w:rPr>
                <w:sz w:val="20"/>
                <w:szCs w:val="20"/>
                <w:rtl w:val="0"/>
              </w:rPr>
              <w:t xml:space="preserve">{table_s2_5_3}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1">
            <w:pPr>
              <w:rPr>
                <w:sz w:val="20"/>
                <w:szCs w:val="20"/>
              </w:rPr>
            </w:pPr>
            <w:r w:rsidDel="00000000" w:rsidR="00000000" w:rsidRPr="00000000">
              <w:rPr>
                <w:sz w:val="20"/>
                <w:szCs w:val="20"/>
                <w:rtl w:val="0"/>
              </w:rPr>
              <w:t xml:space="preserve">{table_s2_5_4}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2">
            <w:pPr>
              <w:rPr>
                <w:sz w:val="20"/>
                <w:szCs w:val="20"/>
              </w:rPr>
            </w:pPr>
            <w:r w:rsidDel="00000000" w:rsidR="00000000" w:rsidRPr="00000000">
              <w:rPr>
                <w:sz w:val="20"/>
                <w:szCs w:val="20"/>
                <w:rtl w:val="0"/>
              </w:rPr>
              <w:t xml:space="preserve">{table_s2_6_1}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3">
            <w:pPr>
              <w:rPr>
                <w:sz w:val="20"/>
                <w:szCs w:val="20"/>
              </w:rPr>
            </w:pPr>
            <w:r w:rsidDel="00000000" w:rsidR="00000000" w:rsidRPr="00000000">
              <w:rPr>
                <w:sz w:val="20"/>
                <w:szCs w:val="20"/>
                <w:rtl w:val="0"/>
              </w:rPr>
              <w:t xml:space="preserve">{table_s2_6_2}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4">
            <w:pPr>
              <w:rPr>
                <w:sz w:val="20"/>
                <w:szCs w:val="20"/>
              </w:rPr>
            </w:pPr>
            <w:r w:rsidDel="00000000" w:rsidR="00000000" w:rsidRPr="00000000">
              <w:rPr>
                <w:sz w:val="20"/>
                <w:szCs w:val="20"/>
                <w:rtl w:val="0"/>
              </w:rPr>
              <w:t xml:space="preserve">{table_s2_6_3}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5">
            <w:pPr>
              <w:rPr>
                <w:sz w:val="20"/>
                <w:szCs w:val="20"/>
              </w:rPr>
            </w:pPr>
            <w:r w:rsidDel="00000000" w:rsidR="00000000" w:rsidRPr="00000000">
              <w:rPr>
                <w:sz w:val="20"/>
                <w:szCs w:val="20"/>
                <w:rtl w:val="0"/>
              </w:rPr>
              <w:t xml:space="preserve">{table_s2_6_4}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6">
            <w:pPr>
              <w:rPr>
                <w:sz w:val="20"/>
                <w:szCs w:val="20"/>
              </w:rPr>
            </w:pPr>
            <w:r w:rsidDel="00000000" w:rsidR="00000000" w:rsidRPr="00000000">
              <w:rPr>
                <w:sz w:val="20"/>
                <w:szCs w:val="20"/>
                <w:rtl w:val="0"/>
              </w:rPr>
              <w:t xml:space="preserve">{table_s2_7_1}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7">
            <w:pPr>
              <w:rPr>
                <w:sz w:val="20"/>
                <w:szCs w:val="20"/>
              </w:rPr>
            </w:pPr>
            <w:r w:rsidDel="00000000" w:rsidR="00000000" w:rsidRPr="00000000">
              <w:rPr>
                <w:sz w:val="20"/>
                <w:szCs w:val="20"/>
                <w:rtl w:val="0"/>
              </w:rPr>
              <w:t xml:space="preserve">{table_s2_7_2}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8">
            <w:pPr>
              <w:rPr>
                <w:sz w:val="20"/>
                <w:szCs w:val="20"/>
              </w:rPr>
            </w:pPr>
            <w:r w:rsidDel="00000000" w:rsidR="00000000" w:rsidRPr="00000000">
              <w:rPr>
                <w:sz w:val="20"/>
                <w:szCs w:val="20"/>
                <w:rtl w:val="0"/>
              </w:rPr>
              <w:t xml:space="preserve">{table_s2_7_3}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9">
            <w:pPr>
              <w:rPr>
                <w:sz w:val="20"/>
                <w:szCs w:val="20"/>
              </w:rPr>
            </w:pPr>
            <w:r w:rsidDel="00000000" w:rsidR="00000000" w:rsidRPr="00000000">
              <w:rPr>
                <w:sz w:val="20"/>
                <w:szCs w:val="20"/>
                <w:rtl w:val="0"/>
              </w:rPr>
              <w:t xml:space="preserve">{table_s2_7_4}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A">
            <w:pPr>
              <w:rPr>
                <w:sz w:val="20"/>
                <w:szCs w:val="20"/>
              </w:rPr>
            </w:pPr>
            <w:r w:rsidDel="00000000" w:rsidR="00000000" w:rsidRPr="00000000">
              <w:rPr>
                <w:sz w:val="20"/>
                <w:szCs w:val="20"/>
                <w:rtl w:val="0"/>
              </w:rPr>
              <w:t xml:space="preserve">{table_s2_8_1}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B">
            <w:pPr>
              <w:rPr>
                <w:sz w:val="20"/>
                <w:szCs w:val="20"/>
              </w:rPr>
            </w:pPr>
            <w:r w:rsidDel="00000000" w:rsidR="00000000" w:rsidRPr="00000000">
              <w:rPr>
                <w:sz w:val="20"/>
                <w:szCs w:val="20"/>
                <w:rtl w:val="0"/>
              </w:rPr>
              <w:t xml:space="preserve">{table_s2_8_2}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C">
            <w:pPr>
              <w:rPr>
                <w:sz w:val="20"/>
                <w:szCs w:val="20"/>
              </w:rPr>
            </w:pPr>
            <w:r w:rsidDel="00000000" w:rsidR="00000000" w:rsidRPr="00000000">
              <w:rPr>
                <w:sz w:val="20"/>
                <w:szCs w:val="20"/>
                <w:rtl w:val="0"/>
              </w:rPr>
              <w:t xml:space="preserve">{table_s2_8_3}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D">
            <w:pPr>
              <w:rPr>
                <w:sz w:val="20"/>
                <w:szCs w:val="20"/>
              </w:rPr>
            </w:pPr>
            <w:r w:rsidDel="00000000" w:rsidR="00000000" w:rsidRPr="00000000">
              <w:rPr>
                <w:sz w:val="20"/>
                <w:szCs w:val="20"/>
                <w:rtl w:val="0"/>
              </w:rPr>
              <w:t xml:space="preserve">{table_s2_8_4}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E">
            <w:pPr>
              <w:rPr>
                <w:sz w:val="20"/>
                <w:szCs w:val="20"/>
              </w:rPr>
            </w:pPr>
            <w:r w:rsidDel="00000000" w:rsidR="00000000" w:rsidRPr="00000000">
              <w:rPr>
                <w:sz w:val="20"/>
                <w:szCs w:val="20"/>
                <w:rtl w:val="0"/>
              </w:rPr>
              <w:t xml:space="preserve">{table_s2_9_1}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F">
            <w:pPr>
              <w:rPr>
                <w:sz w:val="20"/>
                <w:szCs w:val="20"/>
              </w:rPr>
            </w:pPr>
            <w:r w:rsidDel="00000000" w:rsidR="00000000" w:rsidRPr="00000000">
              <w:rPr>
                <w:sz w:val="20"/>
                <w:szCs w:val="20"/>
                <w:rtl w:val="0"/>
              </w:rPr>
              <w:t xml:space="preserve">{table_s2_9_2}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0">
            <w:pPr>
              <w:rPr>
                <w:sz w:val="20"/>
                <w:szCs w:val="20"/>
              </w:rPr>
            </w:pPr>
            <w:r w:rsidDel="00000000" w:rsidR="00000000" w:rsidRPr="00000000">
              <w:rPr>
                <w:sz w:val="20"/>
                <w:szCs w:val="20"/>
                <w:rtl w:val="0"/>
              </w:rPr>
              <w:t xml:space="preserve">{table_s2_9_3}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1">
            <w:pPr>
              <w:rPr>
                <w:sz w:val="20"/>
                <w:szCs w:val="20"/>
              </w:rPr>
            </w:pPr>
            <w:r w:rsidDel="00000000" w:rsidR="00000000" w:rsidRPr="00000000">
              <w:rPr>
                <w:sz w:val="20"/>
                <w:szCs w:val="20"/>
                <w:rtl w:val="0"/>
              </w:rPr>
              <w:t xml:space="preserve">{table_s2_9_4}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2">
            <w:pPr>
              <w:rPr>
                <w:sz w:val="20"/>
                <w:szCs w:val="20"/>
              </w:rPr>
            </w:pPr>
            <w:r w:rsidDel="00000000" w:rsidR="00000000" w:rsidRPr="00000000">
              <w:rPr>
                <w:sz w:val="20"/>
                <w:szCs w:val="20"/>
                <w:rtl w:val="0"/>
              </w:rPr>
              <w:t xml:space="preserve">{table_s2_10_1}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3">
            <w:pPr>
              <w:rPr>
                <w:sz w:val="20"/>
                <w:szCs w:val="20"/>
              </w:rPr>
            </w:pPr>
            <w:r w:rsidDel="00000000" w:rsidR="00000000" w:rsidRPr="00000000">
              <w:rPr>
                <w:sz w:val="20"/>
                <w:szCs w:val="20"/>
                <w:rtl w:val="0"/>
              </w:rPr>
              <w:t xml:space="preserve">{table_s2_10_2}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4">
            <w:pPr>
              <w:rPr>
                <w:sz w:val="20"/>
                <w:szCs w:val="20"/>
              </w:rPr>
            </w:pPr>
            <w:r w:rsidDel="00000000" w:rsidR="00000000" w:rsidRPr="00000000">
              <w:rPr>
                <w:sz w:val="20"/>
                <w:szCs w:val="20"/>
                <w:rtl w:val="0"/>
              </w:rPr>
              <w:t xml:space="preserve">{table_s2_10_3}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5">
            <w:pPr>
              <w:rPr>
                <w:sz w:val="20"/>
                <w:szCs w:val="20"/>
              </w:rPr>
            </w:pPr>
            <w:r w:rsidDel="00000000" w:rsidR="00000000" w:rsidRPr="00000000">
              <w:rPr>
                <w:sz w:val="20"/>
                <w:szCs w:val="20"/>
                <w:rtl w:val="0"/>
              </w:rPr>
              <w:t xml:space="preserve">{table_s2_10_4}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6">
            <w:pPr>
              <w:rPr>
                <w:sz w:val="20"/>
                <w:szCs w:val="20"/>
              </w:rPr>
            </w:pPr>
            <w:r w:rsidDel="00000000" w:rsidR="00000000" w:rsidRPr="00000000">
              <w:rPr>
                <w:sz w:val="20"/>
                <w:szCs w:val="20"/>
                <w:rtl w:val="0"/>
              </w:rPr>
              <w:t xml:space="preserve">{table_s2_11_1}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7">
            <w:pPr>
              <w:rPr>
                <w:sz w:val="20"/>
                <w:szCs w:val="20"/>
              </w:rPr>
            </w:pPr>
            <w:r w:rsidDel="00000000" w:rsidR="00000000" w:rsidRPr="00000000">
              <w:rPr>
                <w:sz w:val="20"/>
                <w:szCs w:val="20"/>
                <w:rtl w:val="0"/>
              </w:rPr>
              <w:t xml:space="preserve">{table_s2_11_2}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8">
            <w:pPr>
              <w:rPr>
                <w:sz w:val="20"/>
                <w:szCs w:val="20"/>
              </w:rPr>
            </w:pPr>
            <w:r w:rsidDel="00000000" w:rsidR="00000000" w:rsidRPr="00000000">
              <w:rPr>
                <w:sz w:val="20"/>
                <w:szCs w:val="20"/>
                <w:rtl w:val="0"/>
              </w:rPr>
              <w:t xml:space="preserve">{table_s2_11_3}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9">
            <w:pPr>
              <w:rPr>
                <w:sz w:val="20"/>
                <w:szCs w:val="20"/>
              </w:rPr>
            </w:pPr>
            <w:r w:rsidDel="00000000" w:rsidR="00000000" w:rsidRPr="00000000">
              <w:rPr>
                <w:sz w:val="20"/>
                <w:szCs w:val="20"/>
                <w:rtl w:val="0"/>
              </w:rPr>
              <w:t xml:space="preserve">{table_s2_11_4}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A">
            <w:pPr>
              <w:rPr>
                <w:sz w:val="20"/>
                <w:szCs w:val="20"/>
              </w:rPr>
            </w:pPr>
            <w:r w:rsidDel="00000000" w:rsidR="00000000" w:rsidRPr="00000000">
              <w:rPr>
                <w:sz w:val="20"/>
                <w:szCs w:val="20"/>
                <w:rtl w:val="0"/>
              </w:rPr>
              <w:t xml:space="preserve">{table_s2_12_1}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B">
            <w:pPr>
              <w:rPr>
                <w:sz w:val="20"/>
                <w:szCs w:val="20"/>
              </w:rPr>
            </w:pPr>
            <w:r w:rsidDel="00000000" w:rsidR="00000000" w:rsidRPr="00000000">
              <w:rPr>
                <w:sz w:val="20"/>
                <w:szCs w:val="20"/>
                <w:rtl w:val="0"/>
              </w:rPr>
              <w:t xml:space="preserve">{table_s2_12_2}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C">
            <w:pPr>
              <w:rPr>
                <w:sz w:val="20"/>
                <w:szCs w:val="20"/>
              </w:rPr>
            </w:pPr>
            <w:r w:rsidDel="00000000" w:rsidR="00000000" w:rsidRPr="00000000">
              <w:rPr>
                <w:sz w:val="20"/>
                <w:szCs w:val="20"/>
                <w:rtl w:val="0"/>
              </w:rPr>
              <w:t xml:space="preserve">{table_s2_12_3}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D">
            <w:pPr>
              <w:rPr>
                <w:sz w:val="20"/>
                <w:szCs w:val="20"/>
              </w:rPr>
            </w:pPr>
            <w:r w:rsidDel="00000000" w:rsidR="00000000" w:rsidRPr="00000000">
              <w:rPr>
                <w:sz w:val="20"/>
                <w:szCs w:val="20"/>
                <w:rtl w:val="0"/>
              </w:rPr>
              <w:t xml:space="preserve">{table_s2_12_4}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E">
            <w:pPr>
              <w:rPr>
                <w:sz w:val="20"/>
                <w:szCs w:val="20"/>
              </w:rPr>
            </w:pPr>
            <w:r w:rsidDel="00000000" w:rsidR="00000000" w:rsidRPr="00000000">
              <w:rPr>
                <w:sz w:val="20"/>
                <w:szCs w:val="20"/>
                <w:rtl w:val="0"/>
              </w:rPr>
              <w:t xml:space="preserve">{table_s2_13_1}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F">
            <w:pPr>
              <w:rPr>
                <w:sz w:val="20"/>
                <w:szCs w:val="20"/>
              </w:rPr>
            </w:pPr>
            <w:r w:rsidDel="00000000" w:rsidR="00000000" w:rsidRPr="00000000">
              <w:rPr>
                <w:sz w:val="20"/>
                <w:szCs w:val="20"/>
                <w:rtl w:val="0"/>
              </w:rPr>
              <w:t xml:space="preserve">{table_s2_13_2}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0">
            <w:pPr>
              <w:rPr>
                <w:sz w:val="20"/>
                <w:szCs w:val="20"/>
              </w:rPr>
            </w:pPr>
            <w:r w:rsidDel="00000000" w:rsidR="00000000" w:rsidRPr="00000000">
              <w:rPr>
                <w:sz w:val="20"/>
                <w:szCs w:val="20"/>
                <w:rtl w:val="0"/>
              </w:rPr>
              <w:t xml:space="preserve">{table_s2_13_3}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1">
            <w:pPr>
              <w:rPr>
                <w:sz w:val="20"/>
                <w:szCs w:val="20"/>
              </w:rPr>
            </w:pPr>
            <w:r w:rsidDel="00000000" w:rsidR="00000000" w:rsidRPr="00000000">
              <w:rPr>
                <w:sz w:val="20"/>
                <w:szCs w:val="20"/>
                <w:rtl w:val="0"/>
              </w:rPr>
              <w:t xml:space="preserve">{table_s2_13_4}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2">
            <w:pPr>
              <w:rPr>
                <w:sz w:val="20"/>
                <w:szCs w:val="20"/>
              </w:rPr>
            </w:pPr>
            <w:r w:rsidDel="00000000" w:rsidR="00000000" w:rsidRPr="00000000">
              <w:rPr>
                <w:sz w:val="20"/>
                <w:szCs w:val="20"/>
                <w:rtl w:val="0"/>
              </w:rPr>
              <w:t xml:space="preserve">{table_s2_14_1}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3">
            <w:pPr>
              <w:rPr>
                <w:sz w:val="20"/>
                <w:szCs w:val="20"/>
              </w:rPr>
            </w:pPr>
            <w:r w:rsidDel="00000000" w:rsidR="00000000" w:rsidRPr="00000000">
              <w:rPr>
                <w:sz w:val="20"/>
                <w:szCs w:val="20"/>
                <w:rtl w:val="0"/>
              </w:rPr>
              <w:t xml:space="preserve">{table_s2_14_2}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4">
            <w:pPr>
              <w:rPr>
                <w:sz w:val="20"/>
                <w:szCs w:val="20"/>
              </w:rPr>
            </w:pPr>
            <w:r w:rsidDel="00000000" w:rsidR="00000000" w:rsidRPr="00000000">
              <w:rPr>
                <w:sz w:val="20"/>
                <w:szCs w:val="20"/>
                <w:rtl w:val="0"/>
              </w:rPr>
              <w:t xml:space="preserve">{table_s2_14_3}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5">
            <w:pPr>
              <w:rPr>
                <w:sz w:val="20"/>
                <w:szCs w:val="20"/>
              </w:rPr>
            </w:pPr>
            <w:r w:rsidDel="00000000" w:rsidR="00000000" w:rsidRPr="00000000">
              <w:rPr>
                <w:sz w:val="20"/>
                <w:szCs w:val="20"/>
                <w:rtl w:val="0"/>
              </w:rPr>
              <w:t xml:space="preserve">{table_s2_14_4}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6">
            <w:pPr>
              <w:rPr>
                <w:sz w:val="20"/>
                <w:szCs w:val="20"/>
              </w:rPr>
            </w:pPr>
            <w:r w:rsidDel="00000000" w:rsidR="00000000" w:rsidRPr="00000000">
              <w:rPr>
                <w:sz w:val="20"/>
                <w:szCs w:val="20"/>
                <w:rtl w:val="0"/>
              </w:rPr>
              <w:t xml:space="preserve">{table_s2_15_1}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7">
            <w:pPr>
              <w:rPr>
                <w:sz w:val="20"/>
                <w:szCs w:val="20"/>
              </w:rPr>
            </w:pPr>
            <w:r w:rsidDel="00000000" w:rsidR="00000000" w:rsidRPr="00000000">
              <w:rPr>
                <w:sz w:val="20"/>
                <w:szCs w:val="20"/>
                <w:rtl w:val="0"/>
              </w:rPr>
              <w:t xml:space="preserve">{table_s2_15_2}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8">
            <w:pPr>
              <w:rPr>
                <w:sz w:val="20"/>
                <w:szCs w:val="20"/>
              </w:rPr>
            </w:pPr>
            <w:r w:rsidDel="00000000" w:rsidR="00000000" w:rsidRPr="00000000">
              <w:rPr>
                <w:sz w:val="20"/>
                <w:szCs w:val="20"/>
                <w:rtl w:val="0"/>
              </w:rPr>
              <w:t xml:space="preserve">{table_s2_15_3}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9">
            <w:pPr>
              <w:rPr>
                <w:sz w:val="20"/>
                <w:szCs w:val="20"/>
              </w:rPr>
            </w:pPr>
            <w:r w:rsidDel="00000000" w:rsidR="00000000" w:rsidRPr="00000000">
              <w:rPr>
                <w:sz w:val="20"/>
                <w:szCs w:val="20"/>
                <w:rtl w:val="0"/>
              </w:rPr>
              <w:t xml:space="preserve">{table_s2_15_4}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A">
            <w:pPr>
              <w:rPr>
                <w:sz w:val="20"/>
                <w:szCs w:val="20"/>
              </w:rPr>
            </w:pPr>
            <w:r w:rsidDel="00000000" w:rsidR="00000000" w:rsidRPr="00000000">
              <w:rPr>
                <w:sz w:val="20"/>
                <w:szCs w:val="20"/>
                <w:rtl w:val="0"/>
              </w:rPr>
              <w:t xml:space="preserve">{table_s2_16_1}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B">
            <w:pPr>
              <w:rPr>
                <w:sz w:val="20"/>
                <w:szCs w:val="20"/>
              </w:rPr>
            </w:pPr>
            <w:r w:rsidDel="00000000" w:rsidR="00000000" w:rsidRPr="00000000">
              <w:rPr>
                <w:sz w:val="20"/>
                <w:szCs w:val="20"/>
                <w:rtl w:val="0"/>
              </w:rPr>
              <w:t xml:space="preserve">{table_s2_16_2}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C">
            <w:pPr>
              <w:rPr>
                <w:sz w:val="20"/>
                <w:szCs w:val="20"/>
              </w:rPr>
            </w:pPr>
            <w:r w:rsidDel="00000000" w:rsidR="00000000" w:rsidRPr="00000000">
              <w:rPr>
                <w:sz w:val="20"/>
                <w:szCs w:val="20"/>
                <w:rtl w:val="0"/>
              </w:rPr>
              <w:t xml:space="preserve">{table_s2_16_3}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D">
            <w:pPr>
              <w:rPr>
                <w:sz w:val="20"/>
                <w:szCs w:val="20"/>
              </w:rPr>
            </w:pPr>
            <w:r w:rsidDel="00000000" w:rsidR="00000000" w:rsidRPr="00000000">
              <w:rPr>
                <w:sz w:val="20"/>
                <w:szCs w:val="20"/>
                <w:rtl w:val="0"/>
              </w:rPr>
              <w:t xml:space="preserve">{table_s2_16_4}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E">
            <w:pPr>
              <w:rPr>
                <w:sz w:val="20"/>
                <w:szCs w:val="20"/>
              </w:rPr>
            </w:pPr>
            <w:r w:rsidDel="00000000" w:rsidR="00000000" w:rsidRPr="00000000">
              <w:rPr>
                <w:sz w:val="20"/>
                <w:szCs w:val="20"/>
                <w:rtl w:val="0"/>
              </w:rPr>
              <w:t xml:space="preserve">{table_s2_17_1}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F">
            <w:pPr>
              <w:rPr>
                <w:sz w:val="20"/>
                <w:szCs w:val="20"/>
              </w:rPr>
            </w:pPr>
            <w:r w:rsidDel="00000000" w:rsidR="00000000" w:rsidRPr="00000000">
              <w:rPr>
                <w:sz w:val="20"/>
                <w:szCs w:val="20"/>
                <w:rtl w:val="0"/>
              </w:rPr>
              <w:t xml:space="preserve">{table_s2_17_2}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0">
            <w:pPr>
              <w:rPr>
                <w:sz w:val="20"/>
                <w:szCs w:val="20"/>
              </w:rPr>
            </w:pPr>
            <w:r w:rsidDel="00000000" w:rsidR="00000000" w:rsidRPr="00000000">
              <w:rPr>
                <w:sz w:val="20"/>
                <w:szCs w:val="20"/>
                <w:rtl w:val="0"/>
              </w:rPr>
              <w:t xml:space="preserve">{table_s2_17_3}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1">
            <w:pPr>
              <w:rPr>
                <w:sz w:val="20"/>
                <w:szCs w:val="20"/>
              </w:rPr>
            </w:pPr>
            <w:r w:rsidDel="00000000" w:rsidR="00000000" w:rsidRPr="00000000">
              <w:rPr>
                <w:sz w:val="20"/>
                <w:szCs w:val="20"/>
                <w:rtl w:val="0"/>
              </w:rPr>
              <w:t xml:space="preserve">{table_s2_17_4}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2">
            <w:pPr>
              <w:rPr>
                <w:sz w:val="20"/>
                <w:szCs w:val="20"/>
              </w:rPr>
            </w:pPr>
            <w:r w:rsidDel="00000000" w:rsidR="00000000" w:rsidRPr="00000000">
              <w:rPr>
                <w:sz w:val="20"/>
                <w:szCs w:val="20"/>
                <w:rtl w:val="0"/>
              </w:rPr>
              <w:t xml:space="preserve">{table_s2_18_1}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3">
            <w:pPr>
              <w:rPr>
                <w:sz w:val="20"/>
                <w:szCs w:val="20"/>
              </w:rPr>
            </w:pPr>
            <w:r w:rsidDel="00000000" w:rsidR="00000000" w:rsidRPr="00000000">
              <w:rPr>
                <w:sz w:val="20"/>
                <w:szCs w:val="20"/>
                <w:rtl w:val="0"/>
              </w:rPr>
              <w:t xml:space="preserve">{table_s2_18_2}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4">
            <w:pPr>
              <w:rPr>
                <w:sz w:val="20"/>
                <w:szCs w:val="20"/>
              </w:rPr>
            </w:pPr>
            <w:r w:rsidDel="00000000" w:rsidR="00000000" w:rsidRPr="00000000">
              <w:rPr>
                <w:sz w:val="20"/>
                <w:szCs w:val="20"/>
                <w:rtl w:val="0"/>
              </w:rPr>
              <w:t xml:space="preserve">{table_s2_18_3}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5">
            <w:pPr>
              <w:rPr>
                <w:sz w:val="20"/>
                <w:szCs w:val="20"/>
              </w:rPr>
            </w:pPr>
            <w:r w:rsidDel="00000000" w:rsidR="00000000" w:rsidRPr="00000000">
              <w:rPr>
                <w:sz w:val="20"/>
                <w:szCs w:val="20"/>
                <w:rtl w:val="0"/>
              </w:rPr>
              <w:t xml:space="preserve">{table_s2_18_4}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6">
            <w:pPr>
              <w:rPr>
                <w:sz w:val="20"/>
                <w:szCs w:val="20"/>
              </w:rPr>
            </w:pPr>
            <w:r w:rsidDel="00000000" w:rsidR="00000000" w:rsidRPr="00000000">
              <w:rPr>
                <w:sz w:val="20"/>
                <w:szCs w:val="20"/>
                <w:rtl w:val="0"/>
              </w:rPr>
              <w:t xml:space="preserve">{table_s2_19_1}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7">
            <w:pPr>
              <w:rPr>
                <w:sz w:val="20"/>
                <w:szCs w:val="20"/>
              </w:rPr>
            </w:pPr>
            <w:r w:rsidDel="00000000" w:rsidR="00000000" w:rsidRPr="00000000">
              <w:rPr>
                <w:sz w:val="20"/>
                <w:szCs w:val="20"/>
                <w:rtl w:val="0"/>
              </w:rPr>
              <w:t xml:space="preserve">{table_s2_19_2}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8">
            <w:pPr>
              <w:rPr>
                <w:sz w:val="20"/>
                <w:szCs w:val="20"/>
              </w:rPr>
            </w:pPr>
            <w:r w:rsidDel="00000000" w:rsidR="00000000" w:rsidRPr="00000000">
              <w:rPr>
                <w:sz w:val="20"/>
                <w:szCs w:val="20"/>
                <w:rtl w:val="0"/>
              </w:rPr>
              <w:t xml:space="preserve">{table_s2_19_3}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9">
            <w:pPr>
              <w:rPr>
                <w:sz w:val="20"/>
                <w:szCs w:val="20"/>
              </w:rPr>
            </w:pPr>
            <w:r w:rsidDel="00000000" w:rsidR="00000000" w:rsidRPr="00000000">
              <w:rPr>
                <w:sz w:val="20"/>
                <w:szCs w:val="20"/>
                <w:rtl w:val="0"/>
              </w:rPr>
              <w:t xml:space="preserve">{table_s2_19_4}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A">
            <w:pPr>
              <w:rPr>
                <w:sz w:val="20"/>
                <w:szCs w:val="20"/>
              </w:rPr>
            </w:pPr>
            <w:r w:rsidDel="00000000" w:rsidR="00000000" w:rsidRPr="00000000">
              <w:rPr>
                <w:sz w:val="20"/>
                <w:szCs w:val="20"/>
                <w:rtl w:val="0"/>
              </w:rPr>
              <w:t xml:space="preserve">{table_s2_20_1}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B">
            <w:pPr>
              <w:rPr>
                <w:sz w:val="20"/>
                <w:szCs w:val="20"/>
              </w:rPr>
            </w:pPr>
            <w:r w:rsidDel="00000000" w:rsidR="00000000" w:rsidRPr="00000000">
              <w:rPr>
                <w:sz w:val="20"/>
                <w:szCs w:val="20"/>
                <w:rtl w:val="0"/>
              </w:rPr>
              <w:t xml:space="preserve">{table_s2_20_2}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C">
            <w:pPr>
              <w:rPr>
                <w:sz w:val="20"/>
                <w:szCs w:val="20"/>
              </w:rPr>
            </w:pPr>
            <w:r w:rsidDel="00000000" w:rsidR="00000000" w:rsidRPr="00000000">
              <w:rPr>
                <w:sz w:val="20"/>
                <w:szCs w:val="20"/>
                <w:rtl w:val="0"/>
              </w:rPr>
              <w:t xml:space="preserve">{table_s2_20_3}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D">
            <w:pPr>
              <w:rPr>
                <w:sz w:val="20"/>
                <w:szCs w:val="20"/>
              </w:rPr>
            </w:pPr>
            <w:r w:rsidDel="00000000" w:rsidR="00000000" w:rsidRPr="00000000">
              <w:rPr>
                <w:sz w:val="20"/>
                <w:szCs w:val="20"/>
                <w:rtl w:val="0"/>
              </w:rPr>
              <w:t xml:space="preserve">{table_s2_20_4}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E">
            <w:pPr>
              <w:rPr>
                <w:sz w:val="20"/>
                <w:szCs w:val="20"/>
              </w:rPr>
            </w:pPr>
            <w:r w:rsidDel="00000000" w:rsidR="00000000" w:rsidRPr="00000000">
              <w:rPr>
                <w:sz w:val="20"/>
                <w:szCs w:val="20"/>
                <w:rtl w:val="0"/>
              </w:rPr>
              <w:t xml:space="preserve">{table_s2_21_1}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F">
            <w:pPr>
              <w:rPr>
                <w:sz w:val="20"/>
                <w:szCs w:val="20"/>
              </w:rPr>
            </w:pPr>
            <w:r w:rsidDel="00000000" w:rsidR="00000000" w:rsidRPr="00000000">
              <w:rPr>
                <w:sz w:val="20"/>
                <w:szCs w:val="20"/>
                <w:rtl w:val="0"/>
              </w:rPr>
              <w:t xml:space="preserve">{table_s2_21_2}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0">
            <w:pPr>
              <w:rPr>
                <w:sz w:val="20"/>
                <w:szCs w:val="20"/>
              </w:rPr>
            </w:pPr>
            <w:r w:rsidDel="00000000" w:rsidR="00000000" w:rsidRPr="00000000">
              <w:rPr>
                <w:sz w:val="20"/>
                <w:szCs w:val="20"/>
                <w:rtl w:val="0"/>
              </w:rPr>
              <w:t xml:space="preserve">{table_s2_21_3}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1">
            <w:pPr>
              <w:rPr>
                <w:sz w:val="20"/>
                <w:szCs w:val="20"/>
              </w:rPr>
            </w:pPr>
            <w:r w:rsidDel="00000000" w:rsidR="00000000" w:rsidRPr="00000000">
              <w:rPr>
                <w:sz w:val="20"/>
                <w:szCs w:val="20"/>
                <w:rtl w:val="0"/>
              </w:rPr>
              <w:t xml:space="preserve">{table_s2_21_4}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2">
            <w:pPr>
              <w:rPr>
                <w:sz w:val="20"/>
                <w:szCs w:val="20"/>
              </w:rPr>
            </w:pPr>
            <w:r w:rsidDel="00000000" w:rsidR="00000000" w:rsidRPr="00000000">
              <w:rPr>
                <w:sz w:val="20"/>
                <w:szCs w:val="20"/>
                <w:rtl w:val="0"/>
              </w:rPr>
              <w:t xml:space="preserve">{table_s2_22_1}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3">
            <w:pPr>
              <w:rPr>
                <w:sz w:val="20"/>
                <w:szCs w:val="20"/>
              </w:rPr>
            </w:pPr>
            <w:r w:rsidDel="00000000" w:rsidR="00000000" w:rsidRPr="00000000">
              <w:rPr>
                <w:sz w:val="20"/>
                <w:szCs w:val="20"/>
                <w:rtl w:val="0"/>
              </w:rPr>
              <w:t xml:space="preserve">{table_s2_22_2}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4">
            <w:pPr>
              <w:rPr>
                <w:sz w:val="20"/>
                <w:szCs w:val="20"/>
              </w:rPr>
            </w:pPr>
            <w:r w:rsidDel="00000000" w:rsidR="00000000" w:rsidRPr="00000000">
              <w:rPr>
                <w:sz w:val="20"/>
                <w:szCs w:val="20"/>
                <w:rtl w:val="0"/>
              </w:rPr>
              <w:t xml:space="preserve">{table_s2_22_3}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5">
            <w:pPr>
              <w:rPr>
                <w:sz w:val="20"/>
                <w:szCs w:val="20"/>
              </w:rPr>
            </w:pPr>
            <w:r w:rsidDel="00000000" w:rsidR="00000000" w:rsidRPr="00000000">
              <w:rPr>
                <w:sz w:val="20"/>
                <w:szCs w:val="20"/>
                <w:rtl w:val="0"/>
              </w:rPr>
              <w:t xml:space="preserve">{table_s2_22_4}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6">
            <w:pPr>
              <w:rPr>
                <w:sz w:val="20"/>
                <w:szCs w:val="20"/>
              </w:rPr>
            </w:pPr>
            <w:r w:rsidDel="00000000" w:rsidR="00000000" w:rsidRPr="00000000">
              <w:rPr>
                <w:sz w:val="20"/>
                <w:szCs w:val="20"/>
                <w:rtl w:val="0"/>
              </w:rPr>
              <w:t xml:space="preserve">{table_s2_23_1}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7">
            <w:pPr>
              <w:rPr>
                <w:sz w:val="20"/>
                <w:szCs w:val="20"/>
              </w:rPr>
            </w:pPr>
            <w:r w:rsidDel="00000000" w:rsidR="00000000" w:rsidRPr="00000000">
              <w:rPr>
                <w:sz w:val="20"/>
                <w:szCs w:val="20"/>
                <w:rtl w:val="0"/>
              </w:rPr>
              <w:t xml:space="preserve">{table_s2_23_2}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8">
            <w:pPr>
              <w:rPr>
                <w:sz w:val="20"/>
                <w:szCs w:val="20"/>
              </w:rPr>
            </w:pPr>
            <w:r w:rsidDel="00000000" w:rsidR="00000000" w:rsidRPr="00000000">
              <w:rPr>
                <w:sz w:val="20"/>
                <w:szCs w:val="20"/>
                <w:rtl w:val="0"/>
              </w:rPr>
              <w:t xml:space="preserve">{table_s2_23_3}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9">
            <w:pPr>
              <w:rPr>
                <w:sz w:val="20"/>
                <w:szCs w:val="20"/>
              </w:rPr>
            </w:pPr>
            <w:r w:rsidDel="00000000" w:rsidR="00000000" w:rsidRPr="00000000">
              <w:rPr>
                <w:sz w:val="20"/>
                <w:szCs w:val="20"/>
                <w:rtl w:val="0"/>
              </w:rPr>
              <w:t xml:space="preserve">{table_s2_23_4}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A">
            <w:pPr>
              <w:rPr>
                <w:sz w:val="20"/>
                <w:szCs w:val="20"/>
              </w:rPr>
            </w:pPr>
            <w:r w:rsidDel="00000000" w:rsidR="00000000" w:rsidRPr="00000000">
              <w:rPr>
                <w:sz w:val="20"/>
                <w:szCs w:val="20"/>
                <w:rtl w:val="0"/>
              </w:rPr>
              <w:t xml:space="preserve">{table_s2_24_1}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B">
            <w:pPr>
              <w:rPr>
                <w:sz w:val="20"/>
                <w:szCs w:val="20"/>
              </w:rPr>
            </w:pPr>
            <w:r w:rsidDel="00000000" w:rsidR="00000000" w:rsidRPr="00000000">
              <w:rPr>
                <w:sz w:val="20"/>
                <w:szCs w:val="20"/>
                <w:rtl w:val="0"/>
              </w:rPr>
              <w:t xml:space="preserve">{table_s2_24_2}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C">
            <w:pPr>
              <w:rPr>
                <w:sz w:val="20"/>
                <w:szCs w:val="20"/>
              </w:rPr>
            </w:pPr>
            <w:r w:rsidDel="00000000" w:rsidR="00000000" w:rsidRPr="00000000">
              <w:rPr>
                <w:sz w:val="20"/>
                <w:szCs w:val="20"/>
                <w:rtl w:val="0"/>
              </w:rPr>
              <w:t xml:space="preserve">{table_s2_24_3}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D">
            <w:pPr>
              <w:rPr>
                <w:sz w:val="20"/>
                <w:szCs w:val="20"/>
              </w:rPr>
            </w:pPr>
            <w:r w:rsidDel="00000000" w:rsidR="00000000" w:rsidRPr="00000000">
              <w:rPr>
                <w:sz w:val="20"/>
                <w:szCs w:val="20"/>
                <w:rtl w:val="0"/>
              </w:rPr>
              <w:t xml:space="preserve">{table_s2_24_4}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E">
            <w:pPr>
              <w:rPr>
                <w:sz w:val="20"/>
                <w:szCs w:val="20"/>
              </w:rPr>
            </w:pPr>
            <w:r w:rsidDel="00000000" w:rsidR="00000000" w:rsidRPr="00000000">
              <w:rPr>
                <w:sz w:val="20"/>
                <w:szCs w:val="20"/>
                <w:rtl w:val="0"/>
              </w:rPr>
              <w:t xml:space="preserve">{table_s2_25_1}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F">
            <w:pPr>
              <w:rPr>
                <w:sz w:val="20"/>
                <w:szCs w:val="20"/>
              </w:rPr>
            </w:pPr>
            <w:r w:rsidDel="00000000" w:rsidR="00000000" w:rsidRPr="00000000">
              <w:rPr>
                <w:sz w:val="20"/>
                <w:szCs w:val="20"/>
                <w:rtl w:val="0"/>
              </w:rPr>
              <w:t xml:space="preserve">{table_s2_25_2}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0">
            <w:pPr>
              <w:rPr>
                <w:sz w:val="20"/>
                <w:szCs w:val="20"/>
              </w:rPr>
            </w:pPr>
            <w:r w:rsidDel="00000000" w:rsidR="00000000" w:rsidRPr="00000000">
              <w:rPr>
                <w:sz w:val="20"/>
                <w:szCs w:val="20"/>
                <w:rtl w:val="0"/>
              </w:rPr>
              <w:t xml:space="preserve">{table_s2_25_3}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1">
            <w:pPr>
              <w:rPr>
                <w:sz w:val="20"/>
                <w:szCs w:val="20"/>
              </w:rPr>
            </w:pPr>
            <w:r w:rsidDel="00000000" w:rsidR="00000000" w:rsidRPr="00000000">
              <w:rPr>
                <w:sz w:val="20"/>
                <w:szCs w:val="20"/>
                <w:rtl w:val="0"/>
              </w:rPr>
              <w:t xml:space="preserve">{table_s2_25_4}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2">
            <w:pPr>
              <w:rPr>
                <w:sz w:val="20"/>
                <w:szCs w:val="20"/>
              </w:rPr>
            </w:pPr>
            <w:r w:rsidDel="00000000" w:rsidR="00000000" w:rsidRPr="00000000">
              <w:rPr>
                <w:sz w:val="20"/>
                <w:szCs w:val="20"/>
                <w:rtl w:val="0"/>
              </w:rPr>
              <w:t xml:space="preserve">{table_s2_26_1}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3">
            <w:pPr>
              <w:rPr>
                <w:sz w:val="20"/>
                <w:szCs w:val="20"/>
              </w:rPr>
            </w:pPr>
            <w:r w:rsidDel="00000000" w:rsidR="00000000" w:rsidRPr="00000000">
              <w:rPr>
                <w:sz w:val="20"/>
                <w:szCs w:val="20"/>
                <w:rtl w:val="0"/>
              </w:rPr>
              <w:t xml:space="preserve">{table_s2_26_2}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4">
            <w:pPr>
              <w:rPr>
                <w:sz w:val="20"/>
                <w:szCs w:val="20"/>
              </w:rPr>
            </w:pPr>
            <w:r w:rsidDel="00000000" w:rsidR="00000000" w:rsidRPr="00000000">
              <w:rPr>
                <w:sz w:val="20"/>
                <w:szCs w:val="20"/>
                <w:rtl w:val="0"/>
              </w:rPr>
              <w:t xml:space="preserve">{table_s2_26_3}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5">
            <w:pPr>
              <w:rPr>
                <w:sz w:val="20"/>
                <w:szCs w:val="20"/>
              </w:rPr>
            </w:pPr>
            <w:r w:rsidDel="00000000" w:rsidR="00000000" w:rsidRPr="00000000">
              <w:rPr>
                <w:sz w:val="20"/>
                <w:szCs w:val="20"/>
                <w:rtl w:val="0"/>
              </w:rPr>
              <w:t xml:space="preserve">{table_s2_26_4}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6">
            <w:pPr>
              <w:rPr>
                <w:sz w:val="20"/>
                <w:szCs w:val="20"/>
              </w:rPr>
            </w:pPr>
            <w:r w:rsidDel="00000000" w:rsidR="00000000" w:rsidRPr="00000000">
              <w:rPr>
                <w:sz w:val="20"/>
                <w:szCs w:val="20"/>
                <w:rtl w:val="0"/>
              </w:rPr>
              <w:t xml:space="preserve">{table_s2_27_1}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7">
            <w:pPr>
              <w:rPr>
                <w:sz w:val="20"/>
                <w:szCs w:val="20"/>
              </w:rPr>
            </w:pPr>
            <w:r w:rsidDel="00000000" w:rsidR="00000000" w:rsidRPr="00000000">
              <w:rPr>
                <w:sz w:val="20"/>
                <w:szCs w:val="20"/>
                <w:rtl w:val="0"/>
              </w:rPr>
              <w:t xml:space="preserve">{table_s2_27_2}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8">
            <w:pPr>
              <w:rPr>
                <w:sz w:val="20"/>
                <w:szCs w:val="20"/>
              </w:rPr>
            </w:pPr>
            <w:r w:rsidDel="00000000" w:rsidR="00000000" w:rsidRPr="00000000">
              <w:rPr>
                <w:sz w:val="20"/>
                <w:szCs w:val="20"/>
                <w:rtl w:val="0"/>
              </w:rPr>
              <w:t xml:space="preserve">{table_s2_27_3}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9">
            <w:pPr>
              <w:rPr>
                <w:sz w:val="20"/>
                <w:szCs w:val="20"/>
              </w:rPr>
            </w:pPr>
            <w:r w:rsidDel="00000000" w:rsidR="00000000" w:rsidRPr="00000000">
              <w:rPr>
                <w:sz w:val="20"/>
                <w:szCs w:val="20"/>
                <w:rtl w:val="0"/>
              </w:rPr>
              <w:t xml:space="preserve">{table_s2_27_4}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A">
            <w:pPr>
              <w:rPr>
                <w:sz w:val="20"/>
                <w:szCs w:val="20"/>
              </w:rPr>
            </w:pPr>
            <w:r w:rsidDel="00000000" w:rsidR="00000000" w:rsidRPr="00000000">
              <w:rPr>
                <w:sz w:val="20"/>
                <w:szCs w:val="20"/>
                <w:rtl w:val="0"/>
              </w:rPr>
              <w:t xml:space="preserve">{table_s2_28_1}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B">
            <w:pPr>
              <w:rPr>
                <w:sz w:val="20"/>
                <w:szCs w:val="20"/>
              </w:rPr>
            </w:pPr>
            <w:r w:rsidDel="00000000" w:rsidR="00000000" w:rsidRPr="00000000">
              <w:rPr>
                <w:sz w:val="20"/>
                <w:szCs w:val="20"/>
                <w:rtl w:val="0"/>
              </w:rPr>
              <w:t xml:space="preserve">{table_s2_28_2}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C">
            <w:pPr>
              <w:rPr>
                <w:sz w:val="20"/>
                <w:szCs w:val="20"/>
              </w:rPr>
            </w:pPr>
            <w:r w:rsidDel="00000000" w:rsidR="00000000" w:rsidRPr="00000000">
              <w:rPr>
                <w:sz w:val="20"/>
                <w:szCs w:val="20"/>
                <w:rtl w:val="0"/>
              </w:rPr>
              <w:t xml:space="preserve">{table_s2_28_3}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D">
            <w:pPr>
              <w:rPr>
                <w:sz w:val="20"/>
                <w:szCs w:val="20"/>
              </w:rPr>
            </w:pPr>
            <w:r w:rsidDel="00000000" w:rsidR="00000000" w:rsidRPr="00000000">
              <w:rPr>
                <w:sz w:val="20"/>
                <w:szCs w:val="20"/>
                <w:rtl w:val="0"/>
              </w:rPr>
              <w:t xml:space="preserve">{table_s2_28_4}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E">
            <w:pPr>
              <w:rPr>
                <w:sz w:val="20"/>
                <w:szCs w:val="20"/>
              </w:rPr>
            </w:pPr>
            <w:r w:rsidDel="00000000" w:rsidR="00000000" w:rsidRPr="00000000">
              <w:rPr>
                <w:sz w:val="20"/>
                <w:szCs w:val="20"/>
                <w:rtl w:val="0"/>
              </w:rPr>
              <w:t xml:space="preserve">{table_s2_29_1}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F">
            <w:pPr>
              <w:rPr>
                <w:sz w:val="20"/>
                <w:szCs w:val="20"/>
              </w:rPr>
            </w:pPr>
            <w:r w:rsidDel="00000000" w:rsidR="00000000" w:rsidRPr="00000000">
              <w:rPr>
                <w:sz w:val="20"/>
                <w:szCs w:val="20"/>
                <w:rtl w:val="0"/>
              </w:rPr>
              <w:t xml:space="preserve">{table_s2_29_2}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0">
            <w:pPr>
              <w:rPr>
                <w:sz w:val="20"/>
                <w:szCs w:val="20"/>
              </w:rPr>
            </w:pPr>
            <w:r w:rsidDel="00000000" w:rsidR="00000000" w:rsidRPr="00000000">
              <w:rPr>
                <w:sz w:val="20"/>
                <w:szCs w:val="20"/>
                <w:rtl w:val="0"/>
              </w:rPr>
              <w:t xml:space="preserve">{table_s2_29_3}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1">
            <w:pPr>
              <w:rPr>
                <w:sz w:val="20"/>
                <w:szCs w:val="20"/>
              </w:rPr>
            </w:pPr>
            <w:r w:rsidDel="00000000" w:rsidR="00000000" w:rsidRPr="00000000">
              <w:rPr>
                <w:sz w:val="20"/>
                <w:szCs w:val="20"/>
                <w:rtl w:val="0"/>
              </w:rPr>
              <w:t xml:space="preserve">{table_s2_29_4}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2">
            <w:pPr>
              <w:rPr>
                <w:sz w:val="20"/>
                <w:szCs w:val="20"/>
              </w:rPr>
            </w:pPr>
            <w:r w:rsidDel="00000000" w:rsidR="00000000" w:rsidRPr="00000000">
              <w:rPr>
                <w:sz w:val="20"/>
                <w:szCs w:val="20"/>
                <w:rtl w:val="0"/>
              </w:rPr>
              <w:t xml:space="preserve">{table_s2_30_1}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3">
            <w:pPr>
              <w:rPr>
                <w:sz w:val="20"/>
                <w:szCs w:val="20"/>
              </w:rPr>
            </w:pPr>
            <w:r w:rsidDel="00000000" w:rsidR="00000000" w:rsidRPr="00000000">
              <w:rPr>
                <w:sz w:val="20"/>
                <w:szCs w:val="20"/>
                <w:rtl w:val="0"/>
              </w:rPr>
              <w:t xml:space="preserve">{table_s2_30_2}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4">
            <w:pPr>
              <w:rPr>
                <w:sz w:val="20"/>
                <w:szCs w:val="20"/>
              </w:rPr>
            </w:pPr>
            <w:r w:rsidDel="00000000" w:rsidR="00000000" w:rsidRPr="00000000">
              <w:rPr>
                <w:sz w:val="20"/>
                <w:szCs w:val="20"/>
                <w:rtl w:val="0"/>
              </w:rPr>
              <w:t xml:space="preserve">{table_s2_30_3}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5">
            <w:pPr>
              <w:rPr>
                <w:sz w:val="20"/>
                <w:szCs w:val="20"/>
              </w:rPr>
            </w:pPr>
            <w:r w:rsidDel="00000000" w:rsidR="00000000" w:rsidRPr="00000000">
              <w:rPr>
                <w:sz w:val="20"/>
                <w:szCs w:val="20"/>
                <w:rtl w:val="0"/>
              </w:rPr>
              <w:t xml:space="preserve">{table_s2_30_4}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6">
            <w:pPr>
              <w:rPr>
                <w:sz w:val="20"/>
                <w:szCs w:val="20"/>
              </w:rPr>
            </w:pPr>
            <w:r w:rsidDel="00000000" w:rsidR="00000000" w:rsidRPr="00000000">
              <w:rPr>
                <w:sz w:val="20"/>
                <w:szCs w:val="20"/>
                <w:rtl w:val="0"/>
              </w:rPr>
              <w:t xml:space="preserve">{table_s2_31_1}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7">
            <w:pPr>
              <w:rPr>
                <w:sz w:val="20"/>
                <w:szCs w:val="20"/>
              </w:rPr>
            </w:pPr>
            <w:r w:rsidDel="00000000" w:rsidR="00000000" w:rsidRPr="00000000">
              <w:rPr>
                <w:sz w:val="20"/>
                <w:szCs w:val="20"/>
                <w:rtl w:val="0"/>
              </w:rPr>
              <w:t xml:space="preserve">{table_s2_31_2}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8">
            <w:pPr>
              <w:rPr>
                <w:sz w:val="20"/>
                <w:szCs w:val="20"/>
              </w:rPr>
            </w:pPr>
            <w:r w:rsidDel="00000000" w:rsidR="00000000" w:rsidRPr="00000000">
              <w:rPr>
                <w:sz w:val="20"/>
                <w:szCs w:val="20"/>
                <w:rtl w:val="0"/>
              </w:rPr>
              <w:t xml:space="preserve">{table_s2_31_3}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9">
            <w:pPr>
              <w:rPr>
                <w:sz w:val="20"/>
                <w:szCs w:val="20"/>
              </w:rPr>
            </w:pPr>
            <w:r w:rsidDel="00000000" w:rsidR="00000000" w:rsidRPr="00000000">
              <w:rPr>
                <w:sz w:val="20"/>
                <w:szCs w:val="20"/>
                <w:rtl w:val="0"/>
              </w:rPr>
              <w:t xml:space="preserve">{table_s2_31_4}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A">
            <w:pPr>
              <w:rPr>
                <w:sz w:val="20"/>
                <w:szCs w:val="20"/>
              </w:rPr>
            </w:pPr>
            <w:r w:rsidDel="00000000" w:rsidR="00000000" w:rsidRPr="00000000">
              <w:rPr>
                <w:sz w:val="20"/>
                <w:szCs w:val="20"/>
                <w:rtl w:val="0"/>
              </w:rPr>
              <w:t xml:space="preserve">{table_s2_32_1}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B">
            <w:pPr>
              <w:rPr>
                <w:sz w:val="20"/>
                <w:szCs w:val="20"/>
              </w:rPr>
            </w:pPr>
            <w:r w:rsidDel="00000000" w:rsidR="00000000" w:rsidRPr="00000000">
              <w:rPr>
                <w:sz w:val="20"/>
                <w:szCs w:val="20"/>
                <w:rtl w:val="0"/>
              </w:rPr>
              <w:t xml:space="preserve">{table_s2_32_2}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C">
            <w:pPr>
              <w:rPr>
                <w:sz w:val="20"/>
                <w:szCs w:val="20"/>
              </w:rPr>
            </w:pPr>
            <w:r w:rsidDel="00000000" w:rsidR="00000000" w:rsidRPr="00000000">
              <w:rPr>
                <w:sz w:val="20"/>
                <w:szCs w:val="20"/>
                <w:rtl w:val="0"/>
              </w:rPr>
              <w:t xml:space="preserve">{table_s2_32_3}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D">
            <w:pPr>
              <w:rPr>
                <w:sz w:val="20"/>
                <w:szCs w:val="20"/>
              </w:rPr>
            </w:pPr>
            <w:r w:rsidDel="00000000" w:rsidR="00000000" w:rsidRPr="00000000">
              <w:rPr>
                <w:sz w:val="20"/>
                <w:szCs w:val="20"/>
                <w:rtl w:val="0"/>
              </w:rPr>
              <w:t xml:space="preserve">{table_s2_32_4}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E">
            <w:pPr>
              <w:rPr>
                <w:sz w:val="20"/>
                <w:szCs w:val="20"/>
              </w:rPr>
            </w:pPr>
            <w:r w:rsidDel="00000000" w:rsidR="00000000" w:rsidRPr="00000000">
              <w:rPr>
                <w:sz w:val="20"/>
                <w:szCs w:val="20"/>
                <w:rtl w:val="0"/>
              </w:rPr>
              <w:t xml:space="preserve">{table_s2_33_1}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F">
            <w:pPr>
              <w:rPr>
                <w:sz w:val="20"/>
                <w:szCs w:val="20"/>
              </w:rPr>
            </w:pPr>
            <w:r w:rsidDel="00000000" w:rsidR="00000000" w:rsidRPr="00000000">
              <w:rPr>
                <w:sz w:val="20"/>
                <w:szCs w:val="20"/>
                <w:rtl w:val="0"/>
              </w:rPr>
              <w:t xml:space="preserve">{table_s2_33_2}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0">
            <w:pPr>
              <w:rPr>
                <w:sz w:val="20"/>
                <w:szCs w:val="20"/>
              </w:rPr>
            </w:pPr>
            <w:r w:rsidDel="00000000" w:rsidR="00000000" w:rsidRPr="00000000">
              <w:rPr>
                <w:sz w:val="20"/>
                <w:szCs w:val="20"/>
                <w:rtl w:val="0"/>
              </w:rPr>
              <w:t xml:space="preserve">{table_s2_33_3}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1">
            <w:pPr>
              <w:rPr>
                <w:sz w:val="20"/>
                <w:szCs w:val="20"/>
              </w:rPr>
            </w:pPr>
            <w:r w:rsidDel="00000000" w:rsidR="00000000" w:rsidRPr="00000000">
              <w:rPr>
                <w:sz w:val="20"/>
                <w:szCs w:val="20"/>
                <w:rtl w:val="0"/>
              </w:rPr>
              <w:t xml:space="preserve">{table_s2_33_4}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2">
            <w:pPr>
              <w:rPr>
                <w:sz w:val="20"/>
                <w:szCs w:val="20"/>
              </w:rPr>
            </w:pPr>
            <w:r w:rsidDel="00000000" w:rsidR="00000000" w:rsidRPr="00000000">
              <w:rPr>
                <w:sz w:val="20"/>
                <w:szCs w:val="20"/>
                <w:rtl w:val="0"/>
              </w:rPr>
              <w:t xml:space="preserve">{table_s2_34_1}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3">
            <w:pPr>
              <w:rPr>
                <w:sz w:val="20"/>
                <w:szCs w:val="20"/>
              </w:rPr>
            </w:pPr>
            <w:r w:rsidDel="00000000" w:rsidR="00000000" w:rsidRPr="00000000">
              <w:rPr>
                <w:sz w:val="20"/>
                <w:szCs w:val="20"/>
                <w:rtl w:val="0"/>
              </w:rPr>
              <w:t xml:space="preserve">{table_s2_34_2}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4">
            <w:pPr>
              <w:rPr>
                <w:sz w:val="20"/>
                <w:szCs w:val="20"/>
              </w:rPr>
            </w:pPr>
            <w:r w:rsidDel="00000000" w:rsidR="00000000" w:rsidRPr="00000000">
              <w:rPr>
                <w:sz w:val="20"/>
                <w:szCs w:val="20"/>
                <w:rtl w:val="0"/>
              </w:rPr>
              <w:t xml:space="preserve">{table_s2_34_3}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5">
            <w:pPr>
              <w:rPr>
                <w:sz w:val="20"/>
                <w:szCs w:val="20"/>
              </w:rPr>
            </w:pPr>
            <w:r w:rsidDel="00000000" w:rsidR="00000000" w:rsidRPr="00000000">
              <w:rPr>
                <w:sz w:val="20"/>
                <w:szCs w:val="20"/>
                <w:rtl w:val="0"/>
              </w:rPr>
              <w:t xml:space="preserve">{table_s2_34_4}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6">
            <w:pPr>
              <w:rPr>
                <w:sz w:val="20"/>
                <w:szCs w:val="20"/>
              </w:rPr>
            </w:pPr>
            <w:r w:rsidDel="00000000" w:rsidR="00000000" w:rsidRPr="00000000">
              <w:rPr>
                <w:sz w:val="20"/>
                <w:szCs w:val="20"/>
                <w:rtl w:val="0"/>
              </w:rPr>
              <w:t xml:space="preserve">{table_s2_35_1}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7">
            <w:pPr>
              <w:rPr>
                <w:sz w:val="20"/>
                <w:szCs w:val="20"/>
              </w:rPr>
            </w:pPr>
            <w:r w:rsidDel="00000000" w:rsidR="00000000" w:rsidRPr="00000000">
              <w:rPr>
                <w:sz w:val="20"/>
                <w:szCs w:val="20"/>
                <w:rtl w:val="0"/>
              </w:rPr>
              <w:t xml:space="preserve">{table_s2_35_2}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8">
            <w:pPr>
              <w:rPr>
                <w:sz w:val="20"/>
                <w:szCs w:val="20"/>
              </w:rPr>
            </w:pPr>
            <w:r w:rsidDel="00000000" w:rsidR="00000000" w:rsidRPr="00000000">
              <w:rPr>
                <w:sz w:val="20"/>
                <w:szCs w:val="20"/>
                <w:rtl w:val="0"/>
              </w:rPr>
              <w:t xml:space="preserve">{table_s2_35_3}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9">
            <w:pPr>
              <w:rPr>
                <w:sz w:val="20"/>
                <w:szCs w:val="20"/>
              </w:rPr>
            </w:pPr>
            <w:r w:rsidDel="00000000" w:rsidR="00000000" w:rsidRPr="00000000">
              <w:rPr>
                <w:sz w:val="20"/>
                <w:szCs w:val="20"/>
                <w:rtl w:val="0"/>
              </w:rPr>
              <w:t xml:space="preserve">{table_s2_35_4}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A">
            <w:pPr>
              <w:rPr>
                <w:sz w:val="20"/>
                <w:szCs w:val="20"/>
              </w:rPr>
            </w:pPr>
            <w:r w:rsidDel="00000000" w:rsidR="00000000" w:rsidRPr="00000000">
              <w:rPr>
                <w:sz w:val="20"/>
                <w:szCs w:val="20"/>
                <w:rtl w:val="0"/>
              </w:rPr>
              <w:t xml:space="preserve">{table_s2_36_1}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B">
            <w:pPr>
              <w:rPr>
                <w:sz w:val="20"/>
                <w:szCs w:val="20"/>
              </w:rPr>
            </w:pPr>
            <w:r w:rsidDel="00000000" w:rsidR="00000000" w:rsidRPr="00000000">
              <w:rPr>
                <w:sz w:val="20"/>
                <w:szCs w:val="20"/>
                <w:rtl w:val="0"/>
              </w:rPr>
              <w:t xml:space="preserve">{table_s2_36_2}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C">
            <w:pPr>
              <w:rPr>
                <w:sz w:val="20"/>
                <w:szCs w:val="20"/>
              </w:rPr>
            </w:pPr>
            <w:r w:rsidDel="00000000" w:rsidR="00000000" w:rsidRPr="00000000">
              <w:rPr>
                <w:sz w:val="20"/>
                <w:szCs w:val="20"/>
                <w:rtl w:val="0"/>
              </w:rPr>
              <w:t xml:space="preserve">{table_s2_36_3}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D">
            <w:pPr>
              <w:rPr>
                <w:sz w:val="20"/>
                <w:szCs w:val="20"/>
              </w:rPr>
            </w:pPr>
            <w:r w:rsidDel="00000000" w:rsidR="00000000" w:rsidRPr="00000000">
              <w:rPr>
                <w:sz w:val="20"/>
                <w:szCs w:val="20"/>
                <w:rtl w:val="0"/>
              </w:rPr>
              <w:t xml:space="preserve">{table_s2_36_4}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E">
            <w:pPr>
              <w:rPr>
                <w:sz w:val="20"/>
                <w:szCs w:val="20"/>
              </w:rPr>
            </w:pPr>
            <w:r w:rsidDel="00000000" w:rsidR="00000000" w:rsidRPr="00000000">
              <w:rPr>
                <w:sz w:val="20"/>
                <w:szCs w:val="20"/>
                <w:rtl w:val="0"/>
              </w:rPr>
              <w:t xml:space="preserve">{table_s2_37_1}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F">
            <w:pPr>
              <w:rPr>
                <w:sz w:val="20"/>
                <w:szCs w:val="20"/>
              </w:rPr>
            </w:pPr>
            <w:r w:rsidDel="00000000" w:rsidR="00000000" w:rsidRPr="00000000">
              <w:rPr>
                <w:sz w:val="20"/>
                <w:szCs w:val="20"/>
                <w:rtl w:val="0"/>
              </w:rPr>
              <w:t xml:space="preserve">{table_s2_37_2}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0">
            <w:pPr>
              <w:rPr>
                <w:sz w:val="20"/>
                <w:szCs w:val="20"/>
              </w:rPr>
            </w:pPr>
            <w:r w:rsidDel="00000000" w:rsidR="00000000" w:rsidRPr="00000000">
              <w:rPr>
                <w:sz w:val="20"/>
                <w:szCs w:val="20"/>
                <w:rtl w:val="0"/>
              </w:rPr>
              <w:t xml:space="preserve">{table_s2_37_3}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1">
            <w:pPr>
              <w:rPr>
                <w:sz w:val="20"/>
                <w:szCs w:val="20"/>
              </w:rPr>
            </w:pPr>
            <w:r w:rsidDel="00000000" w:rsidR="00000000" w:rsidRPr="00000000">
              <w:rPr>
                <w:sz w:val="20"/>
                <w:szCs w:val="20"/>
                <w:rtl w:val="0"/>
              </w:rPr>
              <w:t xml:space="preserve">{table_s2_37_4}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2">
            <w:pPr>
              <w:rPr>
                <w:sz w:val="20"/>
                <w:szCs w:val="20"/>
              </w:rPr>
            </w:pPr>
            <w:r w:rsidDel="00000000" w:rsidR="00000000" w:rsidRPr="00000000">
              <w:rPr>
                <w:sz w:val="20"/>
                <w:szCs w:val="20"/>
                <w:rtl w:val="0"/>
              </w:rPr>
              <w:t xml:space="preserve">{table_s2_38_1}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3">
            <w:pPr>
              <w:rPr>
                <w:sz w:val="20"/>
                <w:szCs w:val="20"/>
              </w:rPr>
            </w:pPr>
            <w:r w:rsidDel="00000000" w:rsidR="00000000" w:rsidRPr="00000000">
              <w:rPr>
                <w:sz w:val="20"/>
                <w:szCs w:val="20"/>
                <w:rtl w:val="0"/>
              </w:rPr>
              <w:t xml:space="preserve">{table_s2_38_2}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4">
            <w:pPr>
              <w:rPr>
                <w:sz w:val="20"/>
                <w:szCs w:val="20"/>
              </w:rPr>
            </w:pPr>
            <w:r w:rsidDel="00000000" w:rsidR="00000000" w:rsidRPr="00000000">
              <w:rPr>
                <w:sz w:val="20"/>
                <w:szCs w:val="20"/>
                <w:rtl w:val="0"/>
              </w:rPr>
              <w:t xml:space="preserve">{table_s2_38_3}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5">
            <w:pPr>
              <w:rPr>
                <w:sz w:val="20"/>
                <w:szCs w:val="20"/>
              </w:rPr>
            </w:pPr>
            <w:r w:rsidDel="00000000" w:rsidR="00000000" w:rsidRPr="00000000">
              <w:rPr>
                <w:sz w:val="20"/>
                <w:szCs w:val="20"/>
                <w:rtl w:val="0"/>
              </w:rPr>
              <w:t xml:space="preserve">{table_s2_38_4}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6">
            <w:pPr>
              <w:rPr>
                <w:sz w:val="20"/>
                <w:szCs w:val="20"/>
              </w:rPr>
            </w:pPr>
            <w:r w:rsidDel="00000000" w:rsidR="00000000" w:rsidRPr="00000000">
              <w:rPr>
                <w:sz w:val="20"/>
                <w:szCs w:val="20"/>
                <w:rtl w:val="0"/>
              </w:rPr>
              <w:t xml:space="preserve">{table_s2_39_1}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7">
            <w:pPr>
              <w:rPr>
                <w:sz w:val="20"/>
                <w:szCs w:val="20"/>
              </w:rPr>
            </w:pPr>
            <w:r w:rsidDel="00000000" w:rsidR="00000000" w:rsidRPr="00000000">
              <w:rPr>
                <w:sz w:val="20"/>
                <w:szCs w:val="20"/>
                <w:rtl w:val="0"/>
              </w:rPr>
              <w:t xml:space="preserve">{table_s2_39_2}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8">
            <w:pPr>
              <w:rPr>
                <w:sz w:val="20"/>
                <w:szCs w:val="20"/>
              </w:rPr>
            </w:pPr>
            <w:r w:rsidDel="00000000" w:rsidR="00000000" w:rsidRPr="00000000">
              <w:rPr>
                <w:sz w:val="20"/>
                <w:szCs w:val="20"/>
                <w:rtl w:val="0"/>
              </w:rPr>
              <w:t xml:space="preserve">{table_s2_39_3}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9">
            <w:pPr>
              <w:rPr>
                <w:sz w:val="20"/>
                <w:szCs w:val="20"/>
              </w:rPr>
            </w:pPr>
            <w:r w:rsidDel="00000000" w:rsidR="00000000" w:rsidRPr="00000000">
              <w:rPr>
                <w:sz w:val="20"/>
                <w:szCs w:val="20"/>
                <w:rtl w:val="0"/>
              </w:rPr>
              <w:t xml:space="preserve">{table_s2_39_4}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A">
            <w:pPr>
              <w:rPr>
                <w:sz w:val="20"/>
                <w:szCs w:val="20"/>
              </w:rPr>
            </w:pPr>
            <w:r w:rsidDel="00000000" w:rsidR="00000000" w:rsidRPr="00000000">
              <w:rPr>
                <w:sz w:val="20"/>
                <w:szCs w:val="20"/>
                <w:rtl w:val="0"/>
              </w:rPr>
              <w:t xml:space="preserve">{table_s2_40_1}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B">
            <w:pPr>
              <w:rPr>
                <w:sz w:val="20"/>
                <w:szCs w:val="20"/>
              </w:rPr>
            </w:pPr>
            <w:r w:rsidDel="00000000" w:rsidR="00000000" w:rsidRPr="00000000">
              <w:rPr>
                <w:sz w:val="20"/>
                <w:szCs w:val="20"/>
                <w:rtl w:val="0"/>
              </w:rPr>
              <w:t xml:space="preserve">{table_s2_40_2}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C">
            <w:pPr>
              <w:rPr>
                <w:sz w:val="20"/>
                <w:szCs w:val="20"/>
              </w:rPr>
            </w:pPr>
            <w:r w:rsidDel="00000000" w:rsidR="00000000" w:rsidRPr="00000000">
              <w:rPr>
                <w:sz w:val="20"/>
                <w:szCs w:val="20"/>
                <w:rtl w:val="0"/>
              </w:rPr>
              <w:t xml:space="preserve">{table_s2_40_3}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D">
            <w:pPr>
              <w:rPr>
                <w:sz w:val="20"/>
                <w:szCs w:val="20"/>
              </w:rPr>
            </w:pPr>
            <w:r w:rsidDel="00000000" w:rsidR="00000000" w:rsidRPr="00000000">
              <w:rPr>
                <w:sz w:val="20"/>
                <w:szCs w:val="20"/>
                <w:rtl w:val="0"/>
              </w:rPr>
              <w:t xml:space="preserve">{table_s2_40_4}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E">
            <w:pPr>
              <w:rPr>
                <w:sz w:val="20"/>
                <w:szCs w:val="20"/>
              </w:rPr>
            </w:pPr>
            <w:r w:rsidDel="00000000" w:rsidR="00000000" w:rsidRPr="00000000">
              <w:rPr>
                <w:sz w:val="20"/>
                <w:szCs w:val="20"/>
                <w:rtl w:val="0"/>
              </w:rPr>
              <w:t xml:space="preserve">{table_s2_41_1}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F">
            <w:pPr>
              <w:rPr>
                <w:sz w:val="20"/>
                <w:szCs w:val="20"/>
              </w:rPr>
            </w:pPr>
            <w:r w:rsidDel="00000000" w:rsidR="00000000" w:rsidRPr="00000000">
              <w:rPr>
                <w:sz w:val="20"/>
                <w:szCs w:val="20"/>
                <w:rtl w:val="0"/>
              </w:rPr>
              <w:t xml:space="preserve">{table_s2_41_2}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0">
            <w:pPr>
              <w:rPr>
                <w:sz w:val="20"/>
                <w:szCs w:val="20"/>
              </w:rPr>
            </w:pPr>
            <w:r w:rsidDel="00000000" w:rsidR="00000000" w:rsidRPr="00000000">
              <w:rPr>
                <w:sz w:val="20"/>
                <w:szCs w:val="20"/>
                <w:rtl w:val="0"/>
              </w:rPr>
              <w:t xml:space="preserve">{table_s2_41_3}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1">
            <w:pPr>
              <w:rPr>
                <w:sz w:val="20"/>
                <w:szCs w:val="20"/>
              </w:rPr>
            </w:pPr>
            <w:r w:rsidDel="00000000" w:rsidR="00000000" w:rsidRPr="00000000">
              <w:rPr>
                <w:sz w:val="20"/>
                <w:szCs w:val="20"/>
                <w:rtl w:val="0"/>
              </w:rPr>
              <w:t xml:space="preserve">{table_s2_41_4}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2">
            <w:pPr>
              <w:rPr>
                <w:sz w:val="20"/>
                <w:szCs w:val="20"/>
              </w:rPr>
            </w:pPr>
            <w:r w:rsidDel="00000000" w:rsidR="00000000" w:rsidRPr="00000000">
              <w:rPr>
                <w:sz w:val="20"/>
                <w:szCs w:val="20"/>
                <w:rtl w:val="0"/>
              </w:rPr>
              <w:t xml:space="preserve">{table_s2_42_1}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3">
            <w:pPr>
              <w:rPr>
                <w:sz w:val="20"/>
                <w:szCs w:val="20"/>
              </w:rPr>
            </w:pPr>
            <w:r w:rsidDel="00000000" w:rsidR="00000000" w:rsidRPr="00000000">
              <w:rPr>
                <w:sz w:val="20"/>
                <w:szCs w:val="20"/>
                <w:rtl w:val="0"/>
              </w:rPr>
              <w:t xml:space="preserve">{table_s2_42_2}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4">
            <w:pPr>
              <w:rPr>
                <w:sz w:val="20"/>
                <w:szCs w:val="20"/>
              </w:rPr>
            </w:pPr>
            <w:r w:rsidDel="00000000" w:rsidR="00000000" w:rsidRPr="00000000">
              <w:rPr>
                <w:sz w:val="20"/>
                <w:szCs w:val="20"/>
                <w:rtl w:val="0"/>
              </w:rPr>
              <w:t xml:space="preserve">{table_s2_42_3}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5">
            <w:pPr>
              <w:rPr>
                <w:sz w:val="20"/>
                <w:szCs w:val="20"/>
              </w:rPr>
            </w:pPr>
            <w:r w:rsidDel="00000000" w:rsidR="00000000" w:rsidRPr="00000000">
              <w:rPr>
                <w:sz w:val="20"/>
                <w:szCs w:val="20"/>
                <w:rtl w:val="0"/>
              </w:rPr>
              <w:t xml:space="preserve">{table_s2_42_4}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6">
            <w:pPr>
              <w:rPr>
                <w:sz w:val="20"/>
                <w:szCs w:val="20"/>
              </w:rPr>
            </w:pPr>
            <w:r w:rsidDel="00000000" w:rsidR="00000000" w:rsidRPr="00000000">
              <w:rPr>
                <w:sz w:val="20"/>
                <w:szCs w:val="20"/>
                <w:rtl w:val="0"/>
              </w:rPr>
              <w:t xml:space="preserve">{table_s2_43_1}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7">
            <w:pPr>
              <w:rPr>
                <w:sz w:val="20"/>
                <w:szCs w:val="20"/>
              </w:rPr>
            </w:pPr>
            <w:r w:rsidDel="00000000" w:rsidR="00000000" w:rsidRPr="00000000">
              <w:rPr>
                <w:sz w:val="20"/>
                <w:szCs w:val="20"/>
                <w:rtl w:val="0"/>
              </w:rPr>
              <w:t xml:space="preserve">{table_s2_43_2}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8">
            <w:pPr>
              <w:rPr>
                <w:sz w:val="20"/>
                <w:szCs w:val="20"/>
              </w:rPr>
            </w:pPr>
            <w:r w:rsidDel="00000000" w:rsidR="00000000" w:rsidRPr="00000000">
              <w:rPr>
                <w:sz w:val="20"/>
                <w:szCs w:val="20"/>
                <w:rtl w:val="0"/>
              </w:rPr>
              <w:t xml:space="preserve">{table_s2_43_3}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9">
            <w:pPr>
              <w:rPr>
                <w:sz w:val="20"/>
                <w:szCs w:val="20"/>
              </w:rPr>
            </w:pPr>
            <w:r w:rsidDel="00000000" w:rsidR="00000000" w:rsidRPr="00000000">
              <w:rPr>
                <w:sz w:val="20"/>
                <w:szCs w:val="20"/>
                <w:rtl w:val="0"/>
              </w:rPr>
              <w:t xml:space="preserve">{table_s2_43_4}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A">
            <w:pPr>
              <w:rPr>
                <w:sz w:val="20"/>
                <w:szCs w:val="20"/>
              </w:rPr>
            </w:pPr>
            <w:r w:rsidDel="00000000" w:rsidR="00000000" w:rsidRPr="00000000">
              <w:rPr>
                <w:sz w:val="20"/>
                <w:szCs w:val="20"/>
                <w:rtl w:val="0"/>
              </w:rPr>
              <w:t xml:space="preserve">{table_s2_44_1}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B">
            <w:pPr>
              <w:rPr>
                <w:sz w:val="20"/>
                <w:szCs w:val="20"/>
              </w:rPr>
            </w:pPr>
            <w:r w:rsidDel="00000000" w:rsidR="00000000" w:rsidRPr="00000000">
              <w:rPr>
                <w:sz w:val="20"/>
                <w:szCs w:val="20"/>
                <w:rtl w:val="0"/>
              </w:rPr>
              <w:t xml:space="preserve">{table_s2_44_2}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C">
            <w:pPr>
              <w:rPr>
                <w:sz w:val="20"/>
                <w:szCs w:val="20"/>
              </w:rPr>
            </w:pPr>
            <w:r w:rsidDel="00000000" w:rsidR="00000000" w:rsidRPr="00000000">
              <w:rPr>
                <w:sz w:val="20"/>
                <w:szCs w:val="20"/>
                <w:rtl w:val="0"/>
              </w:rPr>
              <w:t xml:space="preserve">{table_s2_44_3}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D">
            <w:pPr>
              <w:rPr>
                <w:sz w:val="20"/>
                <w:szCs w:val="20"/>
              </w:rPr>
            </w:pPr>
            <w:r w:rsidDel="00000000" w:rsidR="00000000" w:rsidRPr="00000000">
              <w:rPr>
                <w:sz w:val="20"/>
                <w:szCs w:val="20"/>
                <w:rtl w:val="0"/>
              </w:rPr>
              <w:t xml:space="preserve">{table_s2_44_4}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E">
            <w:pPr>
              <w:rPr>
                <w:sz w:val="20"/>
                <w:szCs w:val="20"/>
              </w:rPr>
            </w:pPr>
            <w:r w:rsidDel="00000000" w:rsidR="00000000" w:rsidRPr="00000000">
              <w:rPr>
                <w:sz w:val="20"/>
                <w:szCs w:val="20"/>
                <w:rtl w:val="0"/>
              </w:rPr>
              <w:t xml:space="preserve">{table_s2_45_1}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F">
            <w:pPr>
              <w:rPr>
                <w:sz w:val="20"/>
                <w:szCs w:val="20"/>
              </w:rPr>
            </w:pPr>
            <w:r w:rsidDel="00000000" w:rsidR="00000000" w:rsidRPr="00000000">
              <w:rPr>
                <w:sz w:val="20"/>
                <w:szCs w:val="20"/>
                <w:rtl w:val="0"/>
              </w:rPr>
              <w:t xml:space="preserve">{table_s2_45_2}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0">
            <w:pPr>
              <w:rPr>
                <w:sz w:val="20"/>
                <w:szCs w:val="20"/>
              </w:rPr>
            </w:pPr>
            <w:r w:rsidDel="00000000" w:rsidR="00000000" w:rsidRPr="00000000">
              <w:rPr>
                <w:sz w:val="20"/>
                <w:szCs w:val="20"/>
                <w:rtl w:val="0"/>
              </w:rPr>
              <w:t xml:space="preserve">{table_s2_45_3}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1">
            <w:pPr>
              <w:rPr>
                <w:sz w:val="20"/>
                <w:szCs w:val="20"/>
              </w:rPr>
            </w:pPr>
            <w:r w:rsidDel="00000000" w:rsidR="00000000" w:rsidRPr="00000000">
              <w:rPr>
                <w:sz w:val="20"/>
                <w:szCs w:val="20"/>
                <w:rtl w:val="0"/>
              </w:rPr>
              <w:t xml:space="preserve">{table_s2_45_4}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2">
            <w:pPr>
              <w:rPr>
                <w:sz w:val="20"/>
                <w:szCs w:val="20"/>
              </w:rPr>
            </w:pPr>
            <w:r w:rsidDel="00000000" w:rsidR="00000000" w:rsidRPr="00000000">
              <w:rPr>
                <w:sz w:val="20"/>
                <w:szCs w:val="20"/>
                <w:rtl w:val="0"/>
              </w:rPr>
              <w:t xml:space="preserve">{table_s2_46_1}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3">
            <w:pPr>
              <w:rPr>
                <w:sz w:val="20"/>
                <w:szCs w:val="20"/>
              </w:rPr>
            </w:pPr>
            <w:r w:rsidDel="00000000" w:rsidR="00000000" w:rsidRPr="00000000">
              <w:rPr>
                <w:sz w:val="20"/>
                <w:szCs w:val="20"/>
                <w:rtl w:val="0"/>
              </w:rPr>
              <w:t xml:space="preserve">{table_s2_46_2}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4">
            <w:pPr>
              <w:rPr>
                <w:sz w:val="20"/>
                <w:szCs w:val="20"/>
              </w:rPr>
            </w:pPr>
            <w:r w:rsidDel="00000000" w:rsidR="00000000" w:rsidRPr="00000000">
              <w:rPr>
                <w:sz w:val="20"/>
                <w:szCs w:val="20"/>
                <w:rtl w:val="0"/>
              </w:rPr>
              <w:t xml:space="preserve">{table_s2_46_3}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5">
            <w:pPr>
              <w:rPr>
                <w:sz w:val="20"/>
                <w:szCs w:val="20"/>
              </w:rPr>
            </w:pPr>
            <w:r w:rsidDel="00000000" w:rsidR="00000000" w:rsidRPr="00000000">
              <w:rPr>
                <w:sz w:val="20"/>
                <w:szCs w:val="20"/>
                <w:rtl w:val="0"/>
              </w:rPr>
              <w:t xml:space="preserve">{table_s2_46_4}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6">
            <w:pPr>
              <w:rPr>
                <w:sz w:val="20"/>
                <w:szCs w:val="20"/>
              </w:rPr>
            </w:pPr>
            <w:r w:rsidDel="00000000" w:rsidR="00000000" w:rsidRPr="00000000">
              <w:rPr>
                <w:sz w:val="20"/>
                <w:szCs w:val="20"/>
                <w:rtl w:val="0"/>
              </w:rPr>
              <w:t xml:space="preserve">{table_s2_47_1}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7">
            <w:pPr>
              <w:rPr>
                <w:sz w:val="20"/>
                <w:szCs w:val="20"/>
              </w:rPr>
            </w:pPr>
            <w:r w:rsidDel="00000000" w:rsidR="00000000" w:rsidRPr="00000000">
              <w:rPr>
                <w:sz w:val="20"/>
                <w:szCs w:val="20"/>
                <w:rtl w:val="0"/>
              </w:rPr>
              <w:t xml:space="preserve">{table_s2_47_2}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8">
            <w:pPr>
              <w:rPr>
                <w:sz w:val="20"/>
                <w:szCs w:val="20"/>
              </w:rPr>
            </w:pPr>
            <w:r w:rsidDel="00000000" w:rsidR="00000000" w:rsidRPr="00000000">
              <w:rPr>
                <w:sz w:val="20"/>
                <w:szCs w:val="20"/>
                <w:rtl w:val="0"/>
              </w:rPr>
              <w:t xml:space="preserve">{table_s2_47_3}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9">
            <w:pPr>
              <w:rPr>
                <w:sz w:val="20"/>
                <w:szCs w:val="20"/>
              </w:rPr>
            </w:pPr>
            <w:r w:rsidDel="00000000" w:rsidR="00000000" w:rsidRPr="00000000">
              <w:rPr>
                <w:sz w:val="20"/>
                <w:szCs w:val="20"/>
                <w:rtl w:val="0"/>
              </w:rPr>
              <w:t xml:space="preserve">{table_s2_47_4}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A">
            <w:pPr>
              <w:rPr>
                <w:sz w:val="20"/>
                <w:szCs w:val="20"/>
              </w:rPr>
            </w:pPr>
            <w:r w:rsidDel="00000000" w:rsidR="00000000" w:rsidRPr="00000000">
              <w:rPr>
                <w:sz w:val="20"/>
                <w:szCs w:val="20"/>
                <w:rtl w:val="0"/>
              </w:rPr>
              <w:t xml:space="preserve">{table_s2_48_1}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B">
            <w:pPr>
              <w:rPr>
                <w:sz w:val="20"/>
                <w:szCs w:val="20"/>
              </w:rPr>
            </w:pPr>
            <w:r w:rsidDel="00000000" w:rsidR="00000000" w:rsidRPr="00000000">
              <w:rPr>
                <w:sz w:val="20"/>
                <w:szCs w:val="20"/>
                <w:rtl w:val="0"/>
              </w:rPr>
              <w:t xml:space="preserve">{table_s2_48_2}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C">
            <w:pPr>
              <w:rPr>
                <w:sz w:val="20"/>
                <w:szCs w:val="20"/>
              </w:rPr>
            </w:pPr>
            <w:r w:rsidDel="00000000" w:rsidR="00000000" w:rsidRPr="00000000">
              <w:rPr>
                <w:sz w:val="20"/>
                <w:szCs w:val="20"/>
                <w:rtl w:val="0"/>
              </w:rPr>
              <w:t xml:space="preserve">{table_s2_48_3}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D">
            <w:pPr>
              <w:rPr>
                <w:sz w:val="20"/>
                <w:szCs w:val="20"/>
              </w:rPr>
            </w:pPr>
            <w:r w:rsidDel="00000000" w:rsidR="00000000" w:rsidRPr="00000000">
              <w:rPr>
                <w:sz w:val="20"/>
                <w:szCs w:val="20"/>
                <w:rtl w:val="0"/>
              </w:rPr>
              <w:t xml:space="preserve">{table_s2_48_4}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E">
            <w:pPr>
              <w:rPr>
                <w:sz w:val="20"/>
                <w:szCs w:val="20"/>
              </w:rPr>
            </w:pPr>
            <w:r w:rsidDel="00000000" w:rsidR="00000000" w:rsidRPr="00000000">
              <w:rPr>
                <w:sz w:val="20"/>
                <w:szCs w:val="20"/>
                <w:rtl w:val="0"/>
              </w:rPr>
              <w:t xml:space="preserve">{table_s2_49_1}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F">
            <w:pPr>
              <w:rPr>
                <w:sz w:val="20"/>
                <w:szCs w:val="20"/>
              </w:rPr>
            </w:pPr>
            <w:r w:rsidDel="00000000" w:rsidR="00000000" w:rsidRPr="00000000">
              <w:rPr>
                <w:sz w:val="20"/>
                <w:szCs w:val="20"/>
                <w:rtl w:val="0"/>
              </w:rPr>
              <w:t xml:space="preserve">{table_s2_49_2}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0">
            <w:pPr>
              <w:rPr>
                <w:sz w:val="20"/>
                <w:szCs w:val="20"/>
              </w:rPr>
            </w:pPr>
            <w:r w:rsidDel="00000000" w:rsidR="00000000" w:rsidRPr="00000000">
              <w:rPr>
                <w:sz w:val="20"/>
                <w:szCs w:val="20"/>
                <w:rtl w:val="0"/>
              </w:rPr>
              <w:t xml:space="preserve">{table_s2_49_3}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1">
            <w:pPr>
              <w:rPr>
                <w:sz w:val="20"/>
                <w:szCs w:val="20"/>
              </w:rPr>
            </w:pPr>
            <w:r w:rsidDel="00000000" w:rsidR="00000000" w:rsidRPr="00000000">
              <w:rPr>
                <w:sz w:val="20"/>
                <w:szCs w:val="20"/>
                <w:rtl w:val="0"/>
              </w:rPr>
              <w:t xml:space="preserve">{table_s2_49_4}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2">
            <w:pPr>
              <w:rPr>
                <w:sz w:val="20"/>
                <w:szCs w:val="20"/>
              </w:rPr>
            </w:pPr>
            <w:r w:rsidDel="00000000" w:rsidR="00000000" w:rsidRPr="00000000">
              <w:rPr>
                <w:sz w:val="20"/>
                <w:szCs w:val="20"/>
                <w:rtl w:val="0"/>
              </w:rPr>
              <w:t xml:space="preserve">{table_s2_50_1}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3">
            <w:pPr>
              <w:rPr>
                <w:sz w:val="20"/>
                <w:szCs w:val="20"/>
              </w:rPr>
            </w:pPr>
            <w:r w:rsidDel="00000000" w:rsidR="00000000" w:rsidRPr="00000000">
              <w:rPr>
                <w:sz w:val="20"/>
                <w:szCs w:val="20"/>
                <w:rtl w:val="0"/>
              </w:rPr>
              <w:t xml:space="preserve">{table_s2_50_2}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4">
            <w:pPr>
              <w:rPr>
                <w:sz w:val="20"/>
                <w:szCs w:val="20"/>
              </w:rPr>
            </w:pPr>
            <w:r w:rsidDel="00000000" w:rsidR="00000000" w:rsidRPr="00000000">
              <w:rPr>
                <w:sz w:val="20"/>
                <w:szCs w:val="20"/>
                <w:rtl w:val="0"/>
              </w:rPr>
              <w:t xml:space="preserve">{table_s2_50_3}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5">
            <w:pPr>
              <w:rPr>
                <w:sz w:val="20"/>
                <w:szCs w:val="20"/>
              </w:rPr>
            </w:pPr>
            <w:r w:rsidDel="00000000" w:rsidR="00000000" w:rsidRPr="00000000">
              <w:rPr>
                <w:sz w:val="20"/>
                <w:szCs w:val="20"/>
                <w:rtl w:val="0"/>
              </w:rPr>
              <w:t xml:space="preserve">{table_s2_50_4}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6">
            <w:pPr>
              <w:rPr>
                <w:sz w:val="20"/>
                <w:szCs w:val="20"/>
              </w:rPr>
            </w:pPr>
            <w:r w:rsidDel="00000000" w:rsidR="00000000" w:rsidRPr="00000000">
              <w:rPr>
                <w:sz w:val="20"/>
                <w:szCs w:val="20"/>
                <w:rtl w:val="0"/>
              </w:rPr>
              <w:t xml:space="preserve">{table_s2_51_1}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7">
            <w:pPr>
              <w:rPr>
                <w:sz w:val="20"/>
                <w:szCs w:val="20"/>
              </w:rPr>
            </w:pPr>
            <w:r w:rsidDel="00000000" w:rsidR="00000000" w:rsidRPr="00000000">
              <w:rPr>
                <w:sz w:val="20"/>
                <w:szCs w:val="20"/>
                <w:rtl w:val="0"/>
              </w:rPr>
              <w:t xml:space="preserve">{table_s2_51_2}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8">
            <w:pPr>
              <w:rPr>
                <w:sz w:val="20"/>
                <w:szCs w:val="20"/>
              </w:rPr>
            </w:pPr>
            <w:r w:rsidDel="00000000" w:rsidR="00000000" w:rsidRPr="00000000">
              <w:rPr>
                <w:sz w:val="20"/>
                <w:szCs w:val="20"/>
                <w:rtl w:val="0"/>
              </w:rPr>
              <w:t xml:space="preserve">{table_s2_51_3}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9">
            <w:pPr>
              <w:rPr>
                <w:sz w:val="20"/>
                <w:szCs w:val="20"/>
              </w:rPr>
            </w:pPr>
            <w:r w:rsidDel="00000000" w:rsidR="00000000" w:rsidRPr="00000000">
              <w:rPr>
                <w:sz w:val="20"/>
                <w:szCs w:val="20"/>
                <w:rtl w:val="0"/>
              </w:rPr>
              <w:t xml:space="preserve">{table_s2_51_4}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A">
            <w:pPr>
              <w:rPr>
                <w:sz w:val="20"/>
                <w:szCs w:val="20"/>
              </w:rPr>
            </w:pPr>
            <w:r w:rsidDel="00000000" w:rsidR="00000000" w:rsidRPr="00000000">
              <w:rPr>
                <w:sz w:val="20"/>
                <w:szCs w:val="20"/>
                <w:rtl w:val="0"/>
              </w:rPr>
              <w:t xml:space="preserve">{table_s2_52_1}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B">
            <w:pPr>
              <w:rPr>
                <w:sz w:val="20"/>
                <w:szCs w:val="20"/>
              </w:rPr>
            </w:pPr>
            <w:r w:rsidDel="00000000" w:rsidR="00000000" w:rsidRPr="00000000">
              <w:rPr>
                <w:sz w:val="20"/>
                <w:szCs w:val="20"/>
                <w:rtl w:val="0"/>
              </w:rPr>
              <w:t xml:space="preserve">{table_s2_52_2}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C">
            <w:pPr>
              <w:rPr>
                <w:sz w:val="20"/>
                <w:szCs w:val="20"/>
              </w:rPr>
            </w:pPr>
            <w:r w:rsidDel="00000000" w:rsidR="00000000" w:rsidRPr="00000000">
              <w:rPr>
                <w:sz w:val="20"/>
                <w:szCs w:val="20"/>
                <w:rtl w:val="0"/>
              </w:rPr>
              <w:t xml:space="preserve">{table_s2_52_3}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D">
            <w:pPr>
              <w:rPr>
                <w:sz w:val="20"/>
                <w:szCs w:val="20"/>
              </w:rPr>
            </w:pPr>
            <w:r w:rsidDel="00000000" w:rsidR="00000000" w:rsidRPr="00000000">
              <w:rPr>
                <w:sz w:val="20"/>
                <w:szCs w:val="20"/>
                <w:rtl w:val="0"/>
              </w:rPr>
              <w:t xml:space="preserve">{table_s2_52_4}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E">
            <w:pPr>
              <w:rPr>
                <w:sz w:val="20"/>
                <w:szCs w:val="20"/>
              </w:rPr>
            </w:pPr>
            <w:r w:rsidDel="00000000" w:rsidR="00000000" w:rsidRPr="00000000">
              <w:rPr>
                <w:sz w:val="20"/>
                <w:szCs w:val="20"/>
                <w:rtl w:val="0"/>
              </w:rPr>
              <w:t xml:space="preserve">{table_s2_53_1}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F">
            <w:pPr>
              <w:rPr>
                <w:sz w:val="20"/>
                <w:szCs w:val="20"/>
              </w:rPr>
            </w:pPr>
            <w:r w:rsidDel="00000000" w:rsidR="00000000" w:rsidRPr="00000000">
              <w:rPr>
                <w:sz w:val="20"/>
                <w:szCs w:val="20"/>
                <w:rtl w:val="0"/>
              </w:rPr>
              <w:t xml:space="preserve">{table_s2_53_2}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0">
            <w:pPr>
              <w:rPr>
                <w:sz w:val="20"/>
                <w:szCs w:val="20"/>
              </w:rPr>
            </w:pPr>
            <w:r w:rsidDel="00000000" w:rsidR="00000000" w:rsidRPr="00000000">
              <w:rPr>
                <w:sz w:val="20"/>
                <w:szCs w:val="20"/>
                <w:rtl w:val="0"/>
              </w:rPr>
              <w:t xml:space="preserve">{table_s2_53_3}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1">
            <w:pPr>
              <w:rPr>
                <w:sz w:val="20"/>
                <w:szCs w:val="20"/>
              </w:rPr>
            </w:pPr>
            <w:r w:rsidDel="00000000" w:rsidR="00000000" w:rsidRPr="00000000">
              <w:rPr>
                <w:sz w:val="20"/>
                <w:szCs w:val="20"/>
                <w:rtl w:val="0"/>
              </w:rPr>
              <w:t xml:space="preserve">{table_s2_53_4}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2">
            <w:pPr>
              <w:rPr>
                <w:sz w:val="20"/>
                <w:szCs w:val="20"/>
              </w:rPr>
            </w:pPr>
            <w:r w:rsidDel="00000000" w:rsidR="00000000" w:rsidRPr="00000000">
              <w:rPr>
                <w:sz w:val="20"/>
                <w:szCs w:val="20"/>
                <w:rtl w:val="0"/>
              </w:rPr>
              <w:t xml:space="preserve">{table_s2_54_1}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3">
            <w:pPr>
              <w:rPr>
                <w:sz w:val="20"/>
                <w:szCs w:val="20"/>
              </w:rPr>
            </w:pPr>
            <w:r w:rsidDel="00000000" w:rsidR="00000000" w:rsidRPr="00000000">
              <w:rPr>
                <w:sz w:val="20"/>
                <w:szCs w:val="20"/>
                <w:rtl w:val="0"/>
              </w:rPr>
              <w:t xml:space="preserve">{table_s2_54_2}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4">
            <w:pPr>
              <w:rPr>
                <w:sz w:val="20"/>
                <w:szCs w:val="20"/>
              </w:rPr>
            </w:pPr>
            <w:r w:rsidDel="00000000" w:rsidR="00000000" w:rsidRPr="00000000">
              <w:rPr>
                <w:sz w:val="20"/>
                <w:szCs w:val="20"/>
                <w:rtl w:val="0"/>
              </w:rPr>
              <w:t xml:space="preserve">{table_s2_54_3}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5">
            <w:pPr>
              <w:rPr>
                <w:sz w:val="20"/>
                <w:szCs w:val="20"/>
              </w:rPr>
            </w:pPr>
            <w:r w:rsidDel="00000000" w:rsidR="00000000" w:rsidRPr="00000000">
              <w:rPr>
                <w:sz w:val="20"/>
                <w:szCs w:val="20"/>
                <w:rtl w:val="0"/>
              </w:rPr>
              <w:t xml:space="preserve">{table_s2_54_4}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6">
            <w:pPr>
              <w:rPr>
                <w:sz w:val="20"/>
                <w:szCs w:val="20"/>
              </w:rPr>
            </w:pPr>
            <w:r w:rsidDel="00000000" w:rsidR="00000000" w:rsidRPr="00000000">
              <w:rPr>
                <w:sz w:val="20"/>
                <w:szCs w:val="20"/>
                <w:rtl w:val="0"/>
              </w:rPr>
              <w:t xml:space="preserve">{table_s2_55_1}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7">
            <w:pPr>
              <w:rPr>
                <w:sz w:val="20"/>
                <w:szCs w:val="20"/>
              </w:rPr>
            </w:pPr>
            <w:r w:rsidDel="00000000" w:rsidR="00000000" w:rsidRPr="00000000">
              <w:rPr>
                <w:sz w:val="20"/>
                <w:szCs w:val="20"/>
                <w:rtl w:val="0"/>
              </w:rPr>
              <w:t xml:space="preserve">{table_s2_55_2}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8">
            <w:pPr>
              <w:rPr>
                <w:sz w:val="20"/>
                <w:szCs w:val="20"/>
              </w:rPr>
            </w:pPr>
            <w:r w:rsidDel="00000000" w:rsidR="00000000" w:rsidRPr="00000000">
              <w:rPr>
                <w:sz w:val="20"/>
                <w:szCs w:val="20"/>
                <w:rtl w:val="0"/>
              </w:rPr>
              <w:t xml:space="preserve">{table_s2_55_3}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9">
            <w:pPr>
              <w:rPr>
                <w:sz w:val="20"/>
                <w:szCs w:val="20"/>
              </w:rPr>
            </w:pPr>
            <w:r w:rsidDel="00000000" w:rsidR="00000000" w:rsidRPr="00000000">
              <w:rPr>
                <w:sz w:val="20"/>
                <w:szCs w:val="20"/>
                <w:rtl w:val="0"/>
              </w:rPr>
              <w:t xml:space="preserve">{table_s2_55_4}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A">
            <w:pPr>
              <w:rPr>
                <w:sz w:val="20"/>
                <w:szCs w:val="20"/>
              </w:rPr>
            </w:pPr>
            <w:r w:rsidDel="00000000" w:rsidR="00000000" w:rsidRPr="00000000">
              <w:rPr>
                <w:sz w:val="20"/>
                <w:szCs w:val="20"/>
                <w:rtl w:val="0"/>
              </w:rPr>
              <w:t xml:space="preserve">{table_s2_56_1}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B">
            <w:pPr>
              <w:rPr>
                <w:sz w:val="20"/>
                <w:szCs w:val="20"/>
              </w:rPr>
            </w:pPr>
            <w:r w:rsidDel="00000000" w:rsidR="00000000" w:rsidRPr="00000000">
              <w:rPr>
                <w:sz w:val="20"/>
                <w:szCs w:val="20"/>
                <w:rtl w:val="0"/>
              </w:rPr>
              <w:t xml:space="preserve">{table_s2_56_2}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C">
            <w:pPr>
              <w:rPr>
                <w:sz w:val="20"/>
                <w:szCs w:val="20"/>
              </w:rPr>
            </w:pPr>
            <w:r w:rsidDel="00000000" w:rsidR="00000000" w:rsidRPr="00000000">
              <w:rPr>
                <w:sz w:val="20"/>
                <w:szCs w:val="20"/>
                <w:rtl w:val="0"/>
              </w:rPr>
              <w:t xml:space="preserve">{table_s2_56_3}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D">
            <w:pPr>
              <w:rPr>
                <w:sz w:val="20"/>
                <w:szCs w:val="20"/>
              </w:rPr>
            </w:pPr>
            <w:r w:rsidDel="00000000" w:rsidR="00000000" w:rsidRPr="00000000">
              <w:rPr>
                <w:sz w:val="20"/>
                <w:szCs w:val="20"/>
                <w:rtl w:val="0"/>
              </w:rPr>
              <w:t xml:space="preserve">{table_s2_56_4}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E">
            <w:pPr>
              <w:rPr>
                <w:sz w:val="20"/>
                <w:szCs w:val="20"/>
              </w:rPr>
            </w:pPr>
            <w:r w:rsidDel="00000000" w:rsidR="00000000" w:rsidRPr="00000000">
              <w:rPr>
                <w:sz w:val="20"/>
                <w:szCs w:val="20"/>
                <w:rtl w:val="0"/>
              </w:rPr>
              <w:t xml:space="preserve">{table_s2_57_1}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F">
            <w:pPr>
              <w:rPr>
                <w:sz w:val="20"/>
                <w:szCs w:val="20"/>
              </w:rPr>
            </w:pPr>
            <w:r w:rsidDel="00000000" w:rsidR="00000000" w:rsidRPr="00000000">
              <w:rPr>
                <w:sz w:val="20"/>
                <w:szCs w:val="20"/>
                <w:rtl w:val="0"/>
              </w:rPr>
              <w:t xml:space="preserve">{table_s2_57_2}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0">
            <w:pPr>
              <w:rPr>
                <w:sz w:val="20"/>
                <w:szCs w:val="20"/>
              </w:rPr>
            </w:pPr>
            <w:r w:rsidDel="00000000" w:rsidR="00000000" w:rsidRPr="00000000">
              <w:rPr>
                <w:sz w:val="20"/>
                <w:szCs w:val="20"/>
                <w:rtl w:val="0"/>
              </w:rPr>
              <w:t xml:space="preserve">{table_s2_57_3}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1">
            <w:pPr>
              <w:rPr>
                <w:sz w:val="20"/>
                <w:szCs w:val="20"/>
              </w:rPr>
            </w:pPr>
            <w:r w:rsidDel="00000000" w:rsidR="00000000" w:rsidRPr="00000000">
              <w:rPr>
                <w:sz w:val="20"/>
                <w:szCs w:val="20"/>
                <w:rtl w:val="0"/>
              </w:rPr>
              <w:t xml:space="preserve">{table_s2_57_4}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2">
            <w:pPr>
              <w:rPr>
                <w:sz w:val="20"/>
                <w:szCs w:val="20"/>
              </w:rPr>
            </w:pPr>
            <w:r w:rsidDel="00000000" w:rsidR="00000000" w:rsidRPr="00000000">
              <w:rPr>
                <w:sz w:val="20"/>
                <w:szCs w:val="20"/>
                <w:rtl w:val="0"/>
              </w:rPr>
              <w:t xml:space="preserve">{table_s2_58_1}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3">
            <w:pPr>
              <w:rPr>
                <w:sz w:val="20"/>
                <w:szCs w:val="20"/>
              </w:rPr>
            </w:pPr>
            <w:r w:rsidDel="00000000" w:rsidR="00000000" w:rsidRPr="00000000">
              <w:rPr>
                <w:sz w:val="20"/>
                <w:szCs w:val="20"/>
                <w:rtl w:val="0"/>
              </w:rPr>
              <w:t xml:space="preserve">{table_s2_58_2}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4">
            <w:pPr>
              <w:rPr>
                <w:sz w:val="20"/>
                <w:szCs w:val="20"/>
              </w:rPr>
            </w:pPr>
            <w:r w:rsidDel="00000000" w:rsidR="00000000" w:rsidRPr="00000000">
              <w:rPr>
                <w:sz w:val="20"/>
                <w:szCs w:val="20"/>
                <w:rtl w:val="0"/>
              </w:rPr>
              <w:t xml:space="preserve">{table_s2_58_3}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5">
            <w:pPr>
              <w:rPr>
                <w:sz w:val="20"/>
                <w:szCs w:val="20"/>
              </w:rPr>
            </w:pPr>
            <w:r w:rsidDel="00000000" w:rsidR="00000000" w:rsidRPr="00000000">
              <w:rPr>
                <w:sz w:val="20"/>
                <w:szCs w:val="20"/>
                <w:rtl w:val="0"/>
              </w:rPr>
              <w:t xml:space="preserve">{table_s2_58_4}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6">
            <w:pPr>
              <w:rPr>
                <w:sz w:val="20"/>
                <w:szCs w:val="20"/>
              </w:rPr>
            </w:pPr>
            <w:r w:rsidDel="00000000" w:rsidR="00000000" w:rsidRPr="00000000">
              <w:rPr>
                <w:sz w:val="20"/>
                <w:szCs w:val="20"/>
                <w:rtl w:val="0"/>
              </w:rPr>
              <w:t xml:space="preserve">{table_s2_59_1}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7">
            <w:pPr>
              <w:rPr>
                <w:sz w:val="20"/>
                <w:szCs w:val="20"/>
              </w:rPr>
            </w:pPr>
            <w:r w:rsidDel="00000000" w:rsidR="00000000" w:rsidRPr="00000000">
              <w:rPr>
                <w:sz w:val="20"/>
                <w:szCs w:val="20"/>
                <w:rtl w:val="0"/>
              </w:rPr>
              <w:t xml:space="preserve">{table_s2_59_2}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8">
            <w:pPr>
              <w:rPr>
                <w:sz w:val="20"/>
                <w:szCs w:val="20"/>
              </w:rPr>
            </w:pPr>
            <w:r w:rsidDel="00000000" w:rsidR="00000000" w:rsidRPr="00000000">
              <w:rPr>
                <w:sz w:val="20"/>
                <w:szCs w:val="20"/>
                <w:rtl w:val="0"/>
              </w:rPr>
              <w:t xml:space="preserve">{table_s2_59_3}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9">
            <w:pPr>
              <w:rPr>
                <w:sz w:val="20"/>
                <w:szCs w:val="20"/>
              </w:rPr>
            </w:pPr>
            <w:r w:rsidDel="00000000" w:rsidR="00000000" w:rsidRPr="00000000">
              <w:rPr>
                <w:sz w:val="20"/>
                <w:szCs w:val="20"/>
                <w:rtl w:val="0"/>
              </w:rPr>
              <w:t xml:space="preserve">{table_s2_59_4}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A">
            <w:pPr>
              <w:rPr>
                <w:sz w:val="20"/>
                <w:szCs w:val="20"/>
              </w:rPr>
            </w:pPr>
            <w:r w:rsidDel="00000000" w:rsidR="00000000" w:rsidRPr="00000000">
              <w:rPr>
                <w:sz w:val="20"/>
                <w:szCs w:val="20"/>
                <w:rtl w:val="0"/>
              </w:rPr>
              <w:t xml:space="preserve">{table_s2_60_1}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B">
            <w:pPr>
              <w:rPr>
                <w:sz w:val="20"/>
                <w:szCs w:val="20"/>
              </w:rPr>
            </w:pPr>
            <w:r w:rsidDel="00000000" w:rsidR="00000000" w:rsidRPr="00000000">
              <w:rPr>
                <w:sz w:val="20"/>
                <w:szCs w:val="20"/>
                <w:rtl w:val="0"/>
              </w:rPr>
              <w:t xml:space="preserve">{table_s2_60_2}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C">
            <w:pPr>
              <w:rPr>
                <w:sz w:val="20"/>
                <w:szCs w:val="20"/>
              </w:rPr>
            </w:pPr>
            <w:r w:rsidDel="00000000" w:rsidR="00000000" w:rsidRPr="00000000">
              <w:rPr>
                <w:sz w:val="20"/>
                <w:szCs w:val="20"/>
                <w:rtl w:val="0"/>
              </w:rPr>
              <w:t xml:space="preserve">{table_s2_60_3}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D">
            <w:pPr>
              <w:rPr>
                <w:sz w:val="20"/>
                <w:szCs w:val="20"/>
              </w:rPr>
            </w:pPr>
            <w:r w:rsidDel="00000000" w:rsidR="00000000" w:rsidRPr="00000000">
              <w:rPr>
                <w:sz w:val="20"/>
                <w:szCs w:val="20"/>
                <w:rtl w:val="0"/>
              </w:rPr>
              <w:t xml:space="preserve">{table_s2_60_4}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E">
            <w:pPr>
              <w:rPr>
                <w:sz w:val="20"/>
                <w:szCs w:val="20"/>
              </w:rPr>
            </w:pPr>
            <w:r w:rsidDel="00000000" w:rsidR="00000000" w:rsidRPr="00000000">
              <w:rPr>
                <w:sz w:val="20"/>
                <w:szCs w:val="20"/>
                <w:rtl w:val="0"/>
              </w:rPr>
              <w:t xml:space="preserve">{table_s2_61_1}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F">
            <w:pPr>
              <w:rPr>
                <w:sz w:val="20"/>
                <w:szCs w:val="20"/>
              </w:rPr>
            </w:pPr>
            <w:r w:rsidDel="00000000" w:rsidR="00000000" w:rsidRPr="00000000">
              <w:rPr>
                <w:sz w:val="20"/>
                <w:szCs w:val="20"/>
                <w:rtl w:val="0"/>
              </w:rPr>
              <w:t xml:space="preserve">{table_s2_61_2}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0">
            <w:pPr>
              <w:rPr>
                <w:sz w:val="20"/>
                <w:szCs w:val="20"/>
              </w:rPr>
            </w:pPr>
            <w:r w:rsidDel="00000000" w:rsidR="00000000" w:rsidRPr="00000000">
              <w:rPr>
                <w:sz w:val="20"/>
                <w:szCs w:val="20"/>
                <w:rtl w:val="0"/>
              </w:rPr>
              <w:t xml:space="preserve">{table_s2_61_3}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1">
            <w:pPr>
              <w:rPr>
                <w:sz w:val="20"/>
                <w:szCs w:val="20"/>
              </w:rPr>
            </w:pPr>
            <w:r w:rsidDel="00000000" w:rsidR="00000000" w:rsidRPr="00000000">
              <w:rPr>
                <w:sz w:val="20"/>
                <w:szCs w:val="20"/>
                <w:rtl w:val="0"/>
              </w:rPr>
              <w:t xml:space="preserve">{table_s2_61_4}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2">
            <w:pPr>
              <w:rPr>
                <w:sz w:val="20"/>
                <w:szCs w:val="20"/>
              </w:rPr>
            </w:pPr>
            <w:r w:rsidDel="00000000" w:rsidR="00000000" w:rsidRPr="00000000">
              <w:rPr>
                <w:sz w:val="20"/>
                <w:szCs w:val="20"/>
                <w:rtl w:val="0"/>
              </w:rPr>
              <w:t xml:space="preserve">{table_s2_62_1}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3">
            <w:pPr>
              <w:rPr>
                <w:sz w:val="20"/>
                <w:szCs w:val="20"/>
              </w:rPr>
            </w:pPr>
            <w:r w:rsidDel="00000000" w:rsidR="00000000" w:rsidRPr="00000000">
              <w:rPr>
                <w:sz w:val="20"/>
                <w:szCs w:val="20"/>
                <w:rtl w:val="0"/>
              </w:rPr>
              <w:t xml:space="preserve">{table_s2_62_2}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4">
            <w:pPr>
              <w:rPr>
                <w:sz w:val="20"/>
                <w:szCs w:val="20"/>
              </w:rPr>
            </w:pPr>
            <w:r w:rsidDel="00000000" w:rsidR="00000000" w:rsidRPr="00000000">
              <w:rPr>
                <w:sz w:val="20"/>
                <w:szCs w:val="20"/>
                <w:rtl w:val="0"/>
              </w:rPr>
              <w:t xml:space="preserve">{table_s2_62_3}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5">
            <w:pPr>
              <w:rPr>
                <w:sz w:val="20"/>
                <w:szCs w:val="20"/>
              </w:rPr>
            </w:pPr>
            <w:r w:rsidDel="00000000" w:rsidR="00000000" w:rsidRPr="00000000">
              <w:rPr>
                <w:sz w:val="20"/>
                <w:szCs w:val="20"/>
                <w:rtl w:val="0"/>
              </w:rPr>
              <w:t xml:space="preserve">{table_s2_62_4}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6">
            <w:pPr>
              <w:rPr>
                <w:sz w:val="20"/>
                <w:szCs w:val="20"/>
              </w:rPr>
            </w:pPr>
            <w:r w:rsidDel="00000000" w:rsidR="00000000" w:rsidRPr="00000000">
              <w:rPr>
                <w:sz w:val="20"/>
                <w:szCs w:val="20"/>
                <w:rtl w:val="0"/>
              </w:rPr>
              <w:t xml:space="preserve">{table_s2_63_1}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7">
            <w:pPr>
              <w:rPr>
                <w:sz w:val="20"/>
                <w:szCs w:val="20"/>
              </w:rPr>
            </w:pPr>
            <w:r w:rsidDel="00000000" w:rsidR="00000000" w:rsidRPr="00000000">
              <w:rPr>
                <w:sz w:val="20"/>
                <w:szCs w:val="20"/>
                <w:rtl w:val="0"/>
              </w:rPr>
              <w:t xml:space="preserve">{table_s2_63_2}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8">
            <w:pPr>
              <w:rPr>
                <w:sz w:val="20"/>
                <w:szCs w:val="20"/>
              </w:rPr>
            </w:pPr>
            <w:r w:rsidDel="00000000" w:rsidR="00000000" w:rsidRPr="00000000">
              <w:rPr>
                <w:sz w:val="20"/>
                <w:szCs w:val="20"/>
                <w:rtl w:val="0"/>
              </w:rPr>
              <w:t xml:space="preserve">{table_s2_63_3}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9">
            <w:pPr>
              <w:rPr>
                <w:sz w:val="20"/>
                <w:szCs w:val="20"/>
              </w:rPr>
            </w:pPr>
            <w:r w:rsidDel="00000000" w:rsidR="00000000" w:rsidRPr="00000000">
              <w:rPr>
                <w:sz w:val="20"/>
                <w:szCs w:val="20"/>
                <w:rtl w:val="0"/>
              </w:rPr>
              <w:t xml:space="preserve">{table_s2_63_4}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A">
            <w:pPr>
              <w:rPr>
                <w:sz w:val="20"/>
                <w:szCs w:val="20"/>
              </w:rPr>
            </w:pPr>
            <w:r w:rsidDel="00000000" w:rsidR="00000000" w:rsidRPr="00000000">
              <w:rPr>
                <w:sz w:val="20"/>
                <w:szCs w:val="20"/>
                <w:rtl w:val="0"/>
              </w:rPr>
              <w:t xml:space="preserve">{table_s2_64_1}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B">
            <w:pPr>
              <w:rPr>
                <w:sz w:val="20"/>
                <w:szCs w:val="20"/>
              </w:rPr>
            </w:pPr>
            <w:r w:rsidDel="00000000" w:rsidR="00000000" w:rsidRPr="00000000">
              <w:rPr>
                <w:sz w:val="20"/>
                <w:szCs w:val="20"/>
                <w:rtl w:val="0"/>
              </w:rPr>
              <w:t xml:space="preserve">{table_s2_64_2}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C">
            <w:pPr>
              <w:rPr>
                <w:sz w:val="20"/>
                <w:szCs w:val="20"/>
              </w:rPr>
            </w:pPr>
            <w:r w:rsidDel="00000000" w:rsidR="00000000" w:rsidRPr="00000000">
              <w:rPr>
                <w:sz w:val="20"/>
                <w:szCs w:val="20"/>
                <w:rtl w:val="0"/>
              </w:rPr>
              <w:t xml:space="preserve">{table_s2_64_3}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D">
            <w:pPr>
              <w:rPr>
                <w:sz w:val="20"/>
                <w:szCs w:val="20"/>
              </w:rPr>
            </w:pPr>
            <w:r w:rsidDel="00000000" w:rsidR="00000000" w:rsidRPr="00000000">
              <w:rPr>
                <w:sz w:val="20"/>
                <w:szCs w:val="20"/>
                <w:rtl w:val="0"/>
              </w:rPr>
              <w:t xml:space="preserve">{table_s2_64_4}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E">
            <w:pPr>
              <w:rPr>
                <w:sz w:val="20"/>
                <w:szCs w:val="20"/>
              </w:rPr>
            </w:pPr>
            <w:r w:rsidDel="00000000" w:rsidR="00000000" w:rsidRPr="00000000">
              <w:rPr>
                <w:sz w:val="20"/>
                <w:szCs w:val="20"/>
                <w:rtl w:val="0"/>
              </w:rPr>
              <w:t xml:space="preserve">{table_s2_65_1}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F">
            <w:pPr>
              <w:rPr>
                <w:sz w:val="20"/>
                <w:szCs w:val="20"/>
              </w:rPr>
            </w:pPr>
            <w:r w:rsidDel="00000000" w:rsidR="00000000" w:rsidRPr="00000000">
              <w:rPr>
                <w:sz w:val="20"/>
                <w:szCs w:val="20"/>
                <w:rtl w:val="0"/>
              </w:rPr>
              <w:t xml:space="preserve">{table_s2_65_2}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0">
            <w:pPr>
              <w:rPr>
                <w:sz w:val="20"/>
                <w:szCs w:val="20"/>
              </w:rPr>
            </w:pPr>
            <w:r w:rsidDel="00000000" w:rsidR="00000000" w:rsidRPr="00000000">
              <w:rPr>
                <w:sz w:val="20"/>
                <w:szCs w:val="20"/>
                <w:rtl w:val="0"/>
              </w:rPr>
              <w:t xml:space="preserve">{table_s2_65_3}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1">
            <w:pPr>
              <w:rPr>
                <w:sz w:val="20"/>
                <w:szCs w:val="20"/>
              </w:rPr>
            </w:pPr>
            <w:r w:rsidDel="00000000" w:rsidR="00000000" w:rsidRPr="00000000">
              <w:rPr>
                <w:sz w:val="20"/>
                <w:szCs w:val="20"/>
                <w:rtl w:val="0"/>
              </w:rPr>
              <w:t xml:space="preserve">{table_s2_65_4}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2">
            <w:pPr>
              <w:rPr>
                <w:sz w:val="20"/>
                <w:szCs w:val="20"/>
              </w:rPr>
            </w:pPr>
            <w:r w:rsidDel="00000000" w:rsidR="00000000" w:rsidRPr="00000000">
              <w:rPr>
                <w:sz w:val="20"/>
                <w:szCs w:val="20"/>
                <w:rtl w:val="0"/>
              </w:rPr>
              <w:t xml:space="preserve">{table_s2_66_1}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3">
            <w:pPr>
              <w:rPr>
                <w:sz w:val="20"/>
                <w:szCs w:val="20"/>
              </w:rPr>
            </w:pPr>
            <w:r w:rsidDel="00000000" w:rsidR="00000000" w:rsidRPr="00000000">
              <w:rPr>
                <w:sz w:val="20"/>
                <w:szCs w:val="20"/>
                <w:rtl w:val="0"/>
              </w:rPr>
              <w:t xml:space="preserve">{table_s2_66_2}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4">
            <w:pPr>
              <w:rPr>
                <w:sz w:val="20"/>
                <w:szCs w:val="20"/>
              </w:rPr>
            </w:pPr>
            <w:r w:rsidDel="00000000" w:rsidR="00000000" w:rsidRPr="00000000">
              <w:rPr>
                <w:sz w:val="20"/>
                <w:szCs w:val="20"/>
                <w:rtl w:val="0"/>
              </w:rPr>
              <w:t xml:space="preserve">{table_s2_66_3}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5">
            <w:pPr>
              <w:rPr>
                <w:sz w:val="20"/>
                <w:szCs w:val="20"/>
              </w:rPr>
            </w:pPr>
            <w:r w:rsidDel="00000000" w:rsidR="00000000" w:rsidRPr="00000000">
              <w:rPr>
                <w:sz w:val="20"/>
                <w:szCs w:val="20"/>
                <w:rtl w:val="0"/>
              </w:rPr>
              <w:t xml:space="preserve">{table_s2_66_4}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6">
            <w:pPr>
              <w:rPr>
                <w:sz w:val="20"/>
                <w:szCs w:val="20"/>
              </w:rPr>
            </w:pPr>
            <w:r w:rsidDel="00000000" w:rsidR="00000000" w:rsidRPr="00000000">
              <w:rPr>
                <w:sz w:val="20"/>
                <w:szCs w:val="20"/>
                <w:rtl w:val="0"/>
              </w:rPr>
              <w:t xml:space="preserve">{table_s2_67_1}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7">
            <w:pPr>
              <w:rPr>
                <w:sz w:val="20"/>
                <w:szCs w:val="20"/>
              </w:rPr>
            </w:pPr>
            <w:r w:rsidDel="00000000" w:rsidR="00000000" w:rsidRPr="00000000">
              <w:rPr>
                <w:sz w:val="20"/>
                <w:szCs w:val="20"/>
                <w:rtl w:val="0"/>
              </w:rPr>
              <w:t xml:space="preserve">{table_s2_67_2}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8">
            <w:pPr>
              <w:rPr>
                <w:sz w:val="20"/>
                <w:szCs w:val="20"/>
              </w:rPr>
            </w:pPr>
            <w:r w:rsidDel="00000000" w:rsidR="00000000" w:rsidRPr="00000000">
              <w:rPr>
                <w:sz w:val="20"/>
                <w:szCs w:val="20"/>
                <w:rtl w:val="0"/>
              </w:rPr>
              <w:t xml:space="preserve">{table_s2_67_3}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9">
            <w:pPr>
              <w:rPr>
                <w:sz w:val="20"/>
                <w:szCs w:val="20"/>
              </w:rPr>
            </w:pPr>
            <w:r w:rsidDel="00000000" w:rsidR="00000000" w:rsidRPr="00000000">
              <w:rPr>
                <w:sz w:val="20"/>
                <w:szCs w:val="20"/>
                <w:rtl w:val="0"/>
              </w:rPr>
              <w:t xml:space="preserve">{table_s2_67_4}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A">
            <w:pPr>
              <w:rPr>
                <w:sz w:val="20"/>
                <w:szCs w:val="20"/>
              </w:rPr>
            </w:pPr>
            <w:r w:rsidDel="00000000" w:rsidR="00000000" w:rsidRPr="00000000">
              <w:rPr>
                <w:sz w:val="20"/>
                <w:szCs w:val="20"/>
                <w:rtl w:val="0"/>
              </w:rPr>
              <w:t xml:space="preserve">{table_s2_68_1}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B">
            <w:pPr>
              <w:rPr>
                <w:sz w:val="20"/>
                <w:szCs w:val="20"/>
              </w:rPr>
            </w:pPr>
            <w:r w:rsidDel="00000000" w:rsidR="00000000" w:rsidRPr="00000000">
              <w:rPr>
                <w:sz w:val="20"/>
                <w:szCs w:val="20"/>
                <w:rtl w:val="0"/>
              </w:rPr>
              <w:t xml:space="preserve">{table_s2_68_2}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C">
            <w:pPr>
              <w:rPr>
                <w:sz w:val="20"/>
                <w:szCs w:val="20"/>
              </w:rPr>
            </w:pPr>
            <w:r w:rsidDel="00000000" w:rsidR="00000000" w:rsidRPr="00000000">
              <w:rPr>
                <w:sz w:val="20"/>
                <w:szCs w:val="20"/>
                <w:rtl w:val="0"/>
              </w:rPr>
              <w:t xml:space="preserve">{table_s2_68_3}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D">
            <w:pPr>
              <w:rPr>
                <w:sz w:val="20"/>
                <w:szCs w:val="20"/>
              </w:rPr>
            </w:pPr>
            <w:r w:rsidDel="00000000" w:rsidR="00000000" w:rsidRPr="00000000">
              <w:rPr>
                <w:sz w:val="20"/>
                <w:szCs w:val="20"/>
                <w:rtl w:val="0"/>
              </w:rPr>
              <w:t xml:space="preserve">{table_s2_68_4}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E">
            <w:pPr>
              <w:rPr>
                <w:sz w:val="20"/>
                <w:szCs w:val="20"/>
              </w:rPr>
            </w:pPr>
            <w:r w:rsidDel="00000000" w:rsidR="00000000" w:rsidRPr="00000000">
              <w:rPr>
                <w:sz w:val="20"/>
                <w:szCs w:val="20"/>
                <w:rtl w:val="0"/>
              </w:rPr>
              <w:t xml:space="preserve">{table_s2_69_1}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F">
            <w:pPr>
              <w:rPr>
                <w:sz w:val="20"/>
                <w:szCs w:val="20"/>
              </w:rPr>
            </w:pPr>
            <w:r w:rsidDel="00000000" w:rsidR="00000000" w:rsidRPr="00000000">
              <w:rPr>
                <w:sz w:val="20"/>
                <w:szCs w:val="20"/>
                <w:rtl w:val="0"/>
              </w:rPr>
              <w:t xml:space="preserve">{table_s2_69_2}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0">
            <w:pPr>
              <w:rPr>
                <w:sz w:val="20"/>
                <w:szCs w:val="20"/>
              </w:rPr>
            </w:pPr>
            <w:r w:rsidDel="00000000" w:rsidR="00000000" w:rsidRPr="00000000">
              <w:rPr>
                <w:sz w:val="20"/>
                <w:szCs w:val="20"/>
                <w:rtl w:val="0"/>
              </w:rPr>
              <w:t xml:space="preserve">{table_s2_69_3}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1">
            <w:pPr>
              <w:rPr>
                <w:sz w:val="20"/>
                <w:szCs w:val="20"/>
              </w:rPr>
            </w:pPr>
            <w:r w:rsidDel="00000000" w:rsidR="00000000" w:rsidRPr="00000000">
              <w:rPr>
                <w:sz w:val="20"/>
                <w:szCs w:val="20"/>
                <w:rtl w:val="0"/>
              </w:rPr>
              <w:t xml:space="preserve">{table_s2_69_4}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2">
            <w:pPr>
              <w:rPr>
                <w:sz w:val="20"/>
                <w:szCs w:val="20"/>
              </w:rPr>
            </w:pPr>
            <w:r w:rsidDel="00000000" w:rsidR="00000000" w:rsidRPr="00000000">
              <w:rPr>
                <w:sz w:val="20"/>
                <w:szCs w:val="20"/>
                <w:rtl w:val="0"/>
              </w:rPr>
              <w:t xml:space="preserve">{table_s2_70_1}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3">
            <w:pPr>
              <w:rPr>
                <w:sz w:val="20"/>
                <w:szCs w:val="20"/>
              </w:rPr>
            </w:pPr>
            <w:r w:rsidDel="00000000" w:rsidR="00000000" w:rsidRPr="00000000">
              <w:rPr>
                <w:sz w:val="20"/>
                <w:szCs w:val="20"/>
                <w:rtl w:val="0"/>
              </w:rPr>
              <w:t xml:space="preserve">{table_s2_70_2}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4">
            <w:pPr>
              <w:rPr>
                <w:sz w:val="20"/>
                <w:szCs w:val="20"/>
              </w:rPr>
            </w:pPr>
            <w:r w:rsidDel="00000000" w:rsidR="00000000" w:rsidRPr="00000000">
              <w:rPr>
                <w:sz w:val="20"/>
                <w:szCs w:val="20"/>
                <w:rtl w:val="0"/>
              </w:rPr>
              <w:t xml:space="preserve">{table_s2_70_3}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5">
            <w:pPr>
              <w:rPr>
                <w:sz w:val="20"/>
                <w:szCs w:val="20"/>
              </w:rPr>
            </w:pPr>
            <w:r w:rsidDel="00000000" w:rsidR="00000000" w:rsidRPr="00000000">
              <w:rPr>
                <w:sz w:val="20"/>
                <w:szCs w:val="20"/>
                <w:rtl w:val="0"/>
              </w:rPr>
              <w:t xml:space="preserve">{table_s2_70_4}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6">
            <w:pPr>
              <w:rPr>
                <w:sz w:val="20"/>
                <w:szCs w:val="20"/>
              </w:rPr>
            </w:pPr>
            <w:r w:rsidDel="00000000" w:rsidR="00000000" w:rsidRPr="00000000">
              <w:rPr>
                <w:sz w:val="20"/>
                <w:szCs w:val="20"/>
                <w:rtl w:val="0"/>
              </w:rPr>
              <w:t xml:space="preserve">{table_s2_71_1}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7">
            <w:pPr>
              <w:rPr>
                <w:sz w:val="20"/>
                <w:szCs w:val="20"/>
              </w:rPr>
            </w:pPr>
            <w:r w:rsidDel="00000000" w:rsidR="00000000" w:rsidRPr="00000000">
              <w:rPr>
                <w:sz w:val="20"/>
                <w:szCs w:val="20"/>
                <w:rtl w:val="0"/>
              </w:rPr>
              <w:t xml:space="preserve">{table_s2_71_2}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8">
            <w:pPr>
              <w:rPr>
                <w:sz w:val="20"/>
                <w:szCs w:val="20"/>
              </w:rPr>
            </w:pPr>
            <w:r w:rsidDel="00000000" w:rsidR="00000000" w:rsidRPr="00000000">
              <w:rPr>
                <w:sz w:val="20"/>
                <w:szCs w:val="20"/>
                <w:rtl w:val="0"/>
              </w:rPr>
              <w:t xml:space="preserve">{table_s2_71_3}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9">
            <w:pPr>
              <w:rPr>
                <w:sz w:val="20"/>
                <w:szCs w:val="20"/>
              </w:rPr>
            </w:pPr>
            <w:r w:rsidDel="00000000" w:rsidR="00000000" w:rsidRPr="00000000">
              <w:rPr>
                <w:sz w:val="20"/>
                <w:szCs w:val="20"/>
                <w:rtl w:val="0"/>
              </w:rPr>
              <w:t xml:space="preserve">{table_s2_71_4}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A">
            <w:pPr>
              <w:rPr>
                <w:sz w:val="20"/>
                <w:szCs w:val="20"/>
              </w:rPr>
            </w:pPr>
            <w:r w:rsidDel="00000000" w:rsidR="00000000" w:rsidRPr="00000000">
              <w:rPr>
                <w:sz w:val="20"/>
                <w:szCs w:val="20"/>
                <w:rtl w:val="0"/>
              </w:rPr>
              <w:t xml:space="preserve">{table_s2_72_1}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B">
            <w:pPr>
              <w:rPr>
                <w:sz w:val="20"/>
                <w:szCs w:val="20"/>
              </w:rPr>
            </w:pPr>
            <w:r w:rsidDel="00000000" w:rsidR="00000000" w:rsidRPr="00000000">
              <w:rPr>
                <w:sz w:val="20"/>
                <w:szCs w:val="20"/>
                <w:rtl w:val="0"/>
              </w:rPr>
              <w:t xml:space="preserve">{table_s2_72_2}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C">
            <w:pPr>
              <w:rPr>
                <w:sz w:val="20"/>
                <w:szCs w:val="20"/>
              </w:rPr>
            </w:pPr>
            <w:r w:rsidDel="00000000" w:rsidR="00000000" w:rsidRPr="00000000">
              <w:rPr>
                <w:sz w:val="20"/>
                <w:szCs w:val="20"/>
                <w:rtl w:val="0"/>
              </w:rPr>
              <w:t xml:space="preserve">{table_s2_72_3}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D">
            <w:pPr>
              <w:rPr>
                <w:sz w:val="20"/>
                <w:szCs w:val="20"/>
              </w:rPr>
            </w:pPr>
            <w:r w:rsidDel="00000000" w:rsidR="00000000" w:rsidRPr="00000000">
              <w:rPr>
                <w:sz w:val="20"/>
                <w:szCs w:val="20"/>
                <w:rtl w:val="0"/>
              </w:rPr>
              <w:t xml:space="preserve">{table_s2_72_4}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E">
            <w:pPr>
              <w:rPr>
                <w:sz w:val="20"/>
                <w:szCs w:val="20"/>
              </w:rPr>
            </w:pPr>
            <w:r w:rsidDel="00000000" w:rsidR="00000000" w:rsidRPr="00000000">
              <w:rPr>
                <w:sz w:val="20"/>
                <w:szCs w:val="20"/>
                <w:rtl w:val="0"/>
              </w:rPr>
              <w:t xml:space="preserve">{table_s2_73_1}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F">
            <w:pPr>
              <w:rPr>
                <w:sz w:val="20"/>
                <w:szCs w:val="20"/>
              </w:rPr>
            </w:pPr>
            <w:r w:rsidDel="00000000" w:rsidR="00000000" w:rsidRPr="00000000">
              <w:rPr>
                <w:sz w:val="20"/>
                <w:szCs w:val="20"/>
                <w:rtl w:val="0"/>
              </w:rPr>
              <w:t xml:space="preserve">{table_s2_73_2}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0">
            <w:pPr>
              <w:rPr>
                <w:sz w:val="20"/>
                <w:szCs w:val="20"/>
              </w:rPr>
            </w:pPr>
            <w:r w:rsidDel="00000000" w:rsidR="00000000" w:rsidRPr="00000000">
              <w:rPr>
                <w:sz w:val="20"/>
                <w:szCs w:val="20"/>
                <w:rtl w:val="0"/>
              </w:rPr>
              <w:t xml:space="preserve">{table_s2_73_3}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1">
            <w:pPr>
              <w:rPr>
                <w:sz w:val="20"/>
                <w:szCs w:val="20"/>
              </w:rPr>
            </w:pPr>
            <w:r w:rsidDel="00000000" w:rsidR="00000000" w:rsidRPr="00000000">
              <w:rPr>
                <w:sz w:val="20"/>
                <w:szCs w:val="20"/>
                <w:rtl w:val="0"/>
              </w:rPr>
              <w:t xml:space="preserve">{table_s2_73_4}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2">
            <w:pPr>
              <w:rPr>
                <w:sz w:val="20"/>
                <w:szCs w:val="20"/>
              </w:rPr>
            </w:pPr>
            <w:r w:rsidDel="00000000" w:rsidR="00000000" w:rsidRPr="00000000">
              <w:rPr>
                <w:sz w:val="20"/>
                <w:szCs w:val="20"/>
                <w:rtl w:val="0"/>
              </w:rPr>
              <w:t xml:space="preserve">{table_s2_74_1}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3">
            <w:pPr>
              <w:rPr>
                <w:sz w:val="20"/>
                <w:szCs w:val="20"/>
              </w:rPr>
            </w:pPr>
            <w:r w:rsidDel="00000000" w:rsidR="00000000" w:rsidRPr="00000000">
              <w:rPr>
                <w:sz w:val="20"/>
                <w:szCs w:val="20"/>
                <w:rtl w:val="0"/>
              </w:rPr>
              <w:t xml:space="preserve">{table_s2_74_2}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4">
            <w:pPr>
              <w:rPr>
                <w:sz w:val="20"/>
                <w:szCs w:val="20"/>
              </w:rPr>
            </w:pPr>
            <w:r w:rsidDel="00000000" w:rsidR="00000000" w:rsidRPr="00000000">
              <w:rPr>
                <w:sz w:val="20"/>
                <w:szCs w:val="20"/>
                <w:rtl w:val="0"/>
              </w:rPr>
              <w:t xml:space="preserve">{table_s2_74_3}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5">
            <w:pPr>
              <w:rPr>
                <w:sz w:val="20"/>
                <w:szCs w:val="20"/>
              </w:rPr>
            </w:pPr>
            <w:r w:rsidDel="00000000" w:rsidR="00000000" w:rsidRPr="00000000">
              <w:rPr>
                <w:sz w:val="20"/>
                <w:szCs w:val="20"/>
                <w:rtl w:val="0"/>
              </w:rPr>
              <w:t xml:space="preserve">{table_s2_74_4}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6">
            <w:pPr>
              <w:rPr>
                <w:sz w:val="20"/>
                <w:szCs w:val="20"/>
              </w:rPr>
            </w:pPr>
            <w:r w:rsidDel="00000000" w:rsidR="00000000" w:rsidRPr="00000000">
              <w:rPr>
                <w:sz w:val="20"/>
                <w:szCs w:val="20"/>
                <w:rtl w:val="0"/>
              </w:rPr>
              <w:t xml:space="preserve">{table_s2_75_1}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7">
            <w:pPr>
              <w:rPr>
                <w:sz w:val="20"/>
                <w:szCs w:val="20"/>
              </w:rPr>
            </w:pPr>
            <w:r w:rsidDel="00000000" w:rsidR="00000000" w:rsidRPr="00000000">
              <w:rPr>
                <w:sz w:val="20"/>
                <w:szCs w:val="20"/>
                <w:rtl w:val="0"/>
              </w:rPr>
              <w:t xml:space="preserve">{table_s2_75_2}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8">
            <w:pPr>
              <w:rPr>
                <w:sz w:val="20"/>
                <w:szCs w:val="20"/>
              </w:rPr>
            </w:pPr>
            <w:r w:rsidDel="00000000" w:rsidR="00000000" w:rsidRPr="00000000">
              <w:rPr>
                <w:sz w:val="20"/>
                <w:szCs w:val="20"/>
                <w:rtl w:val="0"/>
              </w:rPr>
              <w:t xml:space="preserve">{table_s2_75_3}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9">
            <w:pPr>
              <w:rPr>
                <w:sz w:val="20"/>
                <w:szCs w:val="20"/>
              </w:rPr>
            </w:pPr>
            <w:r w:rsidDel="00000000" w:rsidR="00000000" w:rsidRPr="00000000">
              <w:rPr>
                <w:sz w:val="20"/>
                <w:szCs w:val="20"/>
                <w:rtl w:val="0"/>
              </w:rPr>
              <w:t xml:space="preserve">{table_s2_75_4}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A">
            <w:pPr>
              <w:rPr>
                <w:sz w:val="20"/>
                <w:szCs w:val="20"/>
              </w:rPr>
            </w:pPr>
            <w:r w:rsidDel="00000000" w:rsidR="00000000" w:rsidRPr="00000000">
              <w:rPr>
                <w:sz w:val="20"/>
                <w:szCs w:val="20"/>
                <w:rtl w:val="0"/>
              </w:rPr>
              <w:t xml:space="preserve">{table_s2_76_1}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B">
            <w:pPr>
              <w:rPr>
                <w:sz w:val="20"/>
                <w:szCs w:val="20"/>
              </w:rPr>
            </w:pPr>
            <w:r w:rsidDel="00000000" w:rsidR="00000000" w:rsidRPr="00000000">
              <w:rPr>
                <w:sz w:val="20"/>
                <w:szCs w:val="20"/>
                <w:rtl w:val="0"/>
              </w:rPr>
              <w:t xml:space="preserve">{table_s2_76_2}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C">
            <w:pPr>
              <w:rPr>
                <w:sz w:val="20"/>
                <w:szCs w:val="20"/>
              </w:rPr>
            </w:pPr>
            <w:r w:rsidDel="00000000" w:rsidR="00000000" w:rsidRPr="00000000">
              <w:rPr>
                <w:sz w:val="20"/>
                <w:szCs w:val="20"/>
                <w:rtl w:val="0"/>
              </w:rPr>
              <w:t xml:space="preserve">{table_s2_76_3}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D">
            <w:pPr>
              <w:rPr>
                <w:sz w:val="20"/>
                <w:szCs w:val="20"/>
              </w:rPr>
            </w:pPr>
            <w:r w:rsidDel="00000000" w:rsidR="00000000" w:rsidRPr="00000000">
              <w:rPr>
                <w:sz w:val="20"/>
                <w:szCs w:val="20"/>
                <w:rtl w:val="0"/>
              </w:rPr>
              <w:t xml:space="preserve">{table_s2_76_4}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E">
            <w:pPr>
              <w:rPr>
                <w:sz w:val="20"/>
                <w:szCs w:val="20"/>
              </w:rPr>
            </w:pPr>
            <w:r w:rsidDel="00000000" w:rsidR="00000000" w:rsidRPr="00000000">
              <w:rPr>
                <w:sz w:val="20"/>
                <w:szCs w:val="20"/>
                <w:rtl w:val="0"/>
              </w:rPr>
              <w:t xml:space="preserve">{table_s2_77_1}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F">
            <w:pPr>
              <w:rPr>
                <w:sz w:val="20"/>
                <w:szCs w:val="20"/>
              </w:rPr>
            </w:pPr>
            <w:r w:rsidDel="00000000" w:rsidR="00000000" w:rsidRPr="00000000">
              <w:rPr>
                <w:sz w:val="20"/>
                <w:szCs w:val="20"/>
                <w:rtl w:val="0"/>
              </w:rPr>
              <w:t xml:space="preserve">{table_s2_77_2}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0">
            <w:pPr>
              <w:rPr>
                <w:sz w:val="20"/>
                <w:szCs w:val="20"/>
              </w:rPr>
            </w:pPr>
            <w:r w:rsidDel="00000000" w:rsidR="00000000" w:rsidRPr="00000000">
              <w:rPr>
                <w:sz w:val="20"/>
                <w:szCs w:val="20"/>
                <w:rtl w:val="0"/>
              </w:rPr>
              <w:t xml:space="preserve">{table_s2_77_3}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1">
            <w:pPr>
              <w:rPr>
                <w:sz w:val="20"/>
                <w:szCs w:val="20"/>
              </w:rPr>
            </w:pPr>
            <w:r w:rsidDel="00000000" w:rsidR="00000000" w:rsidRPr="00000000">
              <w:rPr>
                <w:sz w:val="20"/>
                <w:szCs w:val="20"/>
                <w:rtl w:val="0"/>
              </w:rPr>
              <w:t xml:space="preserve">{table_s2_77_4}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2">
            <w:pPr>
              <w:rPr>
                <w:sz w:val="20"/>
                <w:szCs w:val="20"/>
              </w:rPr>
            </w:pPr>
            <w:r w:rsidDel="00000000" w:rsidR="00000000" w:rsidRPr="00000000">
              <w:rPr>
                <w:sz w:val="20"/>
                <w:szCs w:val="20"/>
                <w:rtl w:val="0"/>
              </w:rPr>
              <w:t xml:space="preserve">{table_s2_78_1}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3">
            <w:pPr>
              <w:rPr>
                <w:sz w:val="20"/>
                <w:szCs w:val="20"/>
              </w:rPr>
            </w:pPr>
            <w:r w:rsidDel="00000000" w:rsidR="00000000" w:rsidRPr="00000000">
              <w:rPr>
                <w:sz w:val="20"/>
                <w:szCs w:val="20"/>
                <w:rtl w:val="0"/>
              </w:rPr>
              <w:t xml:space="preserve">{table_s2_78_2}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4">
            <w:pPr>
              <w:rPr>
                <w:sz w:val="20"/>
                <w:szCs w:val="20"/>
              </w:rPr>
            </w:pPr>
            <w:r w:rsidDel="00000000" w:rsidR="00000000" w:rsidRPr="00000000">
              <w:rPr>
                <w:sz w:val="20"/>
                <w:szCs w:val="20"/>
                <w:rtl w:val="0"/>
              </w:rPr>
              <w:t xml:space="preserve">{table_s2_78_3}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5">
            <w:pPr>
              <w:rPr>
                <w:sz w:val="20"/>
                <w:szCs w:val="20"/>
              </w:rPr>
            </w:pPr>
            <w:r w:rsidDel="00000000" w:rsidR="00000000" w:rsidRPr="00000000">
              <w:rPr>
                <w:sz w:val="20"/>
                <w:szCs w:val="20"/>
                <w:rtl w:val="0"/>
              </w:rPr>
              <w:t xml:space="preserve">{table_s2_78_4}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6">
            <w:pPr>
              <w:rPr>
                <w:sz w:val="20"/>
                <w:szCs w:val="20"/>
              </w:rPr>
            </w:pPr>
            <w:r w:rsidDel="00000000" w:rsidR="00000000" w:rsidRPr="00000000">
              <w:rPr>
                <w:sz w:val="20"/>
                <w:szCs w:val="20"/>
                <w:rtl w:val="0"/>
              </w:rPr>
              <w:t xml:space="preserve">{table_s2_79_1}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7">
            <w:pPr>
              <w:rPr>
                <w:sz w:val="20"/>
                <w:szCs w:val="20"/>
              </w:rPr>
            </w:pPr>
            <w:r w:rsidDel="00000000" w:rsidR="00000000" w:rsidRPr="00000000">
              <w:rPr>
                <w:sz w:val="20"/>
                <w:szCs w:val="20"/>
                <w:rtl w:val="0"/>
              </w:rPr>
              <w:t xml:space="preserve">{table_s2_79_2}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8">
            <w:pPr>
              <w:rPr>
                <w:sz w:val="20"/>
                <w:szCs w:val="20"/>
              </w:rPr>
            </w:pPr>
            <w:r w:rsidDel="00000000" w:rsidR="00000000" w:rsidRPr="00000000">
              <w:rPr>
                <w:sz w:val="20"/>
                <w:szCs w:val="20"/>
                <w:rtl w:val="0"/>
              </w:rPr>
              <w:t xml:space="preserve">{table_s2_79_3}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9">
            <w:pPr>
              <w:rPr>
                <w:sz w:val="20"/>
                <w:szCs w:val="20"/>
              </w:rPr>
            </w:pPr>
            <w:r w:rsidDel="00000000" w:rsidR="00000000" w:rsidRPr="00000000">
              <w:rPr>
                <w:sz w:val="20"/>
                <w:szCs w:val="20"/>
                <w:rtl w:val="0"/>
              </w:rPr>
              <w:t xml:space="preserve">{table_s2_79_4}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A">
            <w:pPr>
              <w:rPr>
                <w:sz w:val="20"/>
                <w:szCs w:val="20"/>
              </w:rPr>
            </w:pPr>
            <w:r w:rsidDel="00000000" w:rsidR="00000000" w:rsidRPr="00000000">
              <w:rPr>
                <w:sz w:val="20"/>
                <w:szCs w:val="20"/>
                <w:rtl w:val="0"/>
              </w:rPr>
              <w:t xml:space="preserve">{table_s2_80_1}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B">
            <w:pPr>
              <w:rPr>
                <w:sz w:val="20"/>
                <w:szCs w:val="20"/>
              </w:rPr>
            </w:pPr>
            <w:r w:rsidDel="00000000" w:rsidR="00000000" w:rsidRPr="00000000">
              <w:rPr>
                <w:sz w:val="20"/>
                <w:szCs w:val="20"/>
                <w:rtl w:val="0"/>
              </w:rPr>
              <w:t xml:space="preserve">{table_s2_80_2}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C">
            <w:pPr>
              <w:rPr>
                <w:sz w:val="20"/>
                <w:szCs w:val="20"/>
              </w:rPr>
            </w:pPr>
            <w:r w:rsidDel="00000000" w:rsidR="00000000" w:rsidRPr="00000000">
              <w:rPr>
                <w:sz w:val="20"/>
                <w:szCs w:val="20"/>
                <w:rtl w:val="0"/>
              </w:rPr>
              <w:t xml:space="preserve">{table_s2_80_3}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D">
            <w:pPr>
              <w:rPr>
                <w:sz w:val="20"/>
                <w:szCs w:val="20"/>
              </w:rPr>
            </w:pPr>
            <w:r w:rsidDel="00000000" w:rsidR="00000000" w:rsidRPr="00000000">
              <w:rPr>
                <w:sz w:val="20"/>
                <w:szCs w:val="20"/>
                <w:rtl w:val="0"/>
              </w:rPr>
              <w:t xml:space="preserve">{table_s2_80_4}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E">
            <w:pPr>
              <w:rPr>
                <w:sz w:val="20"/>
                <w:szCs w:val="20"/>
              </w:rPr>
            </w:pPr>
            <w:r w:rsidDel="00000000" w:rsidR="00000000" w:rsidRPr="00000000">
              <w:rPr>
                <w:sz w:val="20"/>
                <w:szCs w:val="20"/>
                <w:rtl w:val="0"/>
              </w:rPr>
              <w:t xml:space="preserve">{table_s2_81_1}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F">
            <w:pPr>
              <w:rPr>
                <w:sz w:val="20"/>
                <w:szCs w:val="20"/>
              </w:rPr>
            </w:pPr>
            <w:r w:rsidDel="00000000" w:rsidR="00000000" w:rsidRPr="00000000">
              <w:rPr>
                <w:sz w:val="20"/>
                <w:szCs w:val="20"/>
                <w:rtl w:val="0"/>
              </w:rPr>
              <w:t xml:space="preserve">{table_s2_81_2}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0">
            <w:pPr>
              <w:rPr>
                <w:sz w:val="20"/>
                <w:szCs w:val="20"/>
              </w:rPr>
            </w:pPr>
            <w:r w:rsidDel="00000000" w:rsidR="00000000" w:rsidRPr="00000000">
              <w:rPr>
                <w:sz w:val="20"/>
                <w:szCs w:val="20"/>
                <w:rtl w:val="0"/>
              </w:rPr>
              <w:t xml:space="preserve">{table_s2_81_3}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1">
            <w:pPr>
              <w:rPr>
                <w:sz w:val="20"/>
                <w:szCs w:val="20"/>
              </w:rPr>
            </w:pPr>
            <w:r w:rsidDel="00000000" w:rsidR="00000000" w:rsidRPr="00000000">
              <w:rPr>
                <w:sz w:val="20"/>
                <w:szCs w:val="20"/>
                <w:rtl w:val="0"/>
              </w:rPr>
              <w:t xml:space="preserve">{table_s2_81_4}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2">
            <w:pPr>
              <w:rPr>
                <w:sz w:val="20"/>
                <w:szCs w:val="20"/>
              </w:rPr>
            </w:pPr>
            <w:r w:rsidDel="00000000" w:rsidR="00000000" w:rsidRPr="00000000">
              <w:rPr>
                <w:sz w:val="20"/>
                <w:szCs w:val="20"/>
                <w:rtl w:val="0"/>
              </w:rPr>
              <w:t xml:space="preserve">{table_s2_82_1}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3">
            <w:pPr>
              <w:rPr>
                <w:sz w:val="20"/>
                <w:szCs w:val="20"/>
              </w:rPr>
            </w:pPr>
            <w:r w:rsidDel="00000000" w:rsidR="00000000" w:rsidRPr="00000000">
              <w:rPr>
                <w:sz w:val="20"/>
                <w:szCs w:val="20"/>
                <w:rtl w:val="0"/>
              </w:rPr>
              <w:t xml:space="preserve">{table_s2_82_2}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4">
            <w:pPr>
              <w:rPr>
                <w:sz w:val="20"/>
                <w:szCs w:val="20"/>
              </w:rPr>
            </w:pPr>
            <w:r w:rsidDel="00000000" w:rsidR="00000000" w:rsidRPr="00000000">
              <w:rPr>
                <w:sz w:val="20"/>
                <w:szCs w:val="20"/>
                <w:rtl w:val="0"/>
              </w:rPr>
              <w:t xml:space="preserve">{table_s2_82_3}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5">
            <w:pPr>
              <w:rPr>
                <w:sz w:val="20"/>
                <w:szCs w:val="20"/>
              </w:rPr>
            </w:pPr>
            <w:r w:rsidDel="00000000" w:rsidR="00000000" w:rsidRPr="00000000">
              <w:rPr>
                <w:sz w:val="20"/>
                <w:szCs w:val="20"/>
                <w:rtl w:val="0"/>
              </w:rPr>
              <w:t xml:space="preserve">{table_s2_82_4}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6">
            <w:pPr>
              <w:rPr>
                <w:sz w:val="20"/>
                <w:szCs w:val="20"/>
              </w:rPr>
            </w:pPr>
            <w:r w:rsidDel="00000000" w:rsidR="00000000" w:rsidRPr="00000000">
              <w:rPr>
                <w:sz w:val="20"/>
                <w:szCs w:val="20"/>
                <w:rtl w:val="0"/>
              </w:rPr>
              <w:t xml:space="preserve">{table_s2_83_1}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7">
            <w:pPr>
              <w:rPr>
                <w:sz w:val="20"/>
                <w:szCs w:val="20"/>
              </w:rPr>
            </w:pPr>
            <w:r w:rsidDel="00000000" w:rsidR="00000000" w:rsidRPr="00000000">
              <w:rPr>
                <w:sz w:val="20"/>
                <w:szCs w:val="20"/>
                <w:rtl w:val="0"/>
              </w:rPr>
              <w:t xml:space="preserve">{table_s2_83_2}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8">
            <w:pPr>
              <w:rPr>
                <w:sz w:val="20"/>
                <w:szCs w:val="20"/>
              </w:rPr>
            </w:pPr>
            <w:r w:rsidDel="00000000" w:rsidR="00000000" w:rsidRPr="00000000">
              <w:rPr>
                <w:sz w:val="20"/>
                <w:szCs w:val="20"/>
                <w:rtl w:val="0"/>
              </w:rPr>
              <w:t xml:space="preserve">{table_s2_83_3}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9">
            <w:pPr>
              <w:rPr>
                <w:sz w:val="20"/>
                <w:szCs w:val="20"/>
              </w:rPr>
            </w:pPr>
            <w:r w:rsidDel="00000000" w:rsidR="00000000" w:rsidRPr="00000000">
              <w:rPr>
                <w:sz w:val="20"/>
                <w:szCs w:val="20"/>
                <w:rtl w:val="0"/>
              </w:rPr>
              <w:t xml:space="preserve">{table_s2_83_4}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A">
            <w:pPr>
              <w:rPr>
                <w:sz w:val="20"/>
                <w:szCs w:val="20"/>
              </w:rPr>
            </w:pPr>
            <w:r w:rsidDel="00000000" w:rsidR="00000000" w:rsidRPr="00000000">
              <w:rPr>
                <w:sz w:val="20"/>
                <w:szCs w:val="20"/>
                <w:rtl w:val="0"/>
              </w:rPr>
              <w:t xml:space="preserve">{table_s2_84_1}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B">
            <w:pPr>
              <w:rPr>
                <w:sz w:val="20"/>
                <w:szCs w:val="20"/>
              </w:rPr>
            </w:pPr>
            <w:r w:rsidDel="00000000" w:rsidR="00000000" w:rsidRPr="00000000">
              <w:rPr>
                <w:sz w:val="20"/>
                <w:szCs w:val="20"/>
                <w:rtl w:val="0"/>
              </w:rPr>
              <w:t xml:space="preserve">{table_s2_84_2}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C">
            <w:pPr>
              <w:rPr>
                <w:sz w:val="20"/>
                <w:szCs w:val="20"/>
              </w:rPr>
            </w:pPr>
            <w:r w:rsidDel="00000000" w:rsidR="00000000" w:rsidRPr="00000000">
              <w:rPr>
                <w:sz w:val="20"/>
                <w:szCs w:val="20"/>
                <w:rtl w:val="0"/>
              </w:rPr>
              <w:t xml:space="preserve">{table_s2_84_3}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D">
            <w:pPr>
              <w:rPr>
                <w:sz w:val="20"/>
                <w:szCs w:val="20"/>
              </w:rPr>
            </w:pPr>
            <w:r w:rsidDel="00000000" w:rsidR="00000000" w:rsidRPr="00000000">
              <w:rPr>
                <w:sz w:val="20"/>
                <w:szCs w:val="20"/>
                <w:rtl w:val="0"/>
              </w:rPr>
              <w:t xml:space="preserve">{table_s2_84_4}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E">
            <w:pPr>
              <w:rPr>
                <w:sz w:val="20"/>
                <w:szCs w:val="20"/>
              </w:rPr>
            </w:pPr>
            <w:r w:rsidDel="00000000" w:rsidR="00000000" w:rsidRPr="00000000">
              <w:rPr>
                <w:sz w:val="20"/>
                <w:szCs w:val="20"/>
                <w:rtl w:val="0"/>
              </w:rPr>
              <w:t xml:space="preserve">{table_s2_85_1}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F">
            <w:pPr>
              <w:rPr>
                <w:sz w:val="20"/>
                <w:szCs w:val="20"/>
              </w:rPr>
            </w:pPr>
            <w:r w:rsidDel="00000000" w:rsidR="00000000" w:rsidRPr="00000000">
              <w:rPr>
                <w:sz w:val="20"/>
                <w:szCs w:val="20"/>
                <w:rtl w:val="0"/>
              </w:rPr>
              <w:t xml:space="preserve">{table_s2_85_2}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0">
            <w:pPr>
              <w:rPr>
                <w:sz w:val="20"/>
                <w:szCs w:val="20"/>
              </w:rPr>
            </w:pPr>
            <w:r w:rsidDel="00000000" w:rsidR="00000000" w:rsidRPr="00000000">
              <w:rPr>
                <w:sz w:val="20"/>
                <w:szCs w:val="20"/>
                <w:rtl w:val="0"/>
              </w:rPr>
              <w:t xml:space="preserve">{table_s2_85_3}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1">
            <w:pPr>
              <w:rPr>
                <w:sz w:val="20"/>
                <w:szCs w:val="20"/>
              </w:rPr>
            </w:pPr>
            <w:r w:rsidDel="00000000" w:rsidR="00000000" w:rsidRPr="00000000">
              <w:rPr>
                <w:sz w:val="20"/>
                <w:szCs w:val="20"/>
                <w:rtl w:val="0"/>
              </w:rPr>
              <w:t xml:space="preserve">{table_s2_85_4}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2">
            <w:pPr>
              <w:rPr>
                <w:sz w:val="20"/>
                <w:szCs w:val="20"/>
              </w:rPr>
            </w:pPr>
            <w:r w:rsidDel="00000000" w:rsidR="00000000" w:rsidRPr="00000000">
              <w:rPr>
                <w:sz w:val="20"/>
                <w:szCs w:val="20"/>
                <w:rtl w:val="0"/>
              </w:rPr>
              <w:t xml:space="preserve">{table_s2_86_1}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3">
            <w:pPr>
              <w:rPr>
                <w:sz w:val="20"/>
                <w:szCs w:val="20"/>
              </w:rPr>
            </w:pPr>
            <w:r w:rsidDel="00000000" w:rsidR="00000000" w:rsidRPr="00000000">
              <w:rPr>
                <w:sz w:val="20"/>
                <w:szCs w:val="20"/>
                <w:rtl w:val="0"/>
              </w:rPr>
              <w:t xml:space="preserve">{table_s2_86_2}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4">
            <w:pPr>
              <w:rPr>
                <w:sz w:val="20"/>
                <w:szCs w:val="20"/>
              </w:rPr>
            </w:pPr>
            <w:r w:rsidDel="00000000" w:rsidR="00000000" w:rsidRPr="00000000">
              <w:rPr>
                <w:sz w:val="20"/>
                <w:szCs w:val="20"/>
                <w:rtl w:val="0"/>
              </w:rPr>
              <w:t xml:space="preserve">{table_s2_86_3}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5">
            <w:pPr>
              <w:rPr>
                <w:sz w:val="20"/>
                <w:szCs w:val="20"/>
              </w:rPr>
            </w:pPr>
            <w:r w:rsidDel="00000000" w:rsidR="00000000" w:rsidRPr="00000000">
              <w:rPr>
                <w:sz w:val="20"/>
                <w:szCs w:val="20"/>
                <w:rtl w:val="0"/>
              </w:rPr>
              <w:t xml:space="preserve">{table_s2_86_4}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6">
            <w:pPr>
              <w:rPr>
                <w:sz w:val="20"/>
                <w:szCs w:val="20"/>
              </w:rPr>
            </w:pPr>
            <w:r w:rsidDel="00000000" w:rsidR="00000000" w:rsidRPr="00000000">
              <w:rPr>
                <w:sz w:val="20"/>
                <w:szCs w:val="20"/>
                <w:rtl w:val="0"/>
              </w:rPr>
              <w:t xml:space="preserve">{table_s2_87_1}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7">
            <w:pPr>
              <w:rPr>
                <w:sz w:val="20"/>
                <w:szCs w:val="20"/>
              </w:rPr>
            </w:pPr>
            <w:r w:rsidDel="00000000" w:rsidR="00000000" w:rsidRPr="00000000">
              <w:rPr>
                <w:sz w:val="20"/>
                <w:szCs w:val="20"/>
                <w:rtl w:val="0"/>
              </w:rPr>
              <w:t xml:space="preserve">{table_s2_87_2}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8">
            <w:pPr>
              <w:rPr>
                <w:sz w:val="20"/>
                <w:szCs w:val="20"/>
              </w:rPr>
            </w:pPr>
            <w:r w:rsidDel="00000000" w:rsidR="00000000" w:rsidRPr="00000000">
              <w:rPr>
                <w:sz w:val="20"/>
                <w:szCs w:val="20"/>
                <w:rtl w:val="0"/>
              </w:rPr>
              <w:t xml:space="preserve">{table_s2_87_3}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9">
            <w:pPr>
              <w:rPr>
                <w:sz w:val="20"/>
                <w:szCs w:val="20"/>
              </w:rPr>
            </w:pPr>
            <w:r w:rsidDel="00000000" w:rsidR="00000000" w:rsidRPr="00000000">
              <w:rPr>
                <w:sz w:val="20"/>
                <w:szCs w:val="20"/>
                <w:rtl w:val="0"/>
              </w:rPr>
              <w:t xml:space="preserve">{table_s2_87_4}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A">
            <w:pPr>
              <w:rPr>
                <w:sz w:val="20"/>
                <w:szCs w:val="20"/>
              </w:rPr>
            </w:pPr>
            <w:r w:rsidDel="00000000" w:rsidR="00000000" w:rsidRPr="00000000">
              <w:rPr>
                <w:sz w:val="20"/>
                <w:szCs w:val="20"/>
                <w:rtl w:val="0"/>
              </w:rPr>
              <w:t xml:space="preserve">{table_s2_88_1}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B">
            <w:pPr>
              <w:rPr>
                <w:sz w:val="20"/>
                <w:szCs w:val="20"/>
              </w:rPr>
            </w:pPr>
            <w:r w:rsidDel="00000000" w:rsidR="00000000" w:rsidRPr="00000000">
              <w:rPr>
                <w:sz w:val="20"/>
                <w:szCs w:val="20"/>
                <w:rtl w:val="0"/>
              </w:rPr>
              <w:t xml:space="preserve">{table_s2_88_2}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C">
            <w:pPr>
              <w:rPr>
                <w:sz w:val="20"/>
                <w:szCs w:val="20"/>
              </w:rPr>
            </w:pPr>
            <w:r w:rsidDel="00000000" w:rsidR="00000000" w:rsidRPr="00000000">
              <w:rPr>
                <w:sz w:val="20"/>
                <w:szCs w:val="20"/>
                <w:rtl w:val="0"/>
              </w:rPr>
              <w:t xml:space="preserve">{table_s2_88_3}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D">
            <w:pPr>
              <w:rPr>
                <w:sz w:val="20"/>
                <w:szCs w:val="20"/>
              </w:rPr>
            </w:pPr>
            <w:r w:rsidDel="00000000" w:rsidR="00000000" w:rsidRPr="00000000">
              <w:rPr>
                <w:sz w:val="20"/>
                <w:szCs w:val="20"/>
                <w:rtl w:val="0"/>
              </w:rPr>
              <w:t xml:space="preserve">{table_s2_88_4}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E">
            <w:pPr>
              <w:rPr>
                <w:sz w:val="20"/>
                <w:szCs w:val="20"/>
              </w:rPr>
            </w:pPr>
            <w:r w:rsidDel="00000000" w:rsidR="00000000" w:rsidRPr="00000000">
              <w:rPr>
                <w:sz w:val="20"/>
                <w:szCs w:val="20"/>
                <w:rtl w:val="0"/>
              </w:rPr>
              <w:t xml:space="preserve">{table_s2_89_1}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F">
            <w:pPr>
              <w:rPr>
                <w:sz w:val="20"/>
                <w:szCs w:val="20"/>
              </w:rPr>
            </w:pPr>
            <w:r w:rsidDel="00000000" w:rsidR="00000000" w:rsidRPr="00000000">
              <w:rPr>
                <w:sz w:val="20"/>
                <w:szCs w:val="20"/>
                <w:rtl w:val="0"/>
              </w:rPr>
              <w:t xml:space="preserve">{table_s2_89_2}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0">
            <w:pPr>
              <w:rPr>
                <w:sz w:val="20"/>
                <w:szCs w:val="20"/>
              </w:rPr>
            </w:pPr>
            <w:r w:rsidDel="00000000" w:rsidR="00000000" w:rsidRPr="00000000">
              <w:rPr>
                <w:sz w:val="20"/>
                <w:szCs w:val="20"/>
                <w:rtl w:val="0"/>
              </w:rPr>
              <w:t xml:space="preserve">{table_s2_89_3}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1">
            <w:pPr>
              <w:rPr>
                <w:sz w:val="20"/>
                <w:szCs w:val="20"/>
              </w:rPr>
            </w:pPr>
            <w:r w:rsidDel="00000000" w:rsidR="00000000" w:rsidRPr="00000000">
              <w:rPr>
                <w:sz w:val="20"/>
                <w:szCs w:val="20"/>
                <w:rtl w:val="0"/>
              </w:rPr>
              <w:t xml:space="preserve">{table_s2_89_4}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2">
            <w:pPr>
              <w:rPr>
                <w:sz w:val="20"/>
                <w:szCs w:val="20"/>
              </w:rPr>
            </w:pPr>
            <w:r w:rsidDel="00000000" w:rsidR="00000000" w:rsidRPr="00000000">
              <w:rPr>
                <w:sz w:val="20"/>
                <w:szCs w:val="20"/>
                <w:rtl w:val="0"/>
              </w:rPr>
              <w:t xml:space="preserve">{table_s2_90_1}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3">
            <w:pPr>
              <w:rPr>
                <w:sz w:val="20"/>
                <w:szCs w:val="20"/>
              </w:rPr>
            </w:pPr>
            <w:r w:rsidDel="00000000" w:rsidR="00000000" w:rsidRPr="00000000">
              <w:rPr>
                <w:sz w:val="20"/>
                <w:szCs w:val="20"/>
                <w:rtl w:val="0"/>
              </w:rPr>
              <w:t xml:space="preserve">{table_s2_90_2}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4">
            <w:pPr>
              <w:rPr>
                <w:sz w:val="20"/>
                <w:szCs w:val="20"/>
              </w:rPr>
            </w:pPr>
            <w:r w:rsidDel="00000000" w:rsidR="00000000" w:rsidRPr="00000000">
              <w:rPr>
                <w:sz w:val="20"/>
                <w:szCs w:val="20"/>
                <w:rtl w:val="0"/>
              </w:rPr>
              <w:t xml:space="preserve">{table_s2_90_3}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5">
            <w:pPr>
              <w:rPr>
                <w:sz w:val="20"/>
                <w:szCs w:val="20"/>
              </w:rPr>
            </w:pPr>
            <w:r w:rsidDel="00000000" w:rsidR="00000000" w:rsidRPr="00000000">
              <w:rPr>
                <w:sz w:val="20"/>
                <w:szCs w:val="20"/>
                <w:rtl w:val="0"/>
              </w:rPr>
              <w:t xml:space="preserve">{table_s2_90_4}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6">
            <w:pPr>
              <w:rPr>
                <w:sz w:val="20"/>
                <w:szCs w:val="20"/>
              </w:rPr>
            </w:pPr>
            <w:r w:rsidDel="00000000" w:rsidR="00000000" w:rsidRPr="00000000">
              <w:rPr>
                <w:sz w:val="20"/>
                <w:szCs w:val="20"/>
                <w:rtl w:val="0"/>
              </w:rPr>
              <w:t xml:space="preserve">{table_s2_91_1}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7">
            <w:pPr>
              <w:rPr>
                <w:sz w:val="20"/>
                <w:szCs w:val="20"/>
              </w:rPr>
            </w:pPr>
            <w:r w:rsidDel="00000000" w:rsidR="00000000" w:rsidRPr="00000000">
              <w:rPr>
                <w:sz w:val="20"/>
                <w:szCs w:val="20"/>
                <w:rtl w:val="0"/>
              </w:rPr>
              <w:t xml:space="preserve">{table_s2_91_2}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8">
            <w:pPr>
              <w:rPr>
                <w:sz w:val="20"/>
                <w:szCs w:val="20"/>
              </w:rPr>
            </w:pPr>
            <w:r w:rsidDel="00000000" w:rsidR="00000000" w:rsidRPr="00000000">
              <w:rPr>
                <w:sz w:val="20"/>
                <w:szCs w:val="20"/>
                <w:rtl w:val="0"/>
              </w:rPr>
              <w:t xml:space="preserve">{table_s2_91_3}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9">
            <w:pPr>
              <w:rPr>
                <w:sz w:val="20"/>
                <w:szCs w:val="20"/>
              </w:rPr>
            </w:pPr>
            <w:r w:rsidDel="00000000" w:rsidR="00000000" w:rsidRPr="00000000">
              <w:rPr>
                <w:sz w:val="20"/>
                <w:szCs w:val="20"/>
                <w:rtl w:val="0"/>
              </w:rPr>
              <w:t xml:space="preserve">{table_s2_91_4}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A">
            <w:pPr>
              <w:rPr>
                <w:sz w:val="20"/>
                <w:szCs w:val="20"/>
              </w:rPr>
            </w:pPr>
            <w:r w:rsidDel="00000000" w:rsidR="00000000" w:rsidRPr="00000000">
              <w:rPr>
                <w:sz w:val="20"/>
                <w:szCs w:val="20"/>
                <w:rtl w:val="0"/>
              </w:rPr>
              <w:t xml:space="preserve">{table_s2_92_1}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B">
            <w:pPr>
              <w:rPr>
                <w:sz w:val="20"/>
                <w:szCs w:val="20"/>
              </w:rPr>
            </w:pPr>
            <w:r w:rsidDel="00000000" w:rsidR="00000000" w:rsidRPr="00000000">
              <w:rPr>
                <w:sz w:val="20"/>
                <w:szCs w:val="20"/>
                <w:rtl w:val="0"/>
              </w:rPr>
              <w:t xml:space="preserve">{table_s2_92_2}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C">
            <w:pPr>
              <w:rPr>
                <w:sz w:val="20"/>
                <w:szCs w:val="20"/>
              </w:rPr>
            </w:pPr>
            <w:r w:rsidDel="00000000" w:rsidR="00000000" w:rsidRPr="00000000">
              <w:rPr>
                <w:sz w:val="20"/>
                <w:szCs w:val="20"/>
                <w:rtl w:val="0"/>
              </w:rPr>
              <w:t xml:space="preserve">{table_s2_92_3}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D">
            <w:pPr>
              <w:rPr>
                <w:sz w:val="20"/>
                <w:szCs w:val="20"/>
              </w:rPr>
            </w:pPr>
            <w:r w:rsidDel="00000000" w:rsidR="00000000" w:rsidRPr="00000000">
              <w:rPr>
                <w:sz w:val="20"/>
                <w:szCs w:val="20"/>
                <w:rtl w:val="0"/>
              </w:rPr>
              <w:t xml:space="preserve">{table_s2_92_4}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E">
            <w:pPr>
              <w:rPr>
                <w:sz w:val="20"/>
                <w:szCs w:val="20"/>
              </w:rPr>
            </w:pPr>
            <w:r w:rsidDel="00000000" w:rsidR="00000000" w:rsidRPr="00000000">
              <w:rPr>
                <w:sz w:val="20"/>
                <w:szCs w:val="20"/>
                <w:rtl w:val="0"/>
              </w:rPr>
              <w:t xml:space="preserve">{table_s2_93_1}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F">
            <w:pPr>
              <w:rPr>
                <w:sz w:val="20"/>
                <w:szCs w:val="20"/>
              </w:rPr>
            </w:pPr>
            <w:r w:rsidDel="00000000" w:rsidR="00000000" w:rsidRPr="00000000">
              <w:rPr>
                <w:sz w:val="20"/>
                <w:szCs w:val="20"/>
                <w:rtl w:val="0"/>
              </w:rPr>
              <w:t xml:space="preserve">{table_s2_93_2}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0">
            <w:pPr>
              <w:rPr>
                <w:sz w:val="20"/>
                <w:szCs w:val="20"/>
              </w:rPr>
            </w:pPr>
            <w:r w:rsidDel="00000000" w:rsidR="00000000" w:rsidRPr="00000000">
              <w:rPr>
                <w:sz w:val="20"/>
                <w:szCs w:val="20"/>
                <w:rtl w:val="0"/>
              </w:rPr>
              <w:t xml:space="preserve">{table_s2_93_3}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1">
            <w:pPr>
              <w:rPr>
                <w:sz w:val="20"/>
                <w:szCs w:val="20"/>
              </w:rPr>
            </w:pPr>
            <w:r w:rsidDel="00000000" w:rsidR="00000000" w:rsidRPr="00000000">
              <w:rPr>
                <w:sz w:val="20"/>
                <w:szCs w:val="20"/>
                <w:rtl w:val="0"/>
              </w:rPr>
              <w:t xml:space="preserve">{table_s2_93_4}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2">
            <w:pPr>
              <w:rPr>
                <w:sz w:val="20"/>
                <w:szCs w:val="20"/>
              </w:rPr>
            </w:pPr>
            <w:r w:rsidDel="00000000" w:rsidR="00000000" w:rsidRPr="00000000">
              <w:rPr>
                <w:sz w:val="20"/>
                <w:szCs w:val="20"/>
                <w:rtl w:val="0"/>
              </w:rPr>
              <w:t xml:space="preserve">{table_s2_94_1}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3">
            <w:pPr>
              <w:rPr>
                <w:sz w:val="20"/>
                <w:szCs w:val="20"/>
              </w:rPr>
            </w:pPr>
            <w:r w:rsidDel="00000000" w:rsidR="00000000" w:rsidRPr="00000000">
              <w:rPr>
                <w:sz w:val="20"/>
                <w:szCs w:val="20"/>
                <w:rtl w:val="0"/>
              </w:rPr>
              <w:t xml:space="preserve">{table_s2_94_2}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4">
            <w:pPr>
              <w:rPr>
                <w:sz w:val="20"/>
                <w:szCs w:val="20"/>
              </w:rPr>
            </w:pPr>
            <w:r w:rsidDel="00000000" w:rsidR="00000000" w:rsidRPr="00000000">
              <w:rPr>
                <w:sz w:val="20"/>
                <w:szCs w:val="20"/>
                <w:rtl w:val="0"/>
              </w:rPr>
              <w:t xml:space="preserve">{table_s2_94_3}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5">
            <w:pPr>
              <w:rPr>
                <w:sz w:val="20"/>
                <w:szCs w:val="20"/>
              </w:rPr>
            </w:pPr>
            <w:r w:rsidDel="00000000" w:rsidR="00000000" w:rsidRPr="00000000">
              <w:rPr>
                <w:sz w:val="20"/>
                <w:szCs w:val="20"/>
                <w:rtl w:val="0"/>
              </w:rPr>
              <w:t xml:space="preserve">{table_s2_94_4}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6">
            <w:pPr>
              <w:rPr>
                <w:sz w:val="20"/>
                <w:szCs w:val="20"/>
              </w:rPr>
            </w:pPr>
            <w:r w:rsidDel="00000000" w:rsidR="00000000" w:rsidRPr="00000000">
              <w:rPr>
                <w:sz w:val="20"/>
                <w:szCs w:val="20"/>
                <w:rtl w:val="0"/>
              </w:rPr>
              <w:t xml:space="preserve">{table_s2_95_1}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7">
            <w:pPr>
              <w:rPr>
                <w:sz w:val="20"/>
                <w:szCs w:val="20"/>
              </w:rPr>
            </w:pPr>
            <w:r w:rsidDel="00000000" w:rsidR="00000000" w:rsidRPr="00000000">
              <w:rPr>
                <w:sz w:val="20"/>
                <w:szCs w:val="20"/>
                <w:rtl w:val="0"/>
              </w:rPr>
              <w:t xml:space="preserve">{table_s2_95_2}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8">
            <w:pPr>
              <w:rPr>
                <w:sz w:val="20"/>
                <w:szCs w:val="20"/>
              </w:rPr>
            </w:pPr>
            <w:r w:rsidDel="00000000" w:rsidR="00000000" w:rsidRPr="00000000">
              <w:rPr>
                <w:sz w:val="20"/>
                <w:szCs w:val="20"/>
                <w:rtl w:val="0"/>
              </w:rPr>
              <w:t xml:space="preserve">{table_s2_95_3}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9">
            <w:pPr>
              <w:rPr>
                <w:sz w:val="20"/>
                <w:szCs w:val="20"/>
              </w:rPr>
            </w:pPr>
            <w:r w:rsidDel="00000000" w:rsidR="00000000" w:rsidRPr="00000000">
              <w:rPr>
                <w:sz w:val="20"/>
                <w:szCs w:val="20"/>
                <w:rtl w:val="0"/>
              </w:rPr>
              <w:t xml:space="preserve">{table_s2_95_4}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A">
            <w:pPr>
              <w:rPr>
                <w:sz w:val="20"/>
                <w:szCs w:val="20"/>
              </w:rPr>
            </w:pPr>
            <w:r w:rsidDel="00000000" w:rsidR="00000000" w:rsidRPr="00000000">
              <w:rPr>
                <w:sz w:val="20"/>
                <w:szCs w:val="20"/>
                <w:rtl w:val="0"/>
              </w:rPr>
              <w:t xml:space="preserve">{table_s2_96_1}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B">
            <w:pPr>
              <w:rPr>
                <w:sz w:val="20"/>
                <w:szCs w:val="20"/>
              </w:rPr>
            </w:pPr>
            <w:r w:rsidDel="00000000" w:rsidR="00000000" w:rsidRPr="00000000">
              <w:rPr>
                <w:sz w:val="20"/>
                <w:szCs w:val="20"/>
                <w:rtl w:val="0"/>
              </w:rPr>
              <w:t xml:space="preserve">{table_s2_96_2}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C">
            <w:pPr>
              <w:rPr>
                <w:sz w:val="20"/>
                <w:szCs w:val="20"/>
              </w:rPr>
            </w:pPr>
            <w:r w:rsidDel="00000000" w:rsidR="00000000" w:rsidRPr="00000000">
              <w:rPr>
                <w:sz w:val="20"/>
                <w:szCs w:val="20"/>
                <w:rtl w:val="0"/>
              </w:rPr>
              <w:t xml:space="preserve">{table_s2_96_3}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D">
            <w:pPr>
              <w:rPr>
                <w:sz w:val="20"/>
                <w:szCs w:val="20"/>
              </w:rPr>
            </w:pPr>
            <w:r w:rsidDel="00000000" w:rsidR="00000000" w:rsidRPr="00000000">
              <w:rPr>
                <w:sz w:val="20"/>
                <w:szCs w:val="20"/>
                <w:rtl w:val="0"/>
              </w:rPr>
              <w:t xml:space="preserve">{table_s2_96_4}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E">
            <w:pPr>
              <w:rPr>
                <w:sz w:val="20"/>
                <w:szCs w:val="20"/>
              </w:rPr>
            </w:pPr>
            <w:r w:rsidDel="00000000" w:rsidR="00000000" w:rsidRPr="00000000">
              <w:rPr>
                <w:sz w:val="20"/>
                <w:szCs w:val="20"/>
                <w:rtl w:val="0"/>
              </w:rPr>
              <w:t xml:space="preserve">{table_s2_97_1}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F">
            <w:pPr>
              <w:rPr>
                <w:sz w:val="20"/>
                <w:szCs w:val="20"/>
              </w:rPr>
            </w:pPr>
            <w:r w:rsidDel="00000000" w:rsidR="00000000" w:rsidRPr="00000000">
              <w:rPr>
                <w:sz w:val="20"/>
                <w:szCs w:val="20"/>
                <w:rtl w:val="0"/>
              </w:rPr>
              <w:t xml:space="preserve">{table_s2_97_2}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0">
            <w:pPr>
              <w:rPr>
                <w:sz w:val="20"/>
                <w:szCs w:val="20"/>
              </w:rPr>
            </w:pPr>
            <w:r w:rsidDel="00000000" w:rsidR="00000000" w:rsidRPr="00000000">
              <w:rPr>
                <w:sz w:val="20"/>
                <w:szCs w:val="20"/>
                <w:rtl w:val="0"/>
              </w:rPr>
              <w:t xml:space="preserve">{table_s2_97_3}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1">
            <w:pPr>
              <w:rPr>
                <w:sz w:val="20"/>
                <w:szCs w:val="20"/>
              </w:rPr>
            </w:pPr>
            <w:r w:rsidDel="00000000" w:rsidR="00000000" w:rsidRPr="00000000">
              <w:rPr>
                <w:sz w:val="20"/>
                <w:szCs w:val="20"/>
                <w:rtl w:val="0"/>
              </w:rPr>
              <w:t xml:space="preserve">{table_s2_97_4}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2">
            <w:pPr>
              <w:rPr>
                <w:sz w:val="20"/>
                <w:szCs w:val="20"/>
              </w:rPr>
            </w:pPr>
            <w:r w:rsidDel="00000000" w:rsidR="00000000" w:rsidRPr="00000000">
              <w:rPr>
                <w:sz w:val="20"/>
                <w:szCs w:val="20"/>
                <w:rtl w:val="0"/>
              </w:rPr>
              <w:t xml:space="preserve">{table_s2_98_1}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3">
            <w:pPr>
              <w:rPr>
                <w:sz w:val="20"/>
                <w:szCs w:val="20"/>
              </w:rPr>
            </w:pPr>
            <w:r w:rsidDel="00000000" w:rsidR="00000000" w:rsidRPr="00000000">
              <w:rPr>
                <w:sz w:val="20"/>
                <w:szCs w:val="20"/>
                <w:rtl w:val="0"/>
              </w:rPr>
              <w:t xml:space="preserve">{table_s2_98_2}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4">
            <w:pPr>
              <w:rPr>
                <w:sz w:val="20"/>
                <w:szCs w:val="20"/>
              </w:rPr>
            </w:pPr>
            <w:r w:rsidDel="00000000" w:rsidR="00000000" w:rsidRPr="00000000">
              <w:rPr>
                <w:sz w:val="20"/>
                <w:szCs w:val="20"/>
                <w:rtl w:val="0"/>
              </w:rPr>
              <w:t xml:space="preserve">{table_s2_98_3}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5">
            <w:pPr>
              <w:rPr>
                <w:sz w:val="20"/>
                <w:szCs w:val="20"/>
              </w:rPr>
            </w:pPr>
            <w:r w:rsidDel="00000000" w:rsidR="00000000" w:rsidRPr="00000000">
              <w:rPr>
                <w:sz w:val="20"/>
                <w:szCs w:val="20"/>
                <w:rtl w:val="0"/>
              </w:rPr>
              <w:t xml:space="preserve">{table_s2_98_4}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6">
            <w:pPr>
              <w:rPr>
                <w:sz w:val="20"/>
                <w:szCs w:val="20"/>
              </w:rPr>
            </w:pPr>
            <w:r w:rsidDel="00000000" w:rsidR="00000000" w:rsidRPr="00000000">
              <w:rPr>
                <w:sz w:val="20"/>
                <w:szCs w:val="20"/>
                <w:rtl w:val="0"/>
              </w:rPr>
              <w:t xml:space="preserve">{table_s2_99_1}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7">
            <w:pPr>
              <w:rPr>
                <w:sz w:val="20"/>
                <w:szCs w:val="20"/>
              </w:rPr>
            </w:pPr>
            <w:r w:rsidDel="00000000" w:rsidR="00000000" w:rsidRPr="00000000">
              <w:rPr>
                <w:sz w:val="20"/>
                <w:szCs w:val="20"/>
                <w:rtl w:val="0"/>
              </w:rPr>
              <w:t xml:space="preserve">{table_s2_99_2}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8">
            <w:pPr>
              <w:rPr>
                <w:sz w:val="20"/>
                <w:szCs w:val="20"/>
              </w:rPr>
            </w:pPr>
            <w:r w:rsidDel="00000000" w:rsidR="00000000" w:rsidRPr="00000000">
              <w:rPr>
                <w:sz w:val="20"/>
                <w:szCs w:val="20"/>
                <w:rtl w:val="0"/>
              </w:rPr>
              <w:t xml:space="preserve">{table_s2_99_3}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9">
            <w:pPr>
              <w:rPr>
                <w:sz w:val="20"/>
                <w:szCs w:val="20"/>
              </w:rPr>
            </w:pPr>
            <w:r w:rsidDel="00000000" w:rsidR="00000000" w:rsidRPr="00000000">
              <w:rPr>
                <w:sz w:val="20"/>
                <w:szCs w:val="20"/>
                <w:rtl w:val="0"/>
              </w:rPr>
              <w:t xml:space="preserve">{table_s2_99_4}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A">
            <w:pPr>
              <w:rPr>
                <w:sz w:val="20"/>
                <w:szCs w:val="20"/>
              </w:rPr>
            </w:pPr>
            <w:r w:rsidDel="00000000" w:rsidR="00000000" w:rsidRPr="00000000">
              <w:rPr>
                <w:sz w:val="20"/>
                <w:szCs w:val="20"/>
                <w:rtl w:val="0"/>
              </w:rPr>
              <w:t xml:space="preserve">{table_s2_100_1}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B">
            <w:pPr>
              <w:rPr>
                <w:sz w:val="20"/>
                <w:szCs w:val="20"/>
              </w:rPr>
            </w:pPr>
            <w:r w:rsidDel="00000000" w:rsidR="00000000" w:rsidRPr="00000000">
              <w:rPr>
                <w:sz w:val="20"/>
                <w:szCs w:val="20"/>
                <w:rtl w:val="0"/>
              </w:rPr>
              <w:t xml:space="preserve">{table_s2_100_2}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C">
            <w:pPr>
              <w:rPr>
                <w:sz w:val="20"/>
                <w:szCs w:val="20"/>
              </w:rPr>
            </w:pPr>
            <w:r w:rsidDel="00000000" w:rsidR="00000000" w:rsidRPr="00000000">
              <w:rPr>
                <w:sz w:val="20"/>
                <w:szCs w:val="20"/>
                <w:rtl w:val="0"/>
              </w:rPr>
              <w:t xml:space="preserve">{table_s2_100_3}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7D">
            <w:pPr>
              <w:rPr>
                <w:sz w:val="20"/>
                <w:szCs w:val="20"/>
              </w:rPr>
            </w:pPr>
            <w:r w:rsidDel="00000000" w:rsidR="00000000" w:rsidRPr="00000000">
              <w:rPr>
                <w:sz w:val="20"/>
                <w:szCs w:val="20"/>
                <w:rtl w:val="0"/>
              </w:rPr>
              <w:t xml:space="preserve">{table_s2_100_4}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E">
            <w:pPr>
              <w:rPr>
                <w:sz w:val="20"/>
                <w:szCs w:val="20"/>
              </w:rPr>
            </w:pPr>
            <w:r w:rsidDel="00000000" w:rsidR="00000000" w:rsidRPr="00000000">
              <w:rPr>
                <w:sz w:val="20"/>
                <w:szCs w:val="20"/>
                <w:rtl w:val="0"/>
              </w:rPr>
              <w:t xml:space="preserve">{table_s2_101_1}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F">
            <w:pPr>
              <w:rPr>
                <w:sz w:val="20"/>
                <w:szCs w:val="20"/>
              </w:rPr>
            </w:pPr>
            <w:r w:rsidDel="00000000" w:rsidR="00000000" w:rsidRPr="00000000">
              <w:rPr>
                <w:sz w:val="20"/>
                <w:szCs w:val="20"/>
                <w:rtl w:val="0"/>
              </w:rPr>
              <w:t xml:space="preserve">{table_s2_101_2}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0">
            <w:pPr>
              <w:rPr>
                <w:sz w:val="20"/>
                <w:szCs w:val="20"/>
              </w:rPr>
            </w:pPr>
            <w:r w:rsidDel="00000000" w:rsidR="00000000" w:rsidRPr="00000000">
              <w:rPr>
                <w:sz w:val="20"/>
                <w:szCs w:val="20"/>
                <w:rtl w:val="0"/>
              </w:rPr>
              <w:t xml:space="preserve">{table_s2_101_3}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81">
            <w:pPr>
              <w:rPr>
                <w:sz w:val="20"/>
                <w:szCs w:val="20"/>
              </w:rPr>
            </w:pPr>
            <w:r w:rsidDel="00000000" w:rsidR="00000000" w:rsidRPr="00000000">
              <w:rPr>
                <w:sz w:val="20"/>
                <w:szCs w:val="20"/>
                <w:rtl w:val="0"/>
              </w:rPr>
              <w:t xml:space="preserve">{table_s2_101_4}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2">
            <w:pPr>
              <w:rPr>
                <w:sz w:val="20"/>
                <w:szCs w:val="20"/>
              </w:rPr>
            </w:pPr>
            <w:r w:rsidDel="00000000" w:rsidR="00000000" w:rsidRPr="00000000">
              <w:rPr>
                <w:sz w:val="20"/>
                <w:szCs w:val="20"/>
                <w:rtl w:val="0"/>
              </w:rPr>
              <w:t xml:space="preserve">{table_s2_102_1}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3">
            <w:pPr>
              <w:rPr>
                <w:sz w:val="20"/>
                <w:szCs w:val="20"/>
              </w:rPr>
            </w:pPr>
            <w:r w:rsidDel="00000000" w:rsidR="00000000" w:rsidRPr="00000000">
              <w:rPr>
                <w:sz w:val="20"/>
                <w:szCs w:val="20"/>
                <w:rtl w:val="0"/>
              </w:rPr>
              <w:t xml:space="preserve">{table_s2_102_2}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4">
            <w:pPr>
              <w:rPr>
                <w:sz w:val="20"/>
                <w:szCs w:val="20"/>
              </w:rPr>
            </w:pPr>
            <w:r w:rsidDel="00000000" w:rsidR="00000000" w:rsidRPr="00000000">
              <w:rPr>
                <w:sz w:val="20"/>
                <w:szCs w:val="20"/>
                <w:rtl w:val="0"/>
              </w:rPr>
              <w:t xml:space="preserve">{table_s2_102_3}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85">
            <w:pPr>
              <w:rPr>
                <w:sz w:val="20"/>
                <w:szCs w:val="20"/>
              </w:rPr>
            </w:pPr>
            <w:r w:rsidDel="00000000" w:rsidR="00000000" w:rsidRPr="00000000">
              <w:rPr>
                <w:sz w:val="20"/>
                <w:szCs w:val="20"/>
                <w:rtl w:val="0"/>
              </w:rPr>
              <w:t xml:space="preserve">{table_s2_102_4}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6">
            <w:pPr>
              <w:rPr>
                <w:sz w:val="20"/>
                <w:szCs w:val="20"/>
              </w:rPr>
            </w:pPr>
            <w:r w:rsidDel="00000000" w:rsidR="00000000" w:rsidRPr="00000000">
              <w:rPr>
                <w:sz w:val="20"/>
                <w:szCs w:val="20"/>
                <w:rtl w:val="0"/>
              </w:rPr>
              <w:t xml:space="preserve">{table_s2_103_1}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7">
            <w:pPr>
              <w:rPr>
                <w:sz w:val="20"/>
                <w:szCs w:val="20"/>
              </w:rPr>
            </w:pPr>
            <w:r w:rsidDel="00000000" w:rsidR="00000000" w:rsidRPr="00000000">
              <w:rPr>
                <w:sz w:val="20"/>
                <w:szCs w:val="20"/>
                <w:rtl w:val="0"/>
              </w:rPr>
              <w:t xml:space="preserve">{table_s2_103_2}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8">
            <w:pPr>
              <w:rPr>
                <w:sz w:val="20"/>
                <w:szCs w:val="20"/>
              </w:rPr>
            </w:pPr>
            <w:r w:rsidDel="00000000" w:rsidR="00000000" w:rsidRPr="00000000">
              <w:rPr>
                <w:sz w:val="20"/>
                <w:szCs w:val="20"/>
                <w:rtl w:val="0"/>
              </w:rPr>
              <w:t xml:space="preserve">{table_s2_103_3}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89">
            <w:pPr>
              <w:rPr>
                <w:sz w:val="20"/>
                <w:szCs w:val="20"/>
              </w:rPr>
            </w:pPr>
            <w:r w:rsidDel="00000000" w:rsidR="00000000" w:rsidRPr="00000000">
              <w:rPr>
                <w:sz w:val="20"/>
                <w:szCs w:val="20"/>
                <w:rtl w:val="0"/>
              </w:rPr>
              <w:t xml:space="preserve">{table_s2_103_4}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A">
            <w:pPr>
              <w:rPr>
                <w:sz w:val="20"/>
                <w:szCs w:val="20"/>
              </w:rPr>
            </w:pPr>
            <w:r w:rsidDel="00000000" w:rsidR="00000000" w:rsidRPr="00000000">
              <w:rPr>
                <w:sz w:val="20"/>
                <w:szCs w:val="20"/>
                <w:rtl w:val="0"/>
              </w:rPr>
              <w:t xml:space="preserve">{table_s2_104_1}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B">
            <w:pPr>
              <w:rPr>
                <w:sz w:val="20"/>
                <w:szCs w:val="20"/>
              </w:rPr>
            </w:pPr>
            <w:r w:rsidDel="00000000" w:rsidR="00000000" w:rsidRPr="00000000">
              <w:rPr>
                <w:sz w:val="20"/>
                <w:szCs w:val="20"/>
                <w:rtl w:val="0"/>
              </w:rPr>
              <w:t xml:space="preserve">{table_s2_104_2}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C">
            <w:pPr>
              <w:rPr>
                <w:sz w:val="20"/>
                <w:szCs w:val="20"/>
              </w:rPr>
            </w:pPr>
            <w:r w:rsidDel="00000000" w:rsidR="00000000" w:rsidRPr="00000000">
              <w:rPr>
                <w:sz w:val="20"/>
                <w:szCs w:val="20"/>
                <w:rtl w:val="0"/>
              </w:rPr>
              <w:t xml:space="preserve">{table_s2_104_3}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8D">
            <w:pPr>
              <w:rPr>
                <w:sz w:val="20"/>
                <w:szCs w:val="20"/>
              </w:rPr>
            </w:pPr>
            <w:r w:rsidDel="00000000" w:rsidR="00000000" w:rsidRPr="00000000">
              <w:rPr>
                <w:sz w:val="20"/>
                <w:szCs w:val="20"/>
                <w:rtl w:val="0"/>
              </w:rPr>
              <w:t xml:space="preserve">{table_s2_104_4}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E">
            <w:pPr>
              <w:rPr>
                <w:sz w:val="20"/>
                <w:szCs w:val="20"/>
              </w:rPr>
            </w:pPr>
            <w:r w:rsidDel="00000000" w:rsidR="00000000" w:rsidRPr="00000000">
              <w:rPr>
                <w:sz w:val="20"/>
                <w:szCs w:val="20"/>
                <w:rtl w:val="0"/>
              </w:rPr>
              <w:t xml:space="preserve">{table_s2_105_1}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F">
            <w:pPr>
              <w:rPr>
                <w:sz w:val="20"/>
                <w:szCs w:val="20"/>
              </w:rPr>
            </w:pPr>
            <w:r w:rsidDel="00000000" w:rsidR="00000000" w:rsidRPr="00000000">
              <w:rPr>
                <w:sz w:val="20"/>
                <w:szCs w:val="20"/>
                <w:rtl w:val="0"/>
              </w:rPr>
              <w:t xml:space="preserve">{table_s2_105_2}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0">
            <w:pPr>
              <w:rPr>
                <w:sz w:val="20"/>
                <w:szCs w:val="20"/>
              </w:rPr>
            </w:pPr>
            <w:r w:rsidDel="00000000" w:rsidR="00000000" w:rsidRPr="00000000">
              <w:rPr>
                <w:sz w:val="20"/>
                <w:szCs w:val="20"/>
                <w:rtl w:val="0"/>
              </w:rPr>
              <w:t xml:space="preserve">{table_s2_105_3}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91">
            <w:pPr>
              <w:rPr>
                <w:sz w:val="20"/>
                <w:szCs w:val="20"/>
              </w:rPr>
            </w:pPr>
            <w:r w:rsidDel="00000000" w:rsidR="00000000" w:rsidRPr="00000000">
              <w:rPr>
                <w:sz w:val="20"/>
                <w:szCs w:val="20"/>
                <w:rtl w:val="0"/>
              </w:rPr>
              <w:t xml:space="preserve">{table_s2_105_4}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2">
            <w:pPr>
              <w:rPr>
                <w:sz w:val="20"/>
                <w:szCs w:val="20"/>
              </w:rPr>
            </w:pPr>
            <w:r w:rsidDel="00000000" w:rsidR="00000000" w:rsidRPr="00000000">
              <w:rPr>
                <w:sz w:val="20"/>
                <w:szCs w:val="20"/>
                <w:rtl w:val="0"/>
              </w:rPr>
              <w:t xml:space="preserve">{table_s2_106_1}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3">
            <w:pPr>
              <w:rPr>
                <w:sz w:val="20"/>
                <w:szCs w:val="20"/>
              </w:rPr>
            </w:pPr>
            <w:r w:rsidDel="00000000" w:rsidR="00000000" w:rsidRPr="00000000">
              <w:rPr>
                <w:sz w:val="20"/>
                <w:szCs w:val="20"/>
                <w:rtl w:val="0"/>
              </w:rPr>
              <w:t xml:space="preserve">{table_s2_106_2}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4">
            <w:pPr>
              <w:rPr>
                <w:sz w:val="20"/>
                <w:szCs w:val="20"/>
              </w:rPr>
            </w:pPr>
            <w:r w:rsidDel="00000000" w:rsidR="00000000" w:rsidRPr="00000000">
              <w:rPr>
                <w:sz w:val="20"/>
                <w:szCs w:val="20"/>
                <w:rtl w:val="0"/>
              </w:rPr>
              <w:t xml:space="preserve">{table_s2_106_3}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95">
            <w:pPr>
              <w:rPr>
                <w:sz w:val="20"/>
                <w:szCs w:val="20"/>
              </w:rPr>
            </w:pPr>
            <w:r w:rsidDel="00000000" w:rsidR="00000000" w:rsidRPr="00000000">
              <w:rPr>
                <w:sz w:val="20"/>
                <w:szCs w:val="20"/>
                <w:rtl w:val="0"/>
              </w:rPr>
              <w:t xml:space="preserve">{table_s2_106_4}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6">
            <w:pPr>
              <w:rPr>
                <w:sz w:val="20"/>
                <w:szCs w:val="20"/>
              </w:rPr>
            </w:pPr>
            <w:r w:rsidDel="00000000" w:rsidR="00000000" w:rsidRPr="00000000">
              <w:rPr>
                <w:sz w:val="20"/>
                <w:szCs w:val="20"/>
                <w:rtl w:val="0"/>
              </w:rPr>
              <w:t xml:space="preserve">{table_s2_107_1}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7">
            <w:pPr>
              <w:rPr>
                <w:sz w:val="20"/>
                <w:szCs w:val="20"/>
              </w:rPr>
            </w:pPr>
            <w:r w:rsidDel="00000000" w:rsidR="00000000" w:rsidRPr="00000000">
              <w:rPr>
                <w:sz w:val="20"/>
                <w:szCs w:val="20"/>
                <w:rtl w:val="0"/>
              </w:rPr>
              <w:t xml:space="preserve">{table_s2_107_2}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8">
            <w:pPr>
              <w:rPr>
                <w:sz w:val="20"/>
                <w:szCs w:val="20"/>
              </w:rPr>
            </w:pPr>
            <w:r w:rsidDel="00000000" w:rsidR="00000000" w:rsidRPr="00000000">
              <w:rPr>
                <w:sz w:val="20"/>
                <w:szCs w:val="20"/>
                <w:rtl w:val="0"/>
              </w:rPr>
              <w:t xml:space="preserve">{table_s2_107_3}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99">
            <w:pPr>
              <w:rPr>
                <w:sz w:val="20"/>
                <w:szCs w:val="20"/>
              </w:rPr>
            </w:pPr>
            <w:r w:rsidDel="00000000" w:rsidR="00000000" w:rsidRPr="00000000">
              <w:rPr>
                <w:sz w:val="20"/>
                <w:szCs w:val="20"/>
                <w:rtl w:val="0"/>
              </w:rPr>
              <w:t xml:space="preserve">{table_s2_107_4}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A">
            <w:pPr>
              <w:rPr>
                <w:sz w:val="20"/>
                <w:szCs w:val="20"/>
              </w:rPr>
            </w:pPr>
            <w:r w:rsidDel="00000000" w:rsidR="00000000" w:rsidRPr="00000000">
              <w:rPr>
                <w:sz w:val="20"/>
                <w:szCs w:val="20"/>
                <w:rtl w:val="0"/>
              </w:rPr>
              <w:t xml:space="preserve">{table_s2_108_1}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B">
            <w:pPr>
              <w:rPr>
                <w:sz w:val="20"/>
                <w:szCs w:val="20"/>
              </w:rPr>
            </w:pPr>
            <w:r w:rsidDel="00000000" w:rsidR="00000000" w:rsidRPr="00000000">
              <w:rPr>
                <w:sz w:val="20"/>
                <w:szCs w:val="20"/>
                <w:rtl w:val="0"/>
              </w:rPr>
              <w:t xml:space="preserve">{table_s2_108_2}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C">
            <w:pPr>
              <w:rPr>
                <w:sz w:val="20"/>
                <w:szCs w:val="20"/>
              </w:rPr>
            </w:pPr>
            <w:r w:rsidDel="00000000" w:rsidR="00000000" w:rsidRPr="00000000">
              <w:rPr>
                <w:sz w:val="20"/>
                <w:szCs w:val="20"/>
                <w:rtl w:val="0"/>
              </w:rPr>
              <w:t xml:space="preserve">{table_s2_108_3}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9D">
            <w:pPr>
              <w:rPr>
                <w:sz w:val="20"/>
                <w:szCs w:val="20"/>
              </w:rPr>
            </w:pPr>
            <w:r w:rsidDel="00000000" w:rsidR="00000000" w:rsidRPr="00000000">
              <w:rPr>
                <w:sz w:val="20"/>
                <w:szCs w:val="20"/>
                <w:rtl w:val="0"/>
              </w:rPr>
              <w:t xml:space="preserve">{table_s2_108_4}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E">
            <w:pPr>
              <w:rPr>
                <w:sz w:val="20"/>
                <w:szCs w:val="20"/>
              </w:rPr>
            </w:pPr>
            <w:r w:rsidDel="00000000" w:rsidR="00000000" w:rsidRPr="00000000">
              <w:rPr>
                <w:sz w:val="20"/>
                <w:szCs w:val="20"/>
                <w:rtl w:val="0"/>
              </w:rPr>
              <w:t xml:space="preserve">{table_s2_109_1}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F">
            <w:pPr>
              <w:rPr>
                <w:sz w:val="20"/>
                <w:szCs w:val="20"/>
              </w:rPr>
            </w:pPr>
            <w:r w:rsidDel="00000000" w:rsidR="00000000" w:rsidRPr="00000000">
              <w:rPr>
                <w:sz w:val="20"/>
                <w:szCs w:val="20"/>
                <w:rtl w:val="0"/>
              </w:rPr>
              <w:t xml:space="preserve">{table_s2_109_2}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0">
            <w:pPr>
              <w:rPr>
                <w:sz w:val="20"/>
                <w:szCs w:val="20"/>
              </w:rPr>
            </w:pPr>
            <w:r w:rsidDel="00000000" w:rsidR="00000000" w:rsidRPr="00000000">
              <w:rPr>
                <w:sz w:val="20"/>
                <w:szCs w:val="20"/>
                <w:rtl w:val="0"/>
              </w:rPr>
              <w:t xml:space="preserve">{table_s2_109_3}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A1">
            <w:pPr>
              <w:rPr>
                <w:sz w:val="20"/>
                <w:szCs w:val="20"/>
              </w:rPr>
            </w:pPr>
            <w:r w:rsidDel="00000000" w:rsidR="00000000" w:rsidRPr="00000000">
              <w:rPr>
                <w:sz w:val="20"/>
                <w:szCs w:val="20"/>
                <w:rtl w:val="0"/>
              </w:rPr>
              <w:t xml:space="preserve">{table_s2_109_4}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2">
            <w:pPr>
              <w:rPr>
                <w:sz w:val="20"/>
                <w:szCs w:val="20"/>
              </w:rPr>
            </w:pPr>
            <w:r w:rsidDel="00000000" w:rsidR="00000000" w:rsidRPr="00000000">
              <w:rPr>
                <w:sz w:val="20"/>
                <w:szCs w:val="20"/>
                <w:rtl w:val="0"/>
              </w:rPr>
              <w:t xml:space="preserve">{table_s2_110_1}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3">
            <w:pPr>
              <w:rPr>
                <w:sz w:val="20"/>
                <w:szCs w:val="20"/>
              </w:rPr>
            </w:pPr>
            <w:r w:rsidDel="00000000" w:rsidR="00000000" w:rsidRPr="00000000">
              <w:rPr>
                <w:sz w:val="20"/>
                <w:szCs w:val="20"/>
                <w:rtl w:val="0"/>
              </w:rPr>
              <w:t xml:space="preserve">{table_s2_110_2}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4">
            <w:pPr>
              <w:rPr>
                <w:sz w:val="20"/>
                <w:szCs w:val="20"/>
              </w:rPr>
            </w:pPr>
            <w:r w:rsidDel="00000000" w:rsidR="00000000" w:rsidRPr="00000000">
              <w:rPr>
                <w:sz w:val="20"/>
                <w:szCs w:val="20"/>
                <w:rtl w:val="0"/>
              </w:rPr>
              <w:t xml:space="preserve">{table_s2_110_3}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A5">
            <w:pPr>
              <w:rPr>
                <w:sz w:val="20"/>
                <w:szCs w:val="20"/>
              </w:rPr>
            </w:pPr>
            <w:r w:rsidDel="00000000" w:rsidR="00000000" w:rsidRPr="00000000">
              <w:rPr>
                <w:sz w:val="20"/>
                <w:szCs w:val="20"/>
                <w:rtl w:val="0"/>
              </w:rPr>
              <w:t xml:space="preserve">{table_s2_110_4}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6">
            <w:pPr>
              <w:rPr>
                <w:sz w:val="20"/>
                <w:szCs w:val="20"/>
              </w:rPr>
            </w:pPr>
            <w:r w:rsidDel="00000000" w:rsidR="00000000" w:rsidRPr="00000000">
              <w:rPr>
                <w:sz w:val="20"/>
                <w:szCs w:val="20"/>
                <w:rtl w:val="0"/>
              </w:rPr>
              <w:t xml:space="preserve">{table_s2_111_1}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7">
            <w:pPr>
              <w:rPr>
                <w:sz w:val="20"/>
                <w:szCs w:val="20"/>
              </w:rPr>
            </w:pPr>
            <w:r w:rsidDel="00000000" w:rsidR="00000000" w:rsidRPr="00000000">
              <w:rPr>
                <w:sz w:val="20"/>
                <w:szCs w:val="20"/>
                <w:rtl w:val="0"/>
              </w:rPr>
              <w:t xml:space="preserve">{table_s2_111_2}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8">
            <w:pPr>
              <w:rPr>
                <w:sz w:val="20"/>
                <w:szCs w:val="20"/>
              </w:rPr>
            </w:pPr>
            <w:r w:rsidDel="00000000" w:rsidR="00000000" w:rsidRPr="00000000">
              <w:rPr>
                <w:sz w:val="20"/>
                <w:szCs w:val="20"/>
                <w:rtl w:val="0"/>
              </w:rPr>
              <w:t xml:space="preserve">{table_s2_111_3}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A9">
            <w:pPr>
              <w:rPr>
                <w:sz w:val="20"/>
                <w:szCs w:val="20"/>
              </w:rPr>
            </w:pPr>
            <w:r w:rsidDel="00000000" w:rsidR="00000000" w:rsidRPr="00000000">
              <w:rPr>
                <w:sz w:val="20"/>
                <w:szCs w:val="20"/>
                <w:rtl w:val="0"/>
              </w:rPr>
              <w:t xml:space="preserve">{table_s2_111_4}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A">
            <w:pPr>
              <w:rPr>
                <w:sz w:val="20"/>
                <w:szCs w:val="20"/>
              </w:rPr>
            </w:pPr>
            <w:r w:rsidDel="00000000" w:rsidR="00000000" w:rsidRPr="00000000">
              <w:rPr>
                <w:sz w:val="20"/>
                <w:szCs w:val="20"/>
                <w:rtl w:val="0"/>
              </w:rPr>
              <w:t xml:space="preserve">{table_s2_112_1}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B">
            <w:pPr>
              <w:rPr>
                <w:sz w:val="20"/>
                <w:szCs w:val="20"/>
              </w:rPr>
            </w:pPr>
            <w:r w:rsidDel="00000000" w:rsidR="00000000" w:rsidRPr="00000000">
              <w:rPr>
                <w:sz w:val="20"/>
                <w:szCs w:val="20"/>
                <w:rtl w:val="0"/>
              </w:rPr>
              <w:t xml:space="preserve">{table_s2_112_2}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C">
            <w:pPr>
              <w:rPr>
                <w:sz w:val="20"/>
                <w:szCs w:val="20"/>
              </w:rPr>
            </w:pPr>
            <w:r w:rsidDel="00000000" w:rsidR="00000000" w:rsidRPr="00000000">
              <w:rPr>
                <w:sz w:val="20"/>
                <w:szCs w:val="20"/>
                <w:rtl w:val="0"/>
              </w:rPr>
              <w:t xml:space="preserve">{table_s2_112_3}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AD">
            <w:pPr>
              <w:rPr>
                <w:sz w:val="20"/>
                <w:szCs w:val="20"/>
              </w:rPr>
            </w:pPr>
            <w:r w:rsidDel="00000000" w:rsidR="00000000" w:rsidRPr="00000000">
              <w:rPr>
                <w:sz w:val="20"/>
                <w:szCs w:val="20"/>
                <w:rtl w:val="0"/>
              </w:rPr>
              <w:t xml:space="preserve">{table_s2_112_4}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E">
            <w:pPr>
              <w:rPr>
                <w:sz w:val="20"/>
                <w:szCs w:val="20"/>
              </w:rPr>
            </w:pPr>
            <w:r w:rsidDel="00000000" w:rsidR="00000000" w:rsidRPr="00000000">
              <w:rPr>
                <w:sz w:val="20"/>
                <w:szCs w:val="20"/>
                <w:rtl w:val="0"/>
              </w:rPr>
              <w:t xml:space="preserve">{table_s2_113_1}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F">
            <w:pPr>
              <w:rPr>
                <w:sz w:val="20"/>
                <w:szCs w:val="20"/>
              </w:rPr>
            </w:pPr>
            <w:r w:rsidDel="00000000" w:rsidR="00000000" w:rsidRPr="00000000">
              <w:rPr>
                <w:sz w:val="20"/>
                <w:szCs w:val="20"/>
                <w:rtl w:val="0"/>
              </w:rPr>
              <w:t xml:space="preserve">{table_s2_113_2}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0">
            <w:pPr>
              <w:rPr>
                <w:sz w:val="20"/>
                <w:szCs w:val="20"/>
              </w:rPr>
            </w:pPr>
            <w:r w:rsidDel="00000000" w:rsidR="00000000" w:rsidRPr="00000000">
              <w:rPr>
                <w:sz w:val="20"/>
                <w:szCs w:val="20"/>
                <w:rtl w:val="0"/>
              </w:rPr>
              <w:t xml:space="preserve">{table_s2_113_3}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B1">
            <w:pPr>
              <w:rPr>
                <w:sz w:val="20"/>
                <w:szCs w:val="20"/>
              </w:rPr>
            </w:pPr>
            <w:r w:rsidDel="00000000" w:rsidR="00000000" w:rsidRPr="00000000">
              <w:rPr>
                <w:sz w:val="20"/>
                <w:szCs w:val="20"/>
                <w:rtl w:val="0"/>
              </w:rPr>
              <w:t xml:space="preserve">{table_s2_113_4}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2">
            <w:pPr>
              <w:rPr>
                <w:sz w:val="20"/>
                <w:szCs w:val="20"/>
              </w:rPr>
            </w:pPr>
            <w:r w:rsidDel="00000000" w:rsidR="00000000" w:rsidRPr="00000000">
              <w:rPr>
                <w:sz w:val="20"/>
                <w:szCs w:val="20"/>
                <w:rtl w:val="0"/>
              </w:rPr>
              <w:t xml:space="preserve">{table_s2_114_1}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3">
            <w:pPr>
              <w:rPr>
                <w:sz w:val="20"/>
                <w:szCs w:val="20"/>
              </w:rPr>
            </w:pPr>
            <w:r w:rsidDel="00000000" w:rsidR="00000000" w:rsidRPr="00000000">
              <w:rPr>
                <w:sz w:val="20"/>
                <w:szCs w:val="20"/>
                <w:rtl w:val="0"/>
              </w:rPr>
              <w:t xml:space="preserve">{table_s2_114_2}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4">
            <w:pPr>
              <w:rPr>
                <w:sz w:val="20"/>
                <w:szCs w:val="20"/>
              </w:rPr>
            </w:pPr>
            <w:r w:rsidDel="00000000" w:rsidR="00000000" w:rsidRPr="00000000">
              <w:rPr>
                <w:sz w:val="20"/>
                <w:szCs w:val="20"/>
                <w:rtl w:val="0"/>
              </w:rPr>
              <w:t xml:space="preserve">{table_s2_114_3}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B5">
            <w:pPr>
              <w:rPr>
                <w:sz w:val="20"/>
                <w:szCs w:val="20"/>
              </w:rPr>
            </w:pPr>
            <w:r w:rsidDel="00000000" w:rsidR="00000000" w:rsidRPr="00000000">
              <w:rPr>
                <w:sz w:val="20"/>
                <w:szCs w:val="20"/>
                <w:rtl w:val="0"/>
              </w:rPr>
              <w:t xml:space="preserve">{table_s2_114_4}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6">
            <w:pPr>
              <w:rPr>
                <w:sz w:val="20"/>
                <w:szCs w:val="20"/>
              </w:rPr>
            </w:pPr>
            <w:r w:rsidDel="00000000" w:rsidR="00000000" w:rsidRPr="00000000">
              <w:rPr>
                <w:sz w:val="20"/>
                <w:szCs w:val="20"/>
                <w:rtl w:val="0"/>
              </w:rPr>
              <w:t xml:space="preserve">{table_s2_115_1}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7">
            <w:pPr>
              <w:rPr>
                <w:sz w:val="20"/>
                <w:szCs w:val="20"/>
              </w:rPr>
            </w:pPr>
            <w:r w:rsidDel="00000000" w:rsidR="00000000" w:rsidRPr="00000000">
              <w:rPr>
                <w:sz w:val="20"/>
                <w:szCs w:val="20"/>
                <w:rtl w:val="0"/>
              </w:rPr>
              <w:t xml:space="preserve">{table_s2_115_2}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8">
            <w:pPr>
              <w:rPr>
                <w:sz w:val="20"/>
                <w:szCs w:val="20"/>
              </w:rPr>
            </w:pPr>
            <w:r w:rsidDel="00000000" w:rsidR="00000000" w:rsidRPr="00000000">
              <w:rPr>
                <w:sz w:val="20"/>
                <w:szCs w:val="20"/>
                <w:rtl w:val="0"/>
              </w:rPr>
              <w:t xml:space="preserve">{table_s2_115_3}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B9">
            <w:pPr>
              <w:rPr>
                <w:sz w:val="20"/>
                <w:szCs w:val="20"/>
              </w:rPr>
            </w:pPr>
            <w:r w:rsidDel="00000000" w:rsidR="00000000" w:rsidRPr="00000000">
              <w:rPr>
                <w:sz w:val="20"/>
                <w:szCs w:val="20"/>
                <w:rtl w:val="0"/>
              </w:rPr>
              <w:t xml:space="preserve">{table_s2_115_4}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A">
            <w:pPr>
              <w:rPr>
                <w:sz w:val="20"/>
                <w:szCs w:val="20"/>
              </w:rPr>
            </w:pPr>
            <w:r w:rsidDel="00000000" w:rsidR="00000000" w:rsidRPr="00000000">
              <w:rPr>
                <w:sz w:val="20"/>
                <w:szCs w:val="20"/>
                <w:rtl w:val="0"/>
              </w:rPr>
              <w:t xml:space="preserve">{table_s2_116_1}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B">
            <w:pPr>
              <w:rPr>
                <w:sz w:val="20"/>
                <w:szCs w:val="20"/>
              </w:rPr>
            </w:pPr>
            <w:r w:rsidDel="00000000" w:rsidR="00000000" w:rsidRPr="00000000">
              <w:rPr>
                <w:sz w:val="20"/>
                <w:szCs w:val="20"/>
                <w:rtl w:val="0"/>
              </w:rPr>
              <w:t xml:space="preserve">{table_s2_116_2}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C">
            <w:pPr>
              <w:rPr>
                <w:sz w:val="20"/>
                <w:szCs w:val="20"/>
              </w:rPr>
            </w:pPr>
            <w:r w:rsidDel="00000000" w:rsidR="00000000" w:rsidRPr="00000000">
              <w:rPr>
                <w:sz w:val="20"/>
                <w:szCs w:val="20"/>
                <w:rtl w:val="0"/>
              </w:rPr>
              <w:t xml:space="preserve">{table_s2_116_3}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BD">
            <w:pPr>
              <w:rPr>
                <w:sz w:val="20"/>
                <w:szCs w:val="20"/>
              </w:rPr>
            </w:pPr>
            <w:r w:rsidDel="00000000" w:rsidR="00000000" w:rsidRPr="00000000">
              <w:rPr>
                <w:sz w:val="20"/>
                <w:szCs w:val="20"/>
                <w:rtl w:val="0"/>
              </w:rPr>
              <w:t xml:space="preserve">{table_s2_116_4}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E">
            <w:pPr>
              <w:rPr>
                <w:sz w:val="20"/>
                <w:szCs w:val="20"/>
              </w:rPr>
            </w:pPr>
            <w:r w:rsidDel="00000000" w:rsidR="00000000" w:rsidRPr="00000000">
              <w:rPr>
                <w:sz w:val="20"/>
                <w:szCs w:val="20"/>
                <w:rtl w:val="0"/>
              </w:rPr>
              <w:t xml:space="preserve">{table_s2_117_1}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F">
            <w:pPr>
              <w:rPr>
                <w:sz w:val="20"/>
                <w:szCs w:val="20"/>
              </w:rPr>
            </w:pPr>
            <w:r w:rsidDel="00000000" w:rsidR="00000000" w:rsidRPr="00000000">
              <w:rPr>
                <w:sz w:val="20"/>
                <w:szCs w:val="20"/>
                <w:rtl w:val="0"/>
              </w:rPr>
              <w:t xml:space="preserve">{table_s2_117_2}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0">
            <w:pPr>
              <w:rPr>
                <w:sz w:val="20"/>
                <w:szCs w:val="20"/>
              </w:rPr>
            </w:pPr>
            <w:r w:rsidDel="00000000" w:rsidR="00000000" w:rsidRPr="00000000">
              <w:rPr>
                <w:sz w:val="20"/>
                <w:szCs w:val="20"/>
                <w:rtl w:val="0"/>
              </w:rPr>
              <w:t xml:space="preserve">{table_s2_117_3}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C1">
            <w:pPr>
              <w:rPr>
                <w:sz w:val="20"/>
                <w:szCs w:val="20"/>
              </w:rPr>
            </w:pPr>
            <w:r w:rsidDel="00000000" w:rsidR="00000000" w:rsidRPr="00000000">
              <w:rPr>
                <w:sz w:val="20"/>
                <w:szCs w:val="20"/>
                <w:rtl w:val="0"/>
              </w:rPr>
              <w:t xml:space="preserve">{table_s2_117_4}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2">
            <w:pPr>
              <w:rPr>
                <w:sz w:val="20"/>
                <w:szCs w:val="20"/>
              </w:rPr>
            </w:pPr>
            <w:r w:rsidDel="00000000" w:rsidR="00000000" w:rsidRPr="00000000">
              <w:rPr>
                <w:sz w:val="20"/>
                <w:szCs w:val="20"/>
                <w:rtl w:val="0"/>
              </w:rPr>
              <w:t xml:space="preserve">{table_s2_118_1}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3">
            <w:pPr>
              <w:rPr>
                <w:sz w:val="20"/>
                <w:szCs w:val="20"/>
              </w:rPr>
            </w:pPr>
            <w:r w:rsidDel="00000000" w:rsidR="00000000" w:rsidRPr="00000000">
              <w:rPr>
                <w:sz w:val="20"/>
                <w:szCs w:val="20"/>
                <w:rtl w:val="0"/>
              </w:rPr>
              <w:t xml:space="preserve">{table_s2_118_2}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4">
            <w:pPr>
              <w:rPr>
                <w:sz w:val="20"/>
                <w:szCs w:val="20"/>
              </w:rPr>
            </w:pPr>
            <w:r w:rsidDel="00000000" w:rsidR="00000000" w:rsidRPr="00000000">
              <w:rPr>
                <w:sz w:val="20"/>
                <w:szCs w:val="20"/>
                <w:rtl w:val="0"/>
              </w:rPr>
              <w:t xml:space="preserve">{table_s2_118_3}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C5">
            <w:pPr>
              <w:rPr>
                <w:sz w:val="20"/>
                <w:szCs w:val="20"/>
              </w:rPr>
            </w:pPr>
            <w:r w:rsidDel="00000000" w:rsidR="00000000" w:rsidRPr="00000000">
              <w:rPr>
                <w:sz w:val="20"/>
                <w:szCs w:val="20"/>
                <w:rtl w:val="0"/>
              </w:rPr>
              <w:t xml:space="preserve">{table_s2_118_4}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6">
            <w:pPr>
              <w:rPr>
                <w:sz w:val="20"/>
                <w:szCs w:val="20"/>
              </w:rPr>
            </w:pPr>
            <w:r w:rsidDel="00000000" w:rsidR="00000000" w:rsidRPr="00000000">
              <w:rPr>
                <w:sz w:val="20"/>
                <w:szCs w:val="20"/>
                <w:rtl w:val="0"/>
              </w:rPr>
              <w:t xml:space="preserve">{table_s2_119_1}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7">
            <w:pPr>
              <w:rPr>
                <w:sz w:val="20"/>
                <w:szCs w:val="20"/>
              </w:rPr>
            </w:pPr>
            <w:r w:rsidDel="00000000" w:rsidR="00000000" w:rsidRPr="00000000">
              <w:rPr>
                <w:sz w:val="20"/>
                <w:szCs w:val="20"/>
                <w:rtl w:val="0"/>
              </w:rPr>
              <w:t xml:space="preserve">{table_s2_119_2}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8">
            <w:pPr>
              <w:rPr>
                <w:sz w:val="20"/>
                <w:szCs w:val="20"/>
              </w:rPr>
            </w:pPr>
            <w:r w:rsidDel="00000000" w:rsidR="00000000" w:rsidRPr="00000000">
              <w:rPr>
                <w:sz w:val="20"/>
                <w:szCs w:val="20"/>
                <w:rtl w:val="0"/>
              </w:rPr>
              <w:t xml:space="preserve">{table_s2_119_3}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C9">
            <w:pPr>
              <w:rPr>
                <w:sz w:val="20"/>
                <w:szCs w:val="20"/>
              </w:rPr>
            </w:pPr>
            <w:r w:rsidDel="00000000" w:rsidR="00000000" w:rsidRPr="00000000">
              <w:rPr>
                <w:sz w:val="20"/>
                <w:szCs w:val="20"/>
                <w:rtl w:val="0"/>
              </w:rPr>
              <w:t xml:space="preserve">{table_s2_119_4}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A">
            <w:pPr>
              <w:rPr>
                <w:sz w:val="20"/>
                <w:szCs w:val="20"/>
              </w:rPr>
            </w:pPr>
            <w:r w:rsidDel="00000000" w:rsidR="00000000" w:rsidRPr="00000000">
              <w:rPr>
                <w:sz w:val="20"/>
                <w:szCs w:val="20"/>
                <w:rtl w:val="0"/>
              </w:rPr>
              <w:t xml:space="preserve">{table_s2_120_1}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B">
            <w:pPr>
              <w:rPr>
                <w:sz w:val="20"/>
                <w:szCs w:val="20"/>
              </w:rPr>
            </w:pPr>
            <w:r w:rsidDel="00000000" w:rsidR="00000000" w:rsidRPr="00000000">
              <w:rPr>
                <w:sz w:val="20"/>
                <w:szCs w:val="20"/>
                <w:rtl w:val="0"/>
              </w:rPr>
              <w:t xml:space="preserve">{table_s2_120_2}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C">
            <w:pPr>
              <w:rPr>
                <w:sz w:val="20"/>
                <w:szCs w:val="20"/>
              </w:rPr>
            </w:pPr>
            <w:r w:rsidDel="00000000" w:rsidR="00000000" w:rsidRPr="00000000">
              <w:rPr>
                <w:sz w:val="20"/>
                <w:szCs w:val="20"/>
                <w:rtl w:val="0"/>
              </w:rPr>
              <w:t xml:space="preserve">{table_s2_120_3}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CD">
            <w:pPr>
              <w:rPr>
                <w:sz w:val="20"/>
                <w:szCs w:val="20"/>
              </w:rPr>
            </w:pPr>
            <w:r w:rsidDel="00000000" w:rsidR="00000000" w:rsidRPr="00000000">
              <w:rPr>
                <w:sz w:val="20"/>
                <w:szCs w:val="20"/>
                <w:rtl w:val="0"/>
              </w:rPr>
              <w:t xml:space="preserve">{table_s2_120_4}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E">
            <w:pPr>
              <w:rPr>
                <w:sz w:val="20"/>
                <w:szCs w:val="20"/>
              </w:rPr>
            </w:pPr>
            <w:r w:rsidDel="00000000" w:rsidR="00000000" w:rsidRPr="00000000">
              <w:rPr>
                <w:sz w:val="20"/>
                <w:szCs w:val="20"/>
                <w:rtl w:val="0"/>
              </w:rPr>
              <w:t xml:space="preserve">{table_s2_121_1}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F">
            <w:pPr>
              <w:rPr>
                <w:sz w:val="20"/>
                <w:szCs w:val="20"/>
              </w:rPr>
            </w:pPr>
            <w:r w:rsidDel="00000000" w:rsidR="00000000" w:rsidRPr="00000000">
              <w:rPr>
                <w:sz w:val="20"/>
                <w:szCs w:val="20"/>
                <w:rtl w:val="0"/>
              </w:rPr>
              <w:t xml:space="preserve">{table_s2_121_2}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0">
            <w:pPr>
              <w:rPr>
                <w:sz w:val="20"/>
                <w:szCs w:val="20"/>
              </w:rPr>
            </w:pPr>
            <w:r w:rsidDel="00000000" w:rsidR="00000000" w:rsidRPr="00000000">
              <w:rPr>
                <w:sz w:val="20"/>
                <w:szCs w:val="20"/>
                <w:rtl w:val="0"/>
              </w:rPr>
              <w:t xml:space="preserve">{table_s2_121_3}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D1">
            <w:pPr>
              <w:rPr>
                <w:sz w:val="20"/>
                <w:szCs w:val="20"/>
              </w:rPr>
            </w:pPr>
            <w:r w:rsidDel="00000000" w:rsidR="00000000" w:rsidRPr="00000000">
              <w:rPr>
                <w:sz w:val="20"/>
                <w:szCs w:val="20"/>
                <w:rtl w:val="0"/>
              </w:rPr>
              <w:t xml:space="preserve">{table_s2_121_4}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2">
            <w:pPr>
              <w:rPr>
                <w:sz w:val="20"/>
                <w:szCs w:val="20"/>
              </w:rPr>
            </w:pPr>
            <w:r w:rsidDel="00000000" w:rsidR="00000000" w:rsidRPr="00000000">
              <w:rPr>
                <w:sz w:val="20"/>
                <w:szCs w:val="20"/>
                <w:rtl w:val="0"/>
              </w:rPr>
              <w:t xml:space="preserve">{table_s2_122_1}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3">
            <w:pPr>
              <w:rPr>
                <w:sz w:val="20"/>
                <w:szCs w:val="20"/>
              </w:rPr>
            </w:pPr>
            <w:r w:rsidDel="00000000" w:rsidR="00000000" w:rsidRPr="00000000">
              <w:rPr>
                <w:sz w:val="20"/>
                <w:szCs w:val="20"/>
                <w:rtl w:val="0"/>
              </w:rPr>
              <w:t xml:space="preserve">{table_s2_122_2}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4">
            <w:pPr>
              <w:rPr>
                <w:sz w:val="20"/>
                <w:szCs w:val="20"/>
              </w:rPr>
            </w:pPr>
            <w:r w:rsidDel="00000000" w:rsidR="00000000" w:rsidRPr="00000000">
              <w:rPr>
                <w:sz w:val="20"/>
                <w:szCs w:val="20"/>
                <w:rtl w:val="0"/>
              </w:rPr>
              <w:t xml:space="preserve">{table_s2_122_3}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D5">
            <w:pPr>
              <w:rPr>
                <w:sz w:val="20"/>
                <w:szCs w:val="20"/>
              </w:rPr>
            </w:pPr>
            <w:r w:rsidDel="00000000" w:rsidR="00000000" w:rsidRPr="00000000">
              <w:rPr>
                <w:sz w:val="20"/>
                <w:szCs w:val="20"/>
                <w:rtl w:val="0"/>
              </w:rPr>
              <w:t xml:space="preserve">{table_s2_122_4}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6">
            <w:pPr>
              <w:rPr>
                <w:sz w:val="20"/>
                <w:szCs w:val="20"/>
              </w:rPr>
            </w:pPr>
            <w:r w:rsidDel="00000000" w:rsidR="00000000" w:rsidRPr="00000000">
              <w:rPr>
                <w:sz w:val="20"/>
                <w:szCs w:val="20"/>
                <w:rtl w:val="0"/>
              </w:rPr>
              <w:t xml:space="preserve">{table_s2_123_1}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7">
            <w:pPr>
              <w:rPr>
                <w:sz w:val="20"/>
                <w:szCs w:val="20"/>
              </w:rPr>
            </w:pPr>
            <w:r w:rsidDel="00000000" w:rsidR="00000000" w:rsidRPr="00000000">
              <w:rPr>
                <w:sz w:val="20"/>
                <w:szCs w:val="20"/>
                <w:rtl w:val="0"/>
              </w:rPr>
              <w:t xml:space="preserve">{table_s2_123_2}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8">
            <w:pPr>
              <w:rPr>
                <w:sz w:val="20"/>
                <w:szCs w:val="20"/>
              </w:rPr>
            </w:pPr>
            <w:r w:rsidDel="00000000" w:rsidR="00000000" w:rsidRPr="00000000">
              <w:rPr>
                <w:sz w:val="20"/>
                <w:szCs w:val="20"/>
                <w:rtl w:val="0"/>
              </w:rPr>
              <w:t xml:space="preserve">{table_s2_123_3}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D9">
            <w:pPr>
              <w:rPr>
                <w:sz w:val="20"/>
                <w:szCs w:val="20"/>
              </w:rPr>
            </w:pPr>
            <w:r w:rsidDel="00000000" w:rsidR="00000000" w:rsidRPr="00000000">
              <w:rPr>
                <w:sz w:val="20"/>
                <w:szCs w:val="20"/>
                <w:rtl w:val="0"/>
              </w:rPr>
              <w:t xml:space="preserve">{table_s2_123_4}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A">
            <w:pPr>
              <w:rPr>
                <w:sz w:val="20"/>
                <w:szCs w:val="20"/>
              </w:rPr>
            </w:pPr>
            <w:r w:rsidDel="00000000" w:rsidR="00000000" w:rsidRPr="00000000">
              <w:rPr>
                <w:sz w:val="20"/>
                <w:szCs w:val="20"/>
                <w:rtl w:val="0"/>
              </w:rPr>
              <w:t xml:space="preserve">{table_s2_124_1}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B">
            <w:pPr>
              <w:rPr>
                <w:sz w:val="20"/>
                <w:szCs w:val="20"/>
              </w:rPr>
            </w:pPr>
            <w:r w:rsidDel="00000000" w:rsidR="00000000" w:rsidRPr="00000000">
              <w:rPr>
                <w:sz w:val="20"/>
                <w:szCs w:val="20"/>
                <w:rtl w:val="0"/>
              </w:rPr>
              <w:t xml:space="preserve">{table_s2_124_2}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C">
            <w:pPr>
              <w:rPr>
                <w:sz w:val="20"/>
                <w:szCs w:val="20"/>
              </w:rPr>
            </w:pPr>
            <w:r w:rsidDel="00000000" w:rsidR="00000000" w:rsidRPr="00000000">
              <w:rPr>
                <w:sz w:val="20"/>
                <w:szCs w:val="20"/>
                <w:rtl w:val="0"/>
              </w:rPr>
              <w:t xml:space="preserve">{table_s2_124_3}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DD">
            <w:pPr>
              <w:rPr>
                <w:sz w:val="20"/>
                <w:szCs w:val="20"/>
              </w:rPr>
            </w:pPr>
            <w:r w:rsidDel="00000000" w:rsidR="00000000" w:rsidRPr="00000000">
              <w:rPr>
                <w:sz w:val="20"/>
                <w:szCs w:val="20"/>
                <w:rtl w:val="0"/>
              </w:rPr>
              <w:t xml:space="preserve">{table_s2_124_4}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E">
            <w:pPr>
              <w:rPr>
                <w:sz w:val="20"/>
                <w:szCs w:val="20"/>
              </w:rPr>
            </w:pPr>
            <w:r w:rsidDel="00000000" w:rsidR="00000000" w:rsidRPr="00000000">
              <w:rPr>
                <w:sz w:val="20"/>
                <w:szCs w:val="20"/>
                <w:rtl w:val="0"/>
              </w:rPr>
              <w:t xml:space="preserve">{table_s2_125_1}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F">
            <w:pPr>
              <w:rPr>
                <w:sz w:val="20"/>
                <w:szCs w:val="20"/>
              </w:rPr>
            </w:pPr>
            <w:r w:rsidDel="00000000" w:rsidR="00000000" w:rsidRPr="00000000">
              <w:rPr>
                <w:sz w:val="20"/>
                <w:szCs w:val="20"/>
                <w:rtl w:val="0"/>
              </w:rPr>
              <w:t xml:space="preserve">{table_s2_125_2}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0">
            <w:pPr>
              <w:rPr>
                <w:sz w:val="20"/>
                <w:szCs w:val="20"/>
              </w:rPr>
            </w:pPr>
            <w:r w:rsidDel="00000000" w:rsidR="00000000" w:rsidRPr="00000000">
              <w:rPr>
                <w:sz w:val="20"/>
                <w:szCs w:val="20"/>
                <w:rtl w:val="0"/>
              </w:rPr>
              <w:t xml:space="preserve">{table_s2_125_3}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E1">
            <w:pPr>
              <w:rPr>
                <w:sz w:val="20"/>
                <w:szCs w:val="20"/>
              </w:rPr>
            </w:pPr>
            <w:r w:rsidDel="00000000" w:rsidR="00000000" w:rsidRPr="00000000">
              <w:rPr>
                <w:sz w:val="20"/>
                <w:szCs w:val="20"/>
                <w:rtl w:val="0"/>
              </w:rPr>
              <w:t xml:space="preserve">{table_s2_125_4}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2">
            <w:pPr>
              <w:rPr>
                <w:sz w:val="20"/>
                <w:szCs w:val="20"/>
              </w:rPr>
            </w:pPr>
            <w:r w:rsidDel="00000000" w:rsidR="00000000" w:rsidRPr="00000000">
              <w:rPr>
                <w:sz w:val="20"/>
                <w:szCs w:val="20"/>
                <w:rtl w:val="0"/>
              </w:rPr>
              <w:t xml:space="preserve">{table_s2_126_1}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3">
            <w:pPr>
              <w:rPr>
                <w:sz w:val="20"/>
                <w:szCs w:val="20"/>
              </w:rPr>
            </w:pPr>
            <w:r w:rsidDel="00000000" w:rsidR="00000000" w:rsidRPr="00000000">
              <w:rPr>
                <w:sz w:val="20"/>
                <w:szCs w:val="20"/>
                <w:rtl w:val="0"/>
              </w:rPr>
              <w:t xml:space="preserve">{table_s2_126_2}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4">
            <w:pPr>
              <w:rPr>
                <w:sz w:val="20"/>
                <w:szCs w:val="20"/>
              </w:rPr>
            </w:pPr>
            <w:r w:rsidDel="00000000" w:rsidR="00000000" w:rsidRPr="00000000">
              <w:rPr>
                <w:sz w:val="20"/>
                <w:szCs w:val="20"/>
                <w:rtl w:val="0"/>
              </w:rPr>
              <w:t xml:space="preserve">{table_s2_126_3}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E5">
            <w:pPr>
              <w:rPr>
                <w:sz w:val="20"/>
                <w:szCs w:val="20"/>
              </w:rPr>
            </w:pPr>
            <w:r w:rsidDel="00000000" w:rsidR="00000000" w:rsidRPr="00000000">
              <w:rPr>
                <w:sz w:val="20"/>
                <w:szCs w:val="20"/>
                <w:rtl w:val="0"/>
              </w:rPr>
              <w:t xml:space="preserve">{table_s2_126_4}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6">
            <w:pPr>
              <w:rPr>
                <w:sz w:val="20"/>
                <w:szCs w:val="20"/>
              </w:rPr>
            </w:pPr>
            <w:r w:rsidDel="00000000" w:rsidR="00000000" w:rsidRPr="00000000">
              <w:rPr>
                <w:sz w:val="20"/>
                <w:szCs w:val="20"/>
                <w:rtl w:val="0"/>
              </w:rPr>
              <w:t xml:space="preserve">{table_s2_127_1}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7">
            <w:pPr>
              <w:rPr>
                <w:sz w:val="20"/>
                <w:szCs w:val="20"/>
              </w:rPr>
            </w:pPr>
            <w:r w:rsidDel="00000000" w:rsidR="00000000" w:rsidRPr="00000000">
              <w:rPr>
                <w:sz w:val="20"/>
                <w:szCs w:val="20"/>
                <w:rtl w:val="0"/>
              </w:rPr>
              <w:t xml:space="preserve">{table_s2_127_2}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8">
            <w:pPr>
              <w:rPr>
                <w:sz w:val="20"/>
                <w:szCs w:val="20"/>
              </w:rPr>
            </w:pPr>
            <w:r w:rsidDel="00000000" w:rsidR="00000000" w:rsidRPr="00000000">
              <w:rPr>
                <w:sz w:val="20"/>
                <w:szCs w:val="20"/>
                <w:rtl w:val="0"/>
              </w:rPr>
              <w:t xml:space="preserve">{table_s2_127_3}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E9">
            <w:pPr>
              <w:rPr>
                <w:sz w:val="20"/>
                <w:szCs w:val="20"/>
              </w:rPr>
            </w:pPr>
            <w:r w:rsidDel="00000000" w:rsidR="00000000" w:rsidRPr="00000000">
              <w:rPr>
                <w:sz w:val="20"/>
                <w:szCs w:val="20"/>
                <w:rtl w:val="0"/>
              </w:rPr>
              <w:t xml:space="preserve">{table_s2_127_4}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A">
            <w:pPr>
              <w:rPr>
                <w:sz w:val="20"/>
                <w:szCs w:val="20"/>
              </w:rPr>
            </w:pPr>
            <w:r w:rsidDel="00000000" w:rsidR="00000000" w:rsidRPr="00000000">
              <w:rPr>
                <w:sz w:val="20"/>
                <w:szCs w:val="20"/>
                <w:rtl w:val="0"/>
              </w:rPr>
              <w:t xml:space="preserve">{table_s2_128_1}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B">
            <w:pPr>
              <w:rPr>
                <w:sz w:val="20"/>
                <w:szCs w:val="20"/>
              </w:rPr>
            </w:pPr>
            <w:r w:rsidDel="00000000" w:rsidR="00000000" w:rsidRPr="00000000">
              <w:rPr>
                <w:sz w:val="20"/>
                <w:szCs w:val="20"/>
                <w:rtl w:val="0"/>
              </w:rPr>
              <w:t xml:space="preserve">{table_s2_128_2}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C">
            <w:pPr>
              <w:rPr>
                <w:sz w:val="20"/>
                <w:szCs w:val="20"/>
              </w:rPr>
            </w:pPr>
            <w:r w:rsidDel="00000000" w:rsidR="00000000" w:rsidRPr="00000000">
              <w:rPr>
                <w:sz w:val="20"/>
                <w:szCs w:val="20"/>
                <w:rtl w:val="0"/>
              </w:rPr>
              <w:t xml:space="preserve">{table_s2_128_3}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ED">
            <w:pPr>
              <w:rPr>
                <w:sz w:val="20"/>
                <w:szCs w:val="20"/>
              </w:rPr>
            </w:pPr>
            <w:r w:rsidDel="00000000" w:rsidR="00000000" w:rsidRPr="00000000">
              <w:rPr>
                <w:sz w:val="20"/>
                <w:szCs w:val="20"/>
                <w:rtl w:val="0"/>
              </w:rPr>
              <w:t xml:space="preserve">{table_s2_128_4}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E">
            <w:pPr>
              <w:rPr>
                <w:sz w:val="20"/>
                <w:szCs w:val="20"/>
              </w:rPr>
            </w:pPr>
            <w:r w:rsidDel="00000000" w:rsidR="00000000" w:rsidRPr="00000000">
              <w:rPr>
                <w:sz w:val="20"/>
                <w:szCs w:val="20"/>
                <w:rtl w:val="0"/>
              </w:rPr>
              <w:t xml:space="preserve">{table_s2_129_1}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F">
            <w:pPr>
              <w:rPr>
                <w:sz w:val="20"/>
                <w:szCs w:val="20"/>
              </w:rPr>
            </w:pPr>
            <w:r w:rsidDel="00000000" w:rsidR="00000000" w:rsidRPr="00000000">
              <w:rPr>
                <w:sz w:val="20"/>
                <w:szCs w:val="20"/>
                <w:rtl w:val="0"/>
              </w:rPr>
              <w:t xml:space="preserve">{table_s2_129_2}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0">
            <w:pPr>
              <w:rPr>
                <w:sz w:val="20"/>
                <w:szCs w:val="20"/>
              </w:rPr>
            </w:pPr>
            <w:r w:rsidDel="00000000" w:rsidR="00000000" w:rsidRPr="00000000">
              <w:rPr>
                <w:sz w:val="20"/>
                <w:szCs w:val="20"/>
                <w:rtl w:val="0"/>
              </w:rPr>
              <w:t xml:space="preserve">{table_s2_129_3}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F1">
            <w:pPr>
              <w:rPr>
                <w:sz w:val="20"/>
                <w:szCs w:val="20"/>
              </w:rPr>
            </w:pPr>
            <w:r w:rsidDel="00000000" w:rsidR="00000000" w:rsidRPr="00000000">
              <w:rPr>
                <w:sz w:val="20"/>
                <w:szCs w:val="20"/>
                <w:rtl w:val="0"/>
              </w:rPr>
              <w:t xml:space="preserve">{table_s2_129_4}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2">
            <w:pPr>
              <w:rPr>
                <w:sz w:val="20"/>
                <w:szCs w:val="20"/>
              </w:rPr>
            </w:pPr>
            <w:r w:rsidDel="00000000" w:rsidR="00000000" w:rsidRPr="00000000">
              <w:rPr>
                <w:sz w:val="20"/>
                <w:szCs w:val="20"/>
                <w:rtl w:val="0"/>
              </w:rPr>
              <w:t xml:space="preserve">{table_s2_130_1}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3">
            <w:pPr>
              <w:rPr>
                <w:sz w:val="20"/>
                <w:szCs w:val="20"/>
              </w:rPr>
            </w:pPr>
            <w:r w:rsidDel="00000000" w:rsidR="00000000" w:rsidRPr="00000000">
              <w:rPr>
                <w:sz w:val="20"/>
                <w:szCs w:val="20"/>
                <w:rtl w:val="0"/>
              </w:rPr>
              <w:t xml:space="preserve">{table_s2_130_2}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4">
            <w:pPr>
              <w:rPr>
                <w:sz w:val="20"/>
                <w:szCs w:val="20"/>
              </w:rPr>
            </w:pPr>
            <w:r w:rsidDel="00000000" w:rsidR="00000000" w:rsidRPr="00000000">
              <w:rPr>
                <w:sz w:val="20"/>
                <w:szCs w:val="20"/>
                <w:rtl w:val="0"/>
              </w:rPr>
              <w:t xml:space="preserve">{table_s2_130_3}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F5">
            <w:pPr>
              <w:rPr>
                <w:sz w:val="20"/>
                <w:szCs w:val="20"/>
              </w:rPr>
            </w:pPr>
            <w:r w:rsidDel="00000000" w:rsidR="00000000" w:rsidRPr="00000000">
              <w:rPr>
                <w:sz w:val="20"/>
                <w:szCs w:val="20"/>
                <w:rtl w:val="0"/>
              </w:rPr>
              <w:t xml:space="preserve">{table_s2_130_4}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6">
            <w:pPr>
              <w:rPr>
                <w:sz w:val="20"/>
                <w:szCs w:val="20"/>
              </w:rPr>
            </w:pPr>
            <w:r w:rsidDel="00000000" w:rsidR="00000000" w:rsidRPr="00000000">
              <w:rPr>
                <w:sz w:val="20"/>
                <w:szCs w:val="20"/>
                <w:rtl w:val="0"/>
              </w:rPr>
              <w:t xml:space="preserve">{table_s2_131_1}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7">
            <w:pPr>
              <w:rPr>
                <w:sz w:val="20"/>
                <w:szCs w:val="20"/>
              </w:rPr>
            </w:pPr>
            <w:r w:rsidDel="00000000" w:rsidR="00000000" w:rsidRPr="00000000">
              <w:rPr>
                <w:sz w:val="20"/>
                <w:szCs w:val="20"/>
                <w:rtl w:val="0"/>
              </w:rPr>
              <w:t xml:space="preserve">{table_s2_131_2}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8">
            <w:pPr>
              <w:rPr>
                <w:sz w:val="20"/>
                <w:szCs w:val="20"/>
              </w:rPr>
            </w:pPr>
            <w:r w:rsidDel="00000000" w:rsidR="00000000" w:rsidRPr="00000000">
              <w:rPr>
                <w:sz w:val="20"/>
                <w:szCs w:val="20"/>
                <w:rtl w:val="0"/>
              </w:rPr>
              <w:t xml:space="preserve">{table_s2_131_3}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F9">
            <w:pPr>
              <w:rPr>
                <w:sz w:val="20"/>
                <w:szCs w:val="20"/>
              </w:rPr>
            </w:pPr>
            <w:r w:rsidDel="00000000" w:rsidR="00000000" w:rsidRPr="00000000">
              <w:rPr>
                <w:sz w:val="20"/>
                <w:szCs w:val="20"/>
                <w:rtl w:val="0"/>
              </w:rPr>
              <w:t xml:space="preserve">{table_s2_131_4}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A">
            <w:pPr>
              <w:rPr>
                <w:sz w:val="20"/>
                <w:szCs w:val="20"/>
              </w:rPr>
            </w:pPr>
            <w:r w:rsidDel="00000000" w:rsidR="00000000" w:rsidRPr="00000000">
              <w:rPr>
                <w:sz w:val="20"/>
                <w:szCs w:val="20"/>
                <w:rtl w:val="0"/>
              </w:rPr>
              <w:t xml:space="preserve">{table_s2_132_1}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B">
            <w:pPr>
              <w:rPr>
                <w:sz w:val="20"/>
                <w:szCs w:val="20"/>
              </w:rPr>
            </w:pPr>
            <w:r w:rsidDel="00000000" w:rsidR="00000000" w:rsidRPr="00000000">
              <w:rPr>
                <w:sz w:val="20"/>
                <w:szCs w:val="20"/>
                <w:rtl w:val="0"/>
              </w:rPr>
              <w:t xml:space="preserve">{table_s2_132_2}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C">
            <w:pPr>
              <w:rPr>
                <w:sz w:val="20"/>
                <w:szCs w:val="20"/>
              </w:rPr>
            </w:pPr>
            <w:r w:rsidDel="00000000" w:rsidR="00000000" w:rsidRPr="00000000">
              <w:rPr>
                <w:sz w:val="20"/>
                <w:szCs w:val="20"/>
                <w:rtl w:val="0"/>
              </w:rPr>
              <w:t xml:space="preserve">{table_s2_132_3}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FD">
            <w:pPr>
              <w:rPr>
                <w:sz w:val="20"/>
                <w:szCs w:val="20"/>
              </w:rPr>
            </w:pPr>
            <w:r w:rsidDel="00000000" w:rsidR="00000000" w:rsidRPr="00000000">
              <w:rPr>
                <w:sz w:val="20"/>
                <w:szCs w:val="20"/>
                <w:rtl w:val="0"/>
              </w:rPr>
              <w:t xml:space="preserve">{table_s2_132_4}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E">
            <w:pPr>
              <w:rPr>
                <w:sz w:val="20"/>
                <w:szCs w:val="20"/>
              </w:rPr>
            </w:pPr>
            <w:r w:rsidDel="00000000" w:rsidR="00000000" w:rsidRPr="00000000">
              <w:rPr>
                <w:sz w:val="20"/>
                <w:szCs w:val="20"/>
                <w:rtl w:val="0"/>
              </w:rPr>
              <w:t xml:space="preserve">{table_s2_133_1}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F">
            <w:pPr>
              <w:rPr>
                <w:sz w:val="20"/>
                <w:szCs w:val="20"/>
              </w:rPr>
            </w:pPr>
            <w:r w:rsidDel="00000000" w:rsidR="00000000" w:rsidRPr="00000000">
              <w:rPr>
                <w:sz w:val="20"/>
                <w:szCs w:val="20"/>
                <w:rtl w:val="0"/>
              </w:rPr>
              <w:t xml:space="preserve">{table_s2_133_2}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0">
            <w:pPr>
              <w:rPr>
                <w:sz w:val="20"/>
                <w:szCs w:val="20"/>
              </w:rPr>
            </w:pPr>
            <w:r w:rsidDel="00000000" w:rsidR="00000000" w:rsidRPr="00000000">
              <w:rPr>
                <w:sz w:val="20"/>
                <w:szCs w:val="20"/>
                <w:rtl w:val="0"/>
              </w:rPr>
              <w:t xml:space="preserve">{table_s2_133_3}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01">
            <w:pPr>
              <w:rPr>
                <w:sz w:val="20"/>
                <w:szCs w:val="20"/>
              </w:rPr>
            </w:pPr>
            <w:r w:rsidDel="00000000" w:rsidR="00000000" w:rsidRPr="00000000">
              <w:rPr>
                <w:sz w:val="20"/>
                <w:szCs w:val="20"/>
                <w:rtl w:val="0"/>
              </w:rPr>
              <w:t xml:space="preserve">{table_s2_133_4}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2">
            <w:pPr>
              <w:rPr>
                <w:sz w:val="20"/>
                <w:szCs w:val="20"/>
              </w:rPr>
            </w:pPr>
            <w:r w:rsidDel="00000000" w:rsidR="00000000" w:rsidRPr="00000000">
              <w:rPr>
                <w:sz w:val="20"/>
                <w:szCs w:val="20"/>
                <w:rtl w:val="0"/>
              </w:rPr>
              <w:t xml:space="preserve">{table_s2_134_1}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3">
            <w:pPr>
              <w:rPr>
                <w:sz w:val="20"/>
                <w:szCs w:val="20"/>
              </w:rPr>
            </w:pPr>
            <w:r w:rsidDel="00000000" w:rsidR="00000000" w:rsidRPr="00000000">
              <w:rPr>
                <w:sz w:val="20"/>
                <w:szCs w:val="20"/>
                <w:rtl w:val="0"/>
              </w:rPr>
              <w:t xml:space="preserve">{table_s2_134_2}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4">
            <w:pPr>
              <w:rPr>
                <w:sz w:val="20"/>
                <w:szCs w:val="20"/>
              </w:rPr>
            </w:pPr>
            <w:r w:rsidDel="00000000" w:rsidR="00000000" w:rsidRPr="00000000">
              <w:rPr>
                <w:sz w:val="20"/>
                <w:szCs w:val="20"/>
                <w:rtl w:val="0"/>
              </w:rPr>
              <w:t xml:space="preserve">{table_s2_134_3}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05">
            <w:pPr>
              <w:rPr>
                <w:sz w:val="20"/>
                <w:szCs w:val="20"/>
              </w:rPr>
            </w:pPr>
            <w:r w:rsidDel="00000000" w:rsidR="00000000" w:rsidRPr="00000000">
              <w:rPr>
                <w:sz w:val="20"/>
                <w:szCs w:val="20"/>
                <w:rtl w:val="0"/>
              </w:rPr>
              <w:t xml:space="preserve">{table_s2_134_4}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6">
            <w:pPr>
              <w:rPr>
                <w:sz w:val="20"/>
                <w:szCs w:val="20"/>
              </w:rPr>
            </w:pPr>
            <w:r w:rsidDel="00000000" w:rsidR="00000000" w:rsidRPr="00000000">
              <w:rPr>
                <w:sz w:val="20"/>
                <w:szCs w:val="20"/>
                <w:rtl w:val="0"/>
              </w:rPr>
              <w:t xml:space="preserve">{table_s2_135_1}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7">
            <w:pPr>
              <w:rPr>
                <w:sz w:val="20"/>
                <w:szCs w:val="20"/>
              </w:rPr>
            </w:pPr>
            <w:r w:rsidDel="00000000" w:rsidR="00000000" w:rsidRPr="00000000">
              <w:rPr>
                <w:sz w:val="20"/>
                <w:szCs w:val="20"/>
                <w:rtl w:val="0"/>
              </w:rPr>
              <w:t xml:space="preserve">{table_s2_135_2}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8">
            <w:pPr>
              <w:rPr>
                <w:sz w:val="20"/>
                <w:szCs w:val="20"/>
              </w:rPr>
            </w:pPr>
            <w:r w:rsidDel="00000000" w:rsidR="00000000" w:rsidRPr="00000000">
              <w:rPr>
                <w:sz w:val="20"/>
                <w:szCs w:val="20"/>
                <w:rtl w:val="0"/>
              </w:rPr>
              <w:t xml:space="preserve">{table_s2_135_3}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09">
            <w:pPr>
              <w:rPr>
                <w:sz w:val="20"/>
                <w:szCs w:val="20"/>
              </w:rPr>
            </w:pPr>
            <w:r w:rsidDel="00000000" w:rsidR="00000000" w:rsidRPr="00000000">
              <w:rPr>
                <w:sz w:val="20"/>
                <w:szCs w:val="20"/>
                <w:rtl w:val="0"/>
              </w:rPr>
              <w:t xml:space="preserve">{table_s2_135_4}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A">
            <w:pPr>
              <w:rPr>
                <w:sz w:val="20"/>
                <w:szCs w:val="20"/>
              </w:rPr>
            </w:pPr>
            <w:r w:rsidDel="00000000" w:rsidR="00000000" w:rsidRPr="00000000">
              <w:rPr>
                <w:sz w:val="20"/>
                <w:szCs w:val="20"/>
                <w:rtl w:val="0"/>
              </w:rPr>
              <w:t xml:space="preserve">{table_s2_136_1}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B">
            <w:pPr>
              <w:rPr>
                <w:sz w:val="20"/>
                <w:szCs w:val="20"/>
              </w:rPr>
            </w:pPr>
            <w:r w:rsidDel="00000000" w:rsidR="00000000" w:rsidRPr="00000000">
              <w:rPr>
                <w:sz w:val="20"/>
                <w:szCs w:val="20"/>
                <w:rtl w:val="0"/>
              </w:rPr>
              <w:t xml:space="preserve">{table_s2_136_2}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C">
            <w:pPr>
              <w:rPr>
                <w:sz w:val="20"/>
                <w:szCs w:val="20"/>
              </w:rPr>
            </w:pPr>
            <w:r w:rsidDel="00000000" w:rsidR="00000000" w:rsidRPr="00000000">
              <w:rPr>
                <w:sz w:val="20"/>
                <w:szCs w:val="20"/>
                <w:rtl w:val="0"/>
              </w:rPr>
              <w:t xml:space="preserve">{table_s2_136_3}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0D">
            <w:pPr>
              <w:rPr>
                <w:sz w:val="20"/>
                <w:szCs w:val="20"/>
              </w:rPr>
            </w:pPr>
            <w:r w:rsidDel="00000000" w:rsidR="00000000" w:rsidRPr="00000000">
              <w:rPr>
                <w:sz w:val="20"/>
                <w:szCs w:val="20"/>
                <w:rtl w:val="0"/>
              </w:rPr>
              <w:t xml:space="preserve">{table_s2_136_4}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E">
            <w:pPr>
              <w:rPr>
                <w:sz w:val="20"/>
                <w:szCs w:val="20"/>
              </w:rPr>
            </w:pPr>
            <w:r w:rsidDel="00000000" w:rsidR="00000000" w:rsidRPr="00000000">
              <w:rPr>
                <w:sz w:val="20"/>
                <w:szCs w:val="20"/>
                <w:rtl w:val="0"/>
              </w:rPr>
              <w:t xml:space="preserve">{table_s2_137_1}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F">
            <w:pPr>
              <w:rPr>
                <w:sz w:val="20"/>
                <w:szCs w:val="20"/>
              </w:rPr>
            </w:pPr>
            <w:r w:rsidDel="00000000" w:rsidR="00000000" w:rsidRPr="00000000">
              <w:rPr>
                <w:sz w:val="20"/>
                <w:szCs w:val="20"/>
                <w:rtl w:val="0"/>
              </w:rPr>
              <w:t xml:space="preserve">{table_s2_137_2}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0">
            <w:pPr>
              <w:rPr>
                <w:sz w:val="20"/>
                <w:szCs w:val="20"/>
              </w:rPr>
            </w:pPr>
            <w:r w:rsidDel="00000000" w:rsidR="00000000" w:rsidRPr="00000000">
              <w:rPr>
                <w:sz w:val="20"/>
                <w:szCs w:val="20"/>
                <w:rtl w:val="0"/>
              </w:rPr>
              <w:t xml:space="preserve">{table_s2_137_3}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11">
            <w:pPr>
              <w:rPr>
                <w:sz w:val="20"/>
                <w:szCs w:val="20"/>
              </w:rPr>
            </w:pPr>
            <w:r w:rsidDel="00000000" w:rsidR="00000000" w:rsidRPr="00000000">
              <w:rPr>
                <w:sz w:val="20"/>
                <w:szCs w:val="20"/>
                <w:rtl w:val="0"/>
              </w:rPr>
              <w:t xml:space="preserve">{table_s2_137_4}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2">
            <w:pPr>
              <w:rPr>
                <w:sz w:val="20"/>
                <w:szCs w:val="20"/>
              </w:rPr>
            </w:pPr>
            <w:r w:rsidDel="00000000" w:rsidR="00000000" w:rsidRPr="00000000">
              <w:rPr>
                <w:sz w:val="20"/>
                <w:szCs w:val="20"/>
                <w:rtl w:val="0"/>
              </w:rPr>
              <w:t xml:space="preserve">{table_s2_138_1}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3">
            <w:pPr>
              <w:rPr>
                <w:sz w:val="20"/>
                <w:szCs w:val="20"/>
              </w:rPr>
            </w:pPr>
            <w:r w:rsidDel="00000000" w:rsidR="00000000" w:rsidRPr="00000000">
              <w:rPr>
                <w:sz w:val="20"/>
                <w:szCs w:val="20"/>
                <w:rtl w:val="0"/>
              </w:rPr>
              <w:t xml:space="preserve">{table_s2_138_2}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4">
            <w:pPr>
              <w:rPr>
                <w:sz w:val="20"/>
                <w:szCs w:val="20"/>
              </w:rPr>
            </w:pPr>
            <w:r w:rsidDel="00000000" w:rsidR="00000000" w:rsidRPr="00000000">
              <w:rPr>
                <w:sz w:val="20"/>
                <w:szCs w:val="20"/>
                <w:rtl w:val="0"/>
              </w:rPr>
              <w:t xml:space="preserve">{table_s2_138_3}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15">
            <w:pPr>
              <w:rPr>
                <w:sz w:val="20"/>
                <w:szCs w:val="20"/>
              </w:rPr>
            </w:pPr>
            <w:r w:rsidDel="00000000" w:rsidR="00000000" w:rsidRPr="00000000">
              <w:rPr>
                <w:sz w:val="20"/>
                <w:szCs w:val="20"/>
                <w:rtl w:val="0"/>
              </w:rPr>
              <w:t xml:space="preserve">{table_s2_138_4}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6">
            <w:pPr>
              <w:rPr>
                <w:sz w:val="20"/>
                <w:szCs w:val="20"/>
              </w:rPr>
            </w:pPr>
            <w:r w:rsidDel="00000000" w:rsidR="00000000" w:rsidRPr="00000000">
              <w:rPr>
                <w:sz w:val="20"/>
                <w:szCs w:val="20"/>
                <w:rtl w:val="0"/>
              </w:rPr>
              <w:t xml:space="preserve">{table_s2_139_1}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7">
            <w:pPr>
              <w:rPr>
                <w:sz w:val="20"/>
                <w:szCs w:val="20"/>
              </w:rPr>
            </w:pPr>
            <w:r w:rsidDel="00000000" w:rsidR="00000000" w:rsidRPr="00000000">
              <w:rPr>
                <w:sz w:val="20"/>
                <w:szCs w:val="20"/>
                <w:rtl w:val="0"/>
              </w:rPr>
              <w:t xml:space="preserve">{table_s2_139_2}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8">
            <w:pPr>
              <w:rPr>
                <w:sz w:val="20"/>
                <w:szCs w:val="20"/>
              </w:rPr>
            </w:pPr>
            <w:r w:rsidDel="00000000" w:rsidR="00000000" w:rsidRPr="00000000">
              <w:rPr>
                <w:sz w:val="20"/>
                <w:szCs w:val="20"/>
                <w:rtl w:val="0"/>
              </w:rPr>
              <w:t xml:space="preserve">{table_s2_139_3}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19">
            <w:pPr>
              <w:rPr>
                <w:sz w:val="20"/>
                <w:szCs w:val="20"/>
              </w:rPr>
            </w:pPr>
            <w:r w:rsidDel="00000000" w:rsidR="00000000" w:rsidRPr="00000000">
              <w:rPr>
                <w:sz w:val="20"/>
                <w:szCs w:val="20"/>
                <w:rtl w:val="0"/>
              </w:rPr>
              <w:t xml:space="preserve">{table_s2_139_4}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A">
            <w:pPr>
              <w:rPr>
                <w:sz w:val="20"/>
                <w:szCs w:val="20"/>
              </w:rPr>
            </w:pPr>
            <w:r w:rsidDel="00000000" w:rsidR="00000000" w:rsidRPr="00000000">
              <w:rPr>
                <w:sz w:val="20"/>
                <w:szCs w:val="20"/>
                <w:rtl w:val="0"/>
              </w:rPr>
              <w:t xml:space="preserve">{table_s2_140_1}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B">
            <w:pPr>
              <w:rPr>
                <w:sz w:val="20"/>
                <w:szCs w:val="20"/>
              </w:rPr>
            </w:pPr>
            <w:r w:rsidDel="00000000" w:rsidR="00000000" w:rsidRPr="00000000">
              <w:rPr>
                <w:sz w:val="20"/>
                <w:szCs w:val="20"/>
                <w:rtl w:val="0"/>
              </w:rPr>
              <w:t xml:space="preserve">{table_s2_140_2}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C">
            <w:pPr>
              <w:rPr>
                <w:sz w:val="20"/>
                <w:szCs w:val="20"/>
              </w:rPr>
            </w:pPr>
            <w:r w:rsidDel="00000000" w:rsidR="00000000" w:rsidRPr="00000000">
              <w:rPr>
                <w:sz w:val="20"/>
                <w:szCs w:val="20"/>
                <w:rtl w:val="0"/>
              </w:rPr>
              <w:t xml:space="preserve">{table_s2_140_3}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1D">
            <w:pPr>
              <w:rPr>
                <w:sz w:val="20"/>
                <w:szCs w:val="20"/>
              </w:rPr>
            </w:pPr>
            <w:r w:rsidDel="00000000" w:rsidR="00000000" w:rsidRPr="00000000">
              <w:rPr>
                <w:sz w:val="20"/>
                <w:szCs w:val="20"/>
                <w:rtl w:val="0"/>
              </w:rPr>
              <w:t xml:space="preserve">{table_s2_140_4}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E">
            <w:pPr>
              <w:rPr>
                <w:sz w:val="20"/>
                <w:szCs w:val="20"/>
              </w:rPr>
            </w:pPr>
            <w:r w:rsidDel="00000000" w:rsidR="00000000" w:rsidRPr="00000000">
              <w:rPr>
                <w:sz w:val="20"/>
                <w:szCs w:val="20"/>
                <w:rtl w:val="0"/>
              </w:rPr>
              <w:t xml:space="preserve">{table_s2_141_1}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F">
            <w:pPr>
              <w:rPr>
                <w:sz w:val="20"/>
                <w:szCs w:val="20"/>
              </w:rPr>
            </w:pPr>
            <w:r w:rsidDel="00000000" w:rsidR="00000000" w:rsidRPr="00000000">
              <w:rPr>
                <w:sz w:val="20"/>
                <w:szCs w:val="20"/>
                <w:rtl w:val="0"/>
              </w:rPr>
              <w:t xml:space="preserve">{table_s2_141_2}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0">
            <w:pPr>
              <w:rPr>
                <w:sz w:val="20"/>
                <w:szCs w:val="20"/>
              </w:rPr>
            </w:pPr>
            <w:r w:rsidDel="00000000" w:rsidR="00000000" w:rsidRPr="00000000">
              <w:rPr>
                <w:sz w:val="20"/>
                <w:szCs w:val="20"/>
                <w:rtl w:val="0"/>
              </w:rPr>
              <w:t xml:space="preserve">{table_s2_141_3}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21">
            <w:pPr>
              <w:rPr>
                <w:sz w:val="20"/>
                <w:szCs w:val="20"/>
              </w:rPr>
            </w:pPr>
            <w:r w:rsidDel="00000000" w:rsidR="00000000" w:rsidRPr="00000000">
              <w:rPr>
                <w:sz w:val="20"/>
                <w:szCs w:val="20"/>
                <w:rtl w:val="0"/>
              </w:rPr>
              <w:t xml:space="preserve">{table_s2_141_4}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2">
            <w:pPr>
              <w:rPr>
                <w:sz w:val="20"/>
                <w:szCs w:val="20"/>
              </w:rPr>
            </w:pPr>
            <w:r w:rsidDel="00000000" w:rsidR="00000000" w:rsidRPr="00000000">
              <w:rPr>
                <w:sz w:val="20"/>
                <w:szCs w:val="20"/>
                <w:rtl w:val="0"/>
              </w:rPr>
              <w:t xml:space="preserve">{table_s2_142_1}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3">
            <w:pPr>
              <w:rPr>
                <w:sz w:val="20"/>
                <w:szCs w:val="20"/>
              </w:rPr>
            </w:pPr>
            <w:r w:rsidDel="00000000" w:rsidR="00000000" w:rsidRPr="00000000">
              <w:rPr>
                <w:sz w:val="20"/>
                <w:szCs w:val="20"/>
                <w:rtl w:val="0"/>
              </w:rPr>
              <w:t xml:space="preserve">{table_s2_142_2}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4">
            <w:pPr>
              <w:rPr>
                <w:sz w:val="20"/>
                <w:szCs w:val="20"/>
              </w:rPr>
            </w:pPr>
            <w:r w:rsidDel="00000000" w:rsidR="00000000" w:rsidRPr="00000000">
              <w:rPr>
                <w:sz w:val="20"/>
                <w:szCs w:val="20"/>
                <w:rtl w:val="0"/>
              </w:rPr>
              <w:t xml:space="preserve">{table_s2_142_3}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25">
            <w:pPr>
              <w:rPr>
                <w:sz w:val="20"/>
                <w:szCs w:val="20"/>
              </w:rPr>
            </w:pPr>
            <w:r w:rsidDel="00000000" w:rsidR="00000000" w:rsidRPr="00000000">
              <w:rPr>
                <w:sz w:val="20"/>
                <w:szCs w:val="20"/>
                <w:rtl w:val="0"/>
              </w:rPr>
              <w:t xml:space="preserve">{table_s2_142_4}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6">
            <w:pPr>
              <w:rPr>
                <w:sz w:val="20"/>
                <w:szCs w:val="20"/>
              </w:rPr>
            </w:pPr>
            <w:r w:rsidDel="00000000" w:rsidR="00000000" w:rsidRPr="00000000">
              <w:rPr>
                <w:sz w:val="20"/>
                <w:szCs w:val="20"/>
                <w:rtl w:val="0"/>
              </w:rPr>
              <w:t xml:space="preserve">{table_s2_143_1}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7">
            <w:pPr>
              <w:rPr>
                <w:sz w:val="20"/>
                <w:szCs w:val="20"/>
              </w:rPr>
            </w:pPr>
            <w:r w:rsidDel="00000000" w:rsidR="00000000" w:rsidRPr="00000000">
              <w:rPr>
                <w:sz w:val="20"/>
                <w:szCs w:val="20"/>
                <w:rtl w:val="0"/>
              </w:rPr>
              <w:t xml:space="preserve">{table_s2_143_2}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8">
            <w:pPr>
              <w:rPr>
                <w:sz w:val="20"/>
                <w:szCs w:val="20"/>
              </w:rPr>
            </w:pPr>
            <w:r w:rsidDel="00000000" w:rsidR="00000000" w:rsidRPr="00000000">
              <w:rPr>
                <w:sz w:val="20"/>
                <w:szCs w:val="20"/>
                <w:rtl w:val="0"/>
              </w:rPr>
              <w:t xml:space="preserve">{table_s2_143_3}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29">
            <w:pPr>
              <w:rPr>
                <w:sz w:val="20"/>
                <w:szCs w:val="20"/>
              </w:rPr>
            </w:pPr>
            <w:r w:rsidDel="00000000" w:rsidR="00000000" w:rsidRPr="00000000">
              <w:rPr>
                <w:sz w:val="20"/>
                <w:szCs w:val="20"/>
                <w:rtl w:val="0"/>
              </w:rPr>
              <w:t xml:space="preserve">{table_s2_143_4}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A">
            <w:pPr>
              <w:rPr>
                <w:sz w:val="20"/>
                <w:szCs w:val="20"/>
              </w:rPr>
            </w:pPr>
            <w:r w:rsidDel="00000000" w:rsidR="00000000" w:rsidRPr="00000000">
              <w:rPr>
                <w:sz w:val="20"/>
                <w:szCs w:val="20"/>
                <w:rtl w:val="0"/>
              </w:rPr>
              <w:t xml:space="preserve">{table_s2_144_1}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B">
            <w:pPr>
              <w:rPr>
                <w:sz w:val="20"/>
                <w:szCs w:val="20"/>
              </w:rPr>
            </w:pPr>
            <w:r w:rsidDel="00000000" w:rsidR="00000000" w:rsidRPr="00000000">
              <w:rPr>
                <w:sz w:val="20"/>
                <w:szCs w:val="20"/>
                <w:rtl w:val="0"/>
              </w:rPr>
              <w:t xml:space="preserve">{table_s2_144_2}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C">
            <w:pPr>
              <w:rPr>
                <w:sz w:val="20"/>
                <w:szCs w:val="20"/>
              </w:rPr>
            </w:pPr>
            <w:r w:rsidDel="00000000" w:rsidR="00000000" w:rsidRPr="00000000">
              <w:rPr>
                <w:sz w:val="20"/>
                <w:szCs w:val="20"/>
                <w:rtl w:val="0"/>
              </w:rPr>
              <w:t xml:space="preserve">{table_s2_144_3}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2D">
            <w:pPr>
              <w:rPr>
                <w:sz w:val="20"/>
                <w:szCs w:val="20"/>
              </w:rPr>
            </w:pPr>
            <w:r w:rsidDel="00000000" w:rsidR="00000000" w:rsidRPr="00000000">
              <w:rPr>
                <w:sz w:val="20"/>
                <w:szCs w:val="20"/>
                <w:rtl w:val="0"/>
              </w:rPr>
              <w:t xml:space="preserve">{table_s2_144_4}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E">
            <w:pPr>
              <w:rPr>
                <w:sz w:val="20"/>
                <w:szCs w:val="20"/>
              </w:rPr>
            </w:pPr>
            <w:r w:rsidDel="00000000" w:rsidR="00000000" w:rsidRPr="00000000">
              <w:rPr>
                <w:sz w:val="20"/>
                <w:szCs w:val="20"/>
                <w:rtl w:val="0"/>
              </w:rPr>
              <w:t xml:space="preserve">{table_s2_145_1}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F">
            <w:pPr>
              <w:rPr>
                <w:sz w:val="20"/>
                <w:szCs w:val="20"/>
              </w:rPr>
            </w:pPr>
            <w:r w:rsidDel="00000000" w:rsidR="00000000" w:rsidRPr="00000000">
              <w:rPr>
                <w:sz w:val="20"/>
                <w:szCs w:val="20"/>
                <w:rtl w:val="0"/>
              </w:rPr>
              <w:t xml:space="preserve">{table_s2_145_2}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0">
            <w:pPr>
              <w:rPr>
                <w:sz w:val="20"/>
                <w:szCs w:val="20"/>
              </w:rPr>
            </w:pPr>
            <w:r w:rsidDel="00000000" w:rsidR="00000000" w:rsidRPr="00000000">
              <w:rPr>
                <w:sz w:val="20"/>
                <w:szCs w:val="20"/>
                <w:rtl w:val="0"/>
              </w:rPr>
              <w:t xml:space="preserve">{table_s2_145_3}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31">
            <w:pPr>
              <w:rPr>
                <w:sz w:val="20"/>
                <w:szCs w:val="20"/>
              </w:rPr>
            </w:pPr>
            <w:r w:rsidDel="00000000" w:rsidR="00000000" w:rsidRPr="00000000">
              <w:rPr>
                <w:sz w:val="20"/>
                <w:szCs w:val="20"/>
                <w:rtl w:val="0"/>
              </w:rPr>
              <w:t xml:space="preserve">{table_s2_145_4}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2">
            <w:pPr>
              <w:rPr>
                <w:sz w:val="20"/>
                <w:szCs w:val="20"/>
              </w:rPr>
            </w:pPr>
            <w:r w:rsidDel="00000000" w:rsidR="00000000" w:rsidRPr="00000000">
              <w:rPr>
                <w:sz w:val="20"/>
                <w:szCs w:val="20"/>
                <w:rtl w:val="0"/>
              </w:rPr>
              <w:t xml:space="preserve">{table_s2_146_1}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3">
            <w:pPr>
              <w:rPr>
                <w:sz w:val="20"/>
                <w:szCs w:val="20"/>
              </w:rPr>
            </w:pPr>
            <w:r w:rsidDel="00000000" w:rsidR="00000000" w:rsidRPr="00000000">
              <w:rPr>
                <w:sz w:val="20"/>
                <w:szCs w:val="20"/>
                <w:rtl w:val="0"/>
              </w:rPr>
              <w:t xml:space="preserve">{table_s2_146_2}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4">
            <w:pPr>
              <w:rPr>
                <w:sz w:val="20"/>
                <w:szCs w:val="20"/>
              </w:rPr>
            </w:pPr>
            <w:r w:rsidDel="00000000" w:rsidR="00000000" w:rsidRPr="00000000">
              <w:rPr>
                <w:sz w:val="20"/>
                <w:szCs w:val="20"/>
                <w:rtl w:val="0"/>
              </w:rPr>
              <w:t xml:space="preserve">{table_s2_146_3}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35">
            <w:pPr>
              <w:rPr>
                <w:sz w:val="20"/>
                <w:szCs w:val="20"/>
              </w:rPr>
            </w:pPr>
            <w:r w:rsidDel="00000000" w:rsidR="00000000" w:rsidRPr="00000000">
              <w:rPr>
                <w:sz w:val="20"/>
                <w:szCs w:val="20"/>
                <w:rtl w:val="0"/>
              </w:rPr>
              <w:t xml:space="preserve">{table_s2_146_4}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6">
            <w:pPr>
              <w:rPr>
                <w:sz w:val="20"/>
                <w:szCs w:val="20"/>
              </w:rPr>
            </w:pPr>
            <w:r w:rsidDel="00000000" w:rsidR="00000000" w:rsidRPr="00000000">
              <w:rPr>
                <w:sz w:val="20"/>
                <w:szCs w:val="20"/>
                <w:rtl w:val="0"/>
              </w:rPr>
              <w:t xml:space="preserve">{table_s2_147_1}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7">
            <w:pPr>
              <w:rPr>
                <w:sz w:val="20"/>
                <w:szCs w:val="20"/>
              </w:rPr>
            </w:pPr>
            <w:r w:rsidDel="00000000" w:rsidR="00000000" w:rsidRPr="00000000">
              <w:rPr>
                <w:sz w:val="20"/>
                <w:szCs w:val="20"/>
                <w:rtl w:val="0"/>
              </w:rPr>
              <w:t xml:space="preserve">{table_s2_147_2}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8">
            <w:pPr>
              <w:rPr>
                <w:sz w:val="20"/>
                <w:szCs w:val="20"/>
              </w:rPr>
            </w:pPr>
            <w:r w:rsidDel="00000000" w:rsidR="00000000" w:rsidRPr="00000000">
              <w:rPr>
                <w:sz w:val="20"/>
                <w:szCs w:val="20"/>
                <w:rtl w:val="0"/>
              </w:rPr>
              <w:t xml:space="preserve">{table_s2_147_3}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39">
            <w:pPr>
              <w:rPr>
                <w:sz w:val="20"/>
                <w:szCs w:val="20"/>
              </w:rPr>
            </w:pPr>
            <w:r w:rsidDel="00000000" w:rsidR="00000000" w:rsidRPr="00000000">
              <w:rPr>
                <w:sz w:val="20"/>
                <w:szCs w:val="20"/>
                <w:rtl w:val="0"/>
              </w:rPr>
              <w:t xml:space="preserve">{table_s2_147_4}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A">
            <w:pPr>
              <w:rPr>
                <w:sz w:val="20"/>
                <w:szCs w:val="20"/>
              </w:rPr>
            </w:pPr>
            <w:r w:rsidDel="00000000" w:rsidR="00000000" w:rsidRPr="00000000">
              <w:rPr>
                <w:sz w:val="20"/>
                <w:szCs w:val="20"/>
                <w:rtl w:val="0"/>
              </w:rPr>
              <w:t xml:space="preserve">{table_s2_148_1}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B">
            <w:pPr>
              <w:rPr>
                <w:sz w:val="20"/>
                <w:szCs w:val="20"/>
              </w:rPr>
            </w:pPr>
            <w:r w:rsidDel="00000000" w:rsidR="00000000" w:rsidRPr="00000000">
              <w:rPr>
                <w:sz w:val="20"/>
                <w:szCs w:val="20"/>
                <w:rtl w:val="0"/>
              </w:rPr>
              <w:t xml:space="preserve">{table_s2_148_2}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C">
            <w:pPr>
              <w:rPr>
                <w:sz w:val="20"/>
                <w:szCs w:val="20"/>
              </w:rPr>
            </w:pPr>
            <w:r w:rsidDel="00000000" w:rsidR="00000000" w:rsidRPr="00000000">
              <w:rPr>
                <w:sz w:val="20"/>
                <w:szCs w:val="20"/>
                <w:rtl w:val="0"/>
              </w:rPr>
              <w:t xml:space="preserve">{table_s2_148_3}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3D">
            <w:pPr>
              <w:rPr>
                <w:sz w:val="20"/>
                <w:szCs w:val="20"/>
              </w:rPr>
            </w:pPr>
            <w:r w:rsidDel="00000000" w:rsidR="00000000" w:rsidRPr="00000000">
              <w:rPr>
                <w:sz w:val="20"/>
                <w:szCs w:val="20"/>
                <w:rtl w:val="0"/>
              </w:rPr>
              <w:t xml:space="preserve">{table_s2_148_4}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E">
            <w:pPr>
              <w:rPr>
                <w:sz w:val="20"/>
                <w:szCs w:val="20"/>
              </w:rPr>
            </w:pPr>
            <w:r w:rsidDel="00000000" w:rsidR="00000000" w:rsidRPr="00000000">
              <w:rPr>
                <w:sz w:val="20"/>
                <w:szCs w:val="20"/>
                <w:rtl w:val="0"/>
              </w:rPr>
              <w:t xml:space="preserve">{table_s2_149_1}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F">
            <w:pPr>
              <w:rPr>
                <w:sz w:val="20"/>
                <w:szCs w:val="20"/>
              </w:rPr>
            </w:pPr>
            <w:r w:rsidDel="00000000" w:rsidR="00000000" w:rsidRPr="00000000">
              <w:rPr>
                <w:sz w:val="20"/>
                <w:szCs w:val="20"/>
                <w:rtl w:val="0"/>
              </w:rPr>
              <w:t xml:space="preserve">{table_s2_149_2}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0">
            <w:pPr>
              <w:rPr>
                <w:sz w:val="20"/>
                <w:szCs w:val="20"/>
              </w:rPr>
            </w:pPr>
            <w:r w:rsidDel="00000000" w:rsidR="00000000" w:rsidRPr="00000000">
              <w:rPr>
                <w:sz w:val="20"/>
                <w:szCs w:val="20"/>
                <w:rtl w:val="0"/>
              </w:rPr>
              <w:t xml:space="preserve">{table_s2_149_3}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41">
            <w:pPr>
              <w:rPr>
                <w:sz w:val="20"/>
                <w:szCs w:val="20"/>
              </w:rPr>
            </w:pPr>
            <w:r w:rsidDel="00000000" w:rsidR="00000000" w:rsidRPr="00000000">
              <w:rPr>
                <w:sz w:val="20"/>
                <w:szCs w:val="20"/>
                <w:rtl w:val="0"/>
              </w:rPr>
              <w:t xml:space="preserve">{table_s2_149_4}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2">
            <w:pPr>
              <w:rPr>
                <w:sz w:val="20"/>
                <w:szCs w:val="20"/>
              </w:rPr>
            </w:pPr>
            <w:r w:rsidDel="00000000" w:rsidR="00000000" w:rsidRPr="00000000">
              <w:rPr>
                <w:sz w:val="20"/>
                <w:szCs w:val="20"/>
                <w:rtl w:val="0"/>
              </w:rPr>
              <w:t xml:space="preserve">{table_s2_150_1}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3">
            <w:pPr>
              <w:rPr>
                <w:sz w:val="20"/>
                <w:szCs w:val="20"/>
              </w:rPr>
            </w:pPr>
            <w:r w:rsidDel="00000000" w:rsidR="00000000" w:rsidRPr="00000000">
              <w:rPr>
                <w:sz w:val="20"/>
                <w:szCs w:val="20"/>
                <w:rtl w:val="0"/>
              </w:rPr>
              <w:t xml:space="preserve">{table_s2_150_2}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4">
            <w:pPr>
              <w:rPr>
                <w:sz w:val="20"/>
                <w:szCs w:val="20"/>
              </w:rPr>
            </w:pPr>
            <w:r w:rsidDel="00000000" w:rsidR="00000000" w:rsidRPr="00000000">
              <w:rPr>
                <w:sz w:val="20"/>
                <w:szCs w:val="20"/>
                <w:rtl w:val="0"/>
              </w:rPr>
              <w:t xml:space="preserve">{table_s2_150_3}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45">
            <w:pPr>
              <w:rPr>
                <w:sz w:val="20"/>
                <w:szCs w:val="20"/>
              </w:rPr>
            </w:pPr>
            <w:r w:rsidDel="00000000" w:rsidR="00000000" w:rsidRPr="00000000">
              <w:rPr>
                <w:sz w:val="20"/>
                <w:szCs w:val="20"/>
                <w:rtl w:val="0"/>
              </w:rPr>
              <w:t xml:space="preserve">{table_s2_150_4}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6">
            <w:pPr>
              <w:rPr>
                <w:sz w:val="20"/>
                <w:szCs w:val="20"/>
              </w:rPr>
            </w:pPr>
            <w:r w:rsidDel="00000000" w:rsidR="00000000" w:rsidRPr="00000000">
              <w:rPr>
                <w:sz w:val="20"/>
                <w:szCs w:val="20"/>
                <w:rtl w:val="0"/>
              </w:rPr>
              <w:t xml:space="preserve">{table_s2_151_1}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7">
            <w:pPr>
              <w:rPr>
                <w:sz w:val="20"/>
                <w:szCs w:val="20"/>
              </w:rPr>
            </w:pPr>
            <w:r w:rsidDel="00000000" w:rsidR="00000000" w:rsidRPr="00000000">
              <w:rPr>
                <w:sz w:val="20"/>
                <w:szCs w:val="20"/>
                <w:rtl w:val="0"/>
              </w:rPr>
              <w:t xml:space="preserve">{table_s2_151_2}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8">
            <w:pPr>
              <w:rPr>
                <w:sz w:val="20"/>
                <w:szCs w:val="20"/>
              </w:rPr>
            </w:pPr>
            <w:r w:rsidDel="00000000" w:rsidR="00000000" w:rsidRPr="00000000">
              <w:rPr>
                <w:sz w:val="20"/>
                <w:szCs w:val="20"/>
                <w:rtl w:val="0"/>
              </w:rPr>
              <w:t xml:space="preserve">{table_s2_151_3}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49">
            <w:pPr>
              <w:rPr>
                <w:sz w:val="20"/>
                <w:szCs w:val="20"/>
              </w:rPr>
            </w:pPr>
            <w:r w:rsidDel="00000000" w:rsidR="00000000" w:rsidRPr="00000000">
              <w:rPr>
                <w:sz w:val="20"/>
                <w:szCs w:val="20"/>
                <w:rtl w:val="0"/>
              </w:rPr>
              <w:t xml:space="preserve">{table_s2_151_4}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A">
            <w:pPr>
              <w:rPr>
                <w:sz w:val="20"/>
                <w:szCs w:val="20"/>
              </w:rPr>
            </w:pPr>
            <w:r w:rsidDel="00000000" w:rsidR="00000000" w:rsidRPr="00000000">
              <w:rPr>
                <w:sz w:val="20"/>
                <w:szCs w:val="20"/>
                <w:rtl w:val="0"/>
              </w:rPr>
              <w:t xml:space="preserve">{table_s2_152_1}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B">
            <w:pPr>
              <w:rPr>
                <w:sz w:val="20"/>
                <w:szCs w:val="20"/>
              </w:rPr>
            </w:pPr>
            <w:r w:rsidDel="00000000" w:rsidR="00000000" w:rsidRPr="00000000">
              <w:rPr>
                <w:sz w:val="20"/>
                <w:szCs w:val="20"/>
                <w:rtl w:val="0"/>
              </w:rPr>
              <w:t xml:space="preserve">{table_s2_152_2}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C">
            <w:pPr>
              <w:rPr>
                <w:sz w:val="20"/>
                <w:szCs w:val="20"/>
              </w:rPr>
            </w:pPr>
            <w:r w:rsidDel="00000000" w:rsidR="00000000" w:rsidRPr="00000000">
              <w:rPr>
                <w:sz w:val="20"/>
                <w:szCs w:val="20"/>
                <w:rtl w:val="0"/>
              </w:rPr>
              <w:t xml:space="preserve">{table_s2_152_3}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4D">
            <w:pPr>
              <w:rPr>
                <w:sz w:val="20"/>
                <w:szCs w:val="20"/>
              </w:rPr>
            </w:pPr>
            <w:r w:rsidDel="00000000" w:rsidR="00000000" w:rsidRPr="00000000">
              <w:rPr>
                <w:sz w:val="20"/>
                <w:szCs w:val="20"/>
                <w:rtl w:val="0"/>
              </w:rPr>
              <w:t xml:space="preserve">{table_s2_152_4}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E">
            <w:pPr>
              <w:rPr>
                <w:sz w:val="20"/>
                <w:szCs w:val="20"/>
              </w:rPr>
            </w:pPr>
            <w:r w:rsidDel="00000000" w:rsidR="00000000" w:rsidRPr="00000000">
              <w:rPr>
                <w:sz w:val="20"/>
                <w:szCs w:val="20"/>
                <w:rtl w:val="0"/>
              </w:rPr>
              <w:t xml:space="preserve">{table_s2_153_1}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F">
            <w:pPr>
              <w:rPr>
                <w:sz w:val="20"/>
                <w:szCs w:val="20"/>
              </w:rPr>
            </w:pPr>
            <w:r w:rsidDel="00000000" w:rsidR="00000000" w:rsidRPr="00000000">
              <w:rPr>
                <w:sz w:val="20"/>
                <w:szCs w:val="20"/>
                <w:rtl w:val="0"/>
              </w:rPr>
              <w:t xml:space="preserve">{table_s2_153_2}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0">
            <w:pPr>
              <w:rPr>
                <w:sz w:val="20"/>
                <w:szCs w:val="20"/>
              </w:rPr>
            </w:pPr>
            <w:r w:rsidDel="00000000" w:rsidR="00000000" w:rsidRPr="00000000">
              <w:rPr>
                <w:sz w:val="20"/>
                <w:szCs w:val="20"/>
                <w:rtl w:val="0"/>
              </w:rPr>
              <w:t xml:space="preserve">{table_s2_153_3}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51">
            <w:pPr>
              <w:rPr>
                <w:sz w:val="20"/>
                <w:szCs w:val="20"/>
              </w:rPr>
            </w:pPr>
            <w:r w:rsidDel="00000000" w:rsidR="00000000" w:rsidRPr="00000000">
              <w:rPr>
                <w:sz w:val="20"/>
                <w:szCs w:val="20"/>
                <w:rtl w:val="0"/>
              </w:rPr>
              <w:t xml:space="preserve">{table_s2_153_4}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2">
            <w:pPr>
              <w:rPr>
                <w:sz w:val="20"/>
                <w:szCs w:val="20"/>
              </w:rPr>
            </w:pPr>
            <w:r w:rsidDel="00000000" w:rsidR="00000000" w:rsidRPr="00000000">
              <w:rPr>
                <w:sz w:val="20"/>
                <w:szCs w:val="20"/>
                <w:rtl w:val="0"/>
              </w:rPr>
              <w:t xml:space="preserve">{table_s2_154_1}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3">
            <w:pPr>
              <w:rPr>
                <w:sz w:val="20"/>
                <w:szCs w:val="20"/>
              </w:rPr>
            </w:pPr>
            <w:r w:rsidDel="00000000" w:rsidR="00000000" w:rsidRPr="00000000">
              <w:rPr>
                <w:sz w:val="20"/>
                <w:szCs w:val="20"/>
                <w:rtl w:val="0"/>
              </w:rPr>
              <w:t xml:space="preserve">{table_s2_154_2}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4">
            <w:pPr>
              <w:rPr>
                <w:sz w:val="20"/>
                <w:szCs w:val="20"/>
              </w:rPr>
            </w:pPr>
            <w:r w:rsidDel="00000000" w:rsidR="00000000" w:rsidRPr="00000000">
              <w:rPr>
                <w:sz w:val="20"/>
                <w:szCs w:val="20"/>
                <w:rtl w:val="0"/>
              </w:rPr>
              <w:t xml:space="preserve">{table_s2_154_3}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55">
            <w:pPr>
              <w:rPr>
                <w:sz w:val="20"/>
                <w:szCs w:val="20"/>
              </w:rPr>
            </w:pPr>
            <w:r w:rsidDel="00000000" w:rsidR="00000000" w:rsidRPr="00000000">
              <w:rPr>
                <w:sz w:val="20"/>
                <w:szCs w:val="20"/>
                <w:rtl w:val="0"/>
              </w:rPr>
              <w:t xml:space="preserve">{table_s2_154_4}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6">
            <w:pPr>
              <w:rPr>
                <w:sz w:val="20"/>
                <w:szCs w:val="20"/>
              </w:rPr>
            </w:pPr>
            <w:r w:rsidDel="00000000" w:rsidR="00000000" w:rsidRPr="00000000">
              <w:rPr>
                <w:sz w:val="20"/>
                <w:szCs w:val="20"/>
                <w:rtl w:val="0"/>
              </w:rPr>
              <w:t xml:space="preserve">{table_s2_155_1}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7">
            <w:pPr>
              <w:rPr>
                <w:sz w:val="20"/>
                <w:szCs w:val="20"/>
              </w:rPr>
            </w:pPr>
            <w:r w:rsidDel="00000000" w:rsidR="00000000" w:rsidRPr="00000000">
              <w:rPr>
                <w:sz w:val="20"/>
                <w:szCs w:val="20"/>
                <w:rtl w:val="0"/>
              </w:rPr>
              <w:t xml:space="preserve">{table_s2_155_2}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8">
            <w:pPr>
              <w:rPr>
                <w:sz w:val="20"/>
                <w:szCs w:val="20"/>
              </w:rPr>
            </w:pPr>
            <w:r w:rsidDel="00000000" w:rsidR="00000000" w:rsidRPr="00000000">
              <w:rPr>
                <w:sz w:val="20"/>
                <w:szCs w:val="20"/>
                <w:rtl w:val="0"/>
              </w:rPr>
              <w:t xml:space="preserve">{table_s2_155_3}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59">
            <w:pPr>
              <w:rPr>
                <w:sz w:val="20"/>
                <w:szCs w:val="20"/>
              </w:rPr>
            </w:pPr>
            <w:r w:rsidDel="00000000" w:rsidR="00000000" w:rsidRPr="00000000">
              <w:rPr>
                <w:sz w:val="20"/>
                <w:szCs w:val="20"/>
                <w:rtl w:val="0"/>
              </w:rPr>
              <w:t xml:space="preserve">{table_s2_155_4}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A">
            <w:pPr>
              <w:rPr>
                <w:sz w:val="20"/>
                <w:szCs w:val="20"/>
              </w:rPr>
            </w:pPr>
            <w:r w:rsidDel="00000000" w:rsidR="00000000" w:rsidRPr="00000000">
              <w:rPr>
                <w:sz w:val="20"/>
                <w:szCs w:val="20"/>
                <w:rtl w:val="0"/>
              </w:rPr>
              <w:t xml:space="preserve">{table_s2_156_1}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B">
            <w:pPr>
              <w:rPr>
                <w:sz w:val="20"/>
                <w:szCs w:val="20"/>
              </w:rPr>
            </w:pPr>
            <w:r w:rsidDel="00000000" w:rsidR="00000000" w:rsidRPr="00000000">
              <w:rPr>
                <w:sz w:val="20"/>
                <w:szCs w:val="20"/>
                <w:rtl w:val="0"/>
              </w:rPr>
              <w:t xml:space="preserve">{table_s2_156_2}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C">
            <w:pPr>
              <w:rPr>
                <w:sz w:val="20"/>
                <w:szCs w:val="20"/>
              </w:rPr>
            </w:pPr>
            <w:r w:rsidDel="00000000" w:rsidR="00000000" w:rsidRPr="00000000">
              <w:rPr>
                <w:sz w:val="20"/>
                <w:szCs w:val="20"/>
                <w:rtl w:val="0"/>
              </w:rPr>
              <w:t xml:space="preserve">{table_s2_156_3}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5D">
            <w:pPr>
              <w:rPr>
                <w:sz w:val="20"/>
                <w:szCs w:val="20"/>
              </w:rPr>
            </w:pPr>
            <w:r w:rsidDel="00000000" w:rsidR="00000000" w:rsidRPr="00000000">
              <w:rPr>
                <w:sz w:val="20"/>
                <w:szCs w:val="20"/>
                <w:rtl w:val="0"/>
              </w:rPr>
              <w:t xml:space="preserve">{table_s2_156_4}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E">
            <w:pPr>
              <w:rPr>
                <w:sz w:val="20"/>
                <w:szCs w:val="20"/>
              </w:rPr>
            </w:pPr>
            <w:r w:rsidDel="00000000" w:rsidR="00000000" w:rsidRPr="00000000">
              <w:rPr>
                <w:sz w:val="20"/>
                <w:szCs w:val="20"/>
                <w:rtl w:val="0"/>
              </w:rPr>
              <w:t xml:space="preserve">{table_s2_157_1}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F">
            <w:pPr>
              <w:rPr>
                <w:sz w:val="20"/>
                <w:szCs w:val="20"/>
              </w:rPr>
            </w:pPr>
            <w:r w:rsidDel="00000000" w:rsidR="00000000" w:rsidRPr="00000000">
              <w:rPr>
                <w:sz w:val="20"/>
                <w:szCs w:val="20"/>
                <w:rtl w:val="0"/>
              </w:rPr>
              <w:t xml:space="preserve">{table_s2_157_2}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0">
            <w:pPr>
              <w:rPr>
                <w:sz w:val="20"/>
                <w:szCs w:val="20"/>
              </w:rPr>
            </w:pPr>
            <w:r w:rsidDel="00000000" w:rsidR="00000000" w:rsidRPr="00000000">
              <w:rPr>
                <w:sz w:val="20"/>
                <w:szCs w:val="20"/>
                <w:rtl w:val="0"/>
              </w:rPr>
              <w:t xml:space="preserve">{table_s2_157_3}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61">
            <w:pPr>
              <w:rPr>
                <w:sz w:val="20"/>
                <w:szCs w:val="20"/>
              </w:rPr>
            </w:pPr>
            <w:r w:rsidDel="00000000" w:rsidR="00000000" w:rsidRPr="00000000">
              <w:rPr>
                <w:sz w:val="20"/>
                <w:szCs w:val="20"/>
                <w:rtl w:val="0"/>
              </w:rPr>
              <w:t xml:space="preserve">{table_s2_157_4}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2">
            <w:pPr>
              <w:rPr>
                <w:sz w:val="20"/>
                <w:szCs w:val="20"/>
              </w:rPr>
            </w:pPr>
            <w:r w:rsidDel="00000000" w:rsidR="00000000" w:rsidRPr="00000000">
              <w:rPr>
                <w:sz w:val="20"/>
                <w:szCs w:val="20"/>
                <w:rtl w:val="0"/>
              </w:rPr>
              <w:t xml:space="preserve">{table_s2_158_1}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3">
            <w:pPr>
              <w:rPr>
                <w:sz w:val="20"/>
                <w:szCs w:val="20"/>
              </w:rPr>
            </w:pPr>
            <w:r w:rsidDel="00000000" w:rsidR="00000000" w:rsidRPr="00000000">
              <w:rPr>
                <w:sz w:val="20"/>
                <w:szCs w:val="20"/>
                <w:rtl w:val="0"/>
              </w:rPr>
              <w:t xml:space="preserve">{table_s2_158_2}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4">
            <w:pPr>
              <w:rPr>
                <w:sz w:val="20"/>
                <w:szCs w:val="20"/>
              </w:rPr>
            </w:pPr>
            <w:r w:rsidDel="00000000" w:rsidR="00000000" w:rsidRPr="00000000">
              <w:rPr>
                <w:sz w:val="20"/>
                <w:szCs w:val="20"/>
                <w:rtl w:val="0"/>
              </w:rPr>
              <w:t xml:space="preserve">{table_s2_158_3}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65">
            <w:pPr>
              <w:rPr>
                <w:sz w:val="20"/>
                <w:szCs w:val="20"/>
              </w:rPr>
            </w:pPr>
            <w:r w:rsidDel="00000000" w:rsidR="00000000" w:rsidRPr="00000000">
              <w:rPr>
                <w:sz w:val="20"/>
                <w:szCs w:val="20"/>
                <w:rtl w:val="0"/>
              </w:rPr>
              <w:t xml:space="preserve">{table_s2_158_4}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6">
            <w:pPr>
              <w:rPr>
                <w:sz w:val="20"/>
                <w:szCs w:val="20"/>
              </w:rPr>
            </w:pPr>
            <w:r w:rsidDel="00000000" w:rsidR="00000000" w:rsidRPr="00000000">
              <w:rPr>
                <w:sz w:val="20"/>
                <w:szCs w:val="20"/>
                <w:rtl w:val="0"/>
              </w:rPr>
              <w:t xml:space="preserve">{table_s2_159_1}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7">
            <w:pPr>
              <w:rPr>
                <w:sz w:val="20"/>
                <w:szCs w:val="20"/>
              </w:rPr>
            </w:pPr>
            <w:r w:rsidDel="00000000" w:rsidR="00000000" w:rsidRPr="00000000">
              <w:rPr>
                <w:sz w:val="20"/>
                <w:szCs w:val="20"/>
                <w:rtl w:val="0"/>
              </w:rPr>
              <w:t xml:space="preserve">{table_s2_159_2}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8">
            <w:pPr>
              <w:rPr>
                <w:sz w:val="20"/>
                <w:szCs w:val="20"/>
              </w:rPr>
            </w:pPr>
            <w:r w:rsidDel="00000000" w:rsidR="00000000" w:rsidRPr="00000000">
              <w:rPr>
                <w:sz w:val="20"/>
                <w:szCs w:val="20"/>
                <w:rtl w:val="0"/>
              </w:rPr>
              <w:t xml:space="preserve">{table_s2_159_3}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69">
            <w:pPr>
              <w:rPr>
                <w:sz w:val="20"/>
                <w:szCs w:val="20"/>
              </w:rPr>
            </w:pPr>
            <w:r w:rsidDel="00000000" w:rsidR="00000000" w:rsidRPr="00000000">
              <w:rPr>
                <w:sz w:val="20"/>
                <w:szCs w:val="20"/>
                <w:rtl w:val="0"/>
              </w:rPr>
              <w:t xml:space="preserve">{table_s2_159_4}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A">
            <w:pPr>
              <w:rPr>
                <w:sz w:val="20"/>
                <w:szCs w:val="20"/>
              </w:rPr>
            </w:pPr>
            <w:r w:rsidDel="00000000" w:rsidR="00000000" w:rsidRPr="00000000">
              <w:rPr>
                <w:sz w:val="20"/>
                <w:szCs w:val="20"/>
                <w:rtl w:val="0"/>
              </w:rPr>
              <w:t xml:space="preserve">{table_s2_160_1}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B">
            <w:pPr>
              <w:rPr>
                <w:sz w:val="20"/>
                <w:szCs w:val="20"/>
              </w:rPr>
            </w:pPr>
            <w:r w:rsidDel="00000000" w:rsidR="00000000" w:rsidRPr="00000000">
              <w:rPr>
                <w:sz w:val="20"/>
                <w:szCs w:val="20"/>
                <w:rtl w:val="0"/>
              </w:rPr>
              <w:t xml:space="preserve">{table_s2_160_2}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C">
            <w:pPr>
              <w:rPr>
                <w:sz w:val="20"/>
                <w:szCs w:val="20"/>
              </w:rPr>
            </w:pPr>
            <w:r w:rsidDel="00000000" w:rsidR="00000000" w:rsidRPr="00000000">
              <w:rPr>
                <w:sz w:val="20"/>
                <w:szCs w:val="20"/>
                <w:rtl w:val="0"/>
              </w:rPr>
              <w:t xml:space="preserve">{table_s2_160_3}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6D">
            <w:pPr>
              <w:rPr>
                <w:sz w:val="20"/>
                <w:szCs w:val="20"/>
              </w:rPr>
            </w:pPr>
            <w:r w:rsidDel="00000000" w:rsidR="00000000" w:rsidRPr="00000000">
              <w:rPr>
                <w:sz w:val="20"/>
                <w:szCs w:val="20"/>
                <w:rtl w:val="0"/>
              </w:rPr>
              <w:t xml:space="preserve">{table_s2_160_4}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E">
            <w:pPr>
              <w:rPr>
                <w:sz w:val="20"/>
                <w:szCs w:val="20"/>
              </w:rPr>
            </w:pPr>
            <w:r w:rsidDel="00000000" w:rsidR="00000000" w:rsidRPr="00000000">
              <w:rPr>
                <w:sz w:val="20"/>
                <w:szCs w:val="20"/>
                <w:rtl w:val="0"/>
              </w:rPr>
              <w:t xml:space="preserve">{table_s2_161_1}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F">
            <w:pPr>
              <w:rPr>
                <w:sz w:val="20"/>
                <w:szCs w:val="20"/>
              </w:rPr>
            </w:pPr>
            <w:r w:rsidDel="00000000" w:rsidR="00000000" w:rsidRPr="00000000">
              <w:rPr>
                <w:sz w:val="20"/>
                <w:szCs w:val="20"/>
                <w:rtl w:val="0"/>
              </w:rPr>
              <w:t xml:space="preserve">{table_s2_161_2}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0">
            <w:pPr>
              <w:rPr>
                <w:sz w:val="20"/>
                <w:szCs w:val="20"/>
              </w:rPr>
            </w:pPr>
            <w:r w:rsidDel="00000000" w:rsidR="00000000" w:rsidRPr="00000000">
              <w:rPr>
                <w:sz w:val="20"/>
                <w:szCs w:val="20"/>
                <w:rtl w:val="0"/>
              </w:rPr>
              <w:t xml:space="preserve">{table_s2_161_3}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71">
            <w:pPr>
              <w:rPr>
                <w:sz w:val="20"/>
                <w:szCs w:val="20"/>
              </w:rPr>
            </w:pPr>
            <w:r w:rsidDel="00000000" w:rsidR="00000000" w:rsidRPr="00000000">
              <w:rPr>
                <w:sz w:val="20"/>
                <w:szCs w:val="20"/>
                <w:rtl w:val="0"/>
              </w:rPr>
              <w:t xml:space="preserve">{table_s2_161_4}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2">
            <w:pPr>
              <w:rPr>
                <w:sz w:val="20"/>
                <w:szCs w:val="20"/>
              </w:rPr>
            </w:pPr>
            <w:r w:rsidDel="00000000" w:rsidR="00000000" w:rsidRPr="00000000">
              <w:rPr>
                <w:sz w:val="20"/>
                <w:szCs w:val="20"/>
                <w:rtl w:val="0"/>
              </w:rPr>
              <w:t xml:space="preserve">{table_s2_162_1}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3">
            <w:pPr>
              <w:rPr>
                <w:sz w:val="20"/>
                <w:szCs w:val="20"/>
              </w:rPr>
            </w:pPr>
            <w:r w:rsidDel="00000000" w:rsidR="00000000" w:rsidRPr="00000000">
              <w:rPr>
                <w:sz w:val="20"/>
                <w:szCs w:val="20"/>
                <w:rtl w:val="0"/>
              </w:rPr>
              <w:t xml:space="preserve">{table_s2_162_2}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4">
            <w:pPr>
              <w:rPr>
                <w:sz w:val="20"/>
                <w:szCs w:val="20"/>
              </w:rPr>
            </w:pPr>
            <w:r w:rsidDel="00000000" w:rsidR="00000000" w:rsidRPr="00000000">
              <w:rPr>
                <w:sz w:val="20"/>
                <w:szCs w:val="20"/>
                <w:rtl w:val="0"/>
              </w:rPr>
              <w:t xml:space="preserve">{table_s2_162_3}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75">
            <w:pPr>
              <w:rPr>
                <w:sz w:val="20"/>
                <w:szCs w:val="20"/>
              </w:rPr>
            </w:pPr>
            <w:r w:rsidDel="00000000" w:rsidR="00000000" w:rsidRPr="00000000">
              <w:rPr>
                <w:sz w:val="20"/>
                <w:szCs w:val="20"/>
                <w:rtl w:val="0"/>
              </w:rPr>
              <w:t xml:space="preserve">{table_s2_162_4}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6">
            <w:pPr>
              <w:rPr>
                <w:sz w:val="20"/>
                <w:szCs w:val="20"/>
              </w:rPr>
            </w:pPr>
            <w:r w:rsidDel="00000000" w:rsidR="00000000" w:rsidRPr="00000000">
              <w:rPr>
                <w:sz w:val="20"/>
                <w:szCs w:val="20"/>
                <w:rtl w:val="0"/>
              </w:rPr>
              <w:t xml:space="preserve">{table_s2_163_1}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7">
            <w:pPr>
              <w:rPr>
                <w:sz w:val="20"/>
                <w:szCs w:val="20"/>
              </w:rPr>
            </w:pPr>
            <w:r w:rsidDel="00000000" w:rsidR="00000000" w:rsidRPr="00000000">
              <w:rPr>
                <w:sz w:val="20"/>
                <w:szCs w:val="20"/>
                <w:rtl w:val="0"/>
              </w:rPr>
              <w:t xml:space="preserve">{table_s2_163_2}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8">
            <w:pPr>
              <w:rPr>
                <w:sz w:val="20"/>
                <w:szCs w:val="20"/>
              </w:rPr>
            </w:pPr>
            <w:r w:rsidDel="00000000" w:rsidR="00000000" w:rsidRPr="00000000">
              <w:rPr>
                <w:sz w:val="20"/>
                <w:szCs w:val="20"/>
                <w:rtl w:val="0"/>
              </w:rPr>
              <w:t xml:space="preserve">{table_s2_163_3}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79">
            <w:pPr>
              <w:rPr>
                <w:sz w:val="20"/>
                <w:szCs w:val="20"/>
              </w:rPr>
            </w:pPr>
            <w:r w:rsidDel="00000000" w:rsidR="00000000" w:rsidRPr="00000000">
              <w:rPr>
                <w:sz w:val="20"/>
                <w:szCs w:val="20"/>
                <w:rtl w:val="0"/>
              </w:rPr>
              <w:t xml:space="preserve">{table_s2_163_4}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A">
            <w:pPr>
              <w:rPr>
                <w:sz w:val="20"/>
                <w:szCs w:val="20"/>
              </w:rPr>
            </w:pPr>
            <w:r w:rsidDel="00000000" w:rsidR="00000000" w:rsidRPr="00000000">
              <w:rPr>
                <w:sz w:val="20"/>
                <w:szCs w:val="20"/>
                <w:rtl w:val="0"/>
              </w:rPr>
              <w:t xml:space="preserve">{table_s2_164_1}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B">
            <w:pPr>
              <w:rPr>
                <w:sz w:val="20"/>
                <w:szCs w:val="20"/>
              </w:rPr>
            </w:pPr>
            <w:r w:rsidDel="00000000" w:rsidR="00000000" w:rsidRPr="00000000">
              <w:rPr>
                <w:sz w:val="20"/>
                <w:szCs w:val="20"/>
                <w:rtl w:val="0"/>
              </w:rPr>
              <w:t xml:space="preserve">{table_s2_164_2}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C">
            <w:pPr>
              <w:rPr>
                <w:sz w:val="20"/>
                <w:szCs w:val="20"/>
              </w:rPr>
            </w:pPr>
            <w:r w:rsidDel="00000000" w:rsidR="00000000" w:rsidRPr="00000000">
              <w:rPr>
                <w:sz w:val="20"/>
                <w:szCs w:val="20"/>
                <w:rtl w:val="0"/>
              </w:rPr>
              <w:t xml:space="preserve">{table_s2_164_3}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7D">
            <w:pPr>
              <w:rPr>
                <w:sz w:val="20"/>
                <w:szCs w:val="20"/>
              </w:rPr>
            </w:pPr>
            <w:r w:rsidDel="00000000" w:rsidR="00000000" w:rsidRPr="00000000">
              <w:rPr>
                <w:sz w:val="20"/>
                <w:szCs w:val="20"/>
                <w:rtl w:val="0"/>
              </w:rPr>
              <w:t xml:space="preserve">{table_s2_164_4}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E">
            <w:pPr>
              <w:rPr>
                <w:sz w:val="20"/>
                <w:szCs w:val="20"/>
              </w:rPr>
            </w:pPr>
            <w:r w:rsidDel="00000000" w:rsidR="00000000" w:rsidRPr="00000000">
              <w:rPr>
                <w:sz w:val="20"/>
                <w:szCs w:val="20"/>
                <w:rtl w:val="0"/>
              </w:rPr>
              <w:t xml:space="preserve">{table_s2_165_1}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F">
            <w:pPr>
              <w:rPr>
                <w:sz w:val="20"/>
                <w:szCs w:val="20"/>
              </w:rPr>
            </w:pPr>
            <w:r w:rsidDel="00000000" w:rsidR="00000000" w:rsidRPr="00000000">
              <w:rPr>
                <w:sz w:val="20"/>
                <w:szCs w:val="20"/>
                <w:rtl w:val="0"/>
              </w:rPr>
              <w:t xml:space="preserve">{table_s2_165_2}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0">
            <w:pPr>
              <w:rPr>
                <w:sz w:val="20"/>
                <w:szCs w:val="20"/>
              </w:rPr>
            </w:pPr>
            <w:r w:rsidDel="00000000" w:rsidR="00000000" w:rsidRPr="00000000">
              <w:rPr>
                <w:sz w:val="20"/>
                <w:szCs w:val="20"/>
                <w:rtl w:val="0"/>
              </w:rPr>
              <w:t xml:space="preserve">{table_s2_165_3}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81">
            <w:pPr>
              <w:rPr>
                <w:sz w:val="20"/>
                <w:szCs w:val="20"/>
              </w:rPr>
            </w:pPr>
            <w:r w:rsidDel="00000000" w:rsidR="00000000" w:rsidRPr="00000000">
              <w:rPr>
                <w:sz w:val="20"/>
                <w:szCs w:val="20"/>
                <w:rtl w:val="0"/>
              </w:rPr>
              <w:t xml:space="preserve">{table_s2_165_4}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2">
            <w:pPr>
              <w:rPr>
                <w:sz w:val="20"/>
                <w:szCs w:val="20"/>
              </w:rPr>
            </w:pPr>
            <w:r w:rsidDel="00000000" w:rsidR="00000000" w:rsidRPr="00000000">
              <w:rPr>
                <w:sz w:val="20"/>
                <w:szCs w:val="20"/>
                <w:rtl w:val="0"/>
              </w:rPr>
              <w:t xml:space="preserve">{table_s2_166_1}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3">
            <w:pPr>
              <w:rPr>
                <w:sz w:val="20"/>
                <w:szCs w:val="20"/>
              </w:rPr>
            </w:pPr>
            <w:r w:rsidDel="00000000" w:rsidR="00000000" w:rsidRPr="00000000">
              <w:rPr>
                <w:sz w:val="20"/>
                <w:szCs w:val="20"/>
                <w:rtl w:val="0"/>
              </w:rPr>
              <w:t xml:space="preserve">{table_s2_166_2}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4">
            <w:pPr>
              <w:rPr>
                <w:sz w:val="20"/>
                <w:szCs w:val="20"/>
              </w:rPr>
            </w:pPr>
            <w:r w:rsidDel="00000000" w:rsidR="00000000" w:rsidRPr="00000000">
              <w:rPr>
                <w:sz w:val="20"/>
                <w:szCs w:val="20"/>
                <w:rtl w:val="0"/>
              </w:rPr>
              <w:t xml:space="preserve">{table_s2_166_3}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85">
            <w:pPr>
              <w:rPr>
                <w:sz w:val="20"/>
                <w:szCs w:val="20"/>
              </w:rPr>
            </w:pPr>
            <w:r w:rsidDel="00000000" w:rsidR="00000000" w:rsidRPr="00000000">
              <w:rPr>
                <w:sz w:val="20"/>
                <w:szCs w:val="20"/>
                <w:rtl w:val="0"/>
              </w:rPr>
              <w:t xml:space="preserve">{table_s2_166_4}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6">
            <w:pPr>
              <w:rPr>
                <w:sz w:val="20"/>
                <w:szCs w:val="20"/>
              </w:rPr>
            </w:pPr>
            <w:r w:rsidDel="00000000" w:rsidR="00000000" w:rsidRPr="00000000">
              <w:rPr>
                <w:sz w:val="20"/>
                <w:szCs w:val="20"/>
                <w:rtl w:val="0"/>
              </w:rPr>
              <w:t xml:space="preserve">{table_s2_167_1}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7">
            <w:pPr>
              <w:rPr>
                <w:sz w:val="20"/>
                <w:szCs w:val="20"/>
              </w:rPr>
            </w:pPr>
            <w:r w:rsidDel="00000000" w:rsidR="00000000" w:rsidRPr="00000000">
              <w:rPr>
                <w:sz w:val="20"/>
                <w:szCs w:val="20"/>
                <w:rtl w:val="0"/>
              </w:rPr>
              <w:t xml:space="preserve">{table_s2_167_2}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8">
            <w:pPr>
              <w:rPr>
                <w:sz w:val="20"/>
                <w:szCs w:val="20"/>
              </w:rPr>
            </w:pPr>
            <w:r w:rsidDel="00000000" w:rsidR="00000000" w:rsidRPr="00000000">
              <w:rPr>
                <w:sz w:val="20"/>
                <w:szCs w:val="20"/>
                <w:rtl w:val="0"/>
              </w:rPr>
              <w:t xml:space="preserve">{table_s2_167_3}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89">
            <w:pPr>
              <w:rPr>
                <w:sz w:val="20"/>
                <w:szCs w:val="20"/>
              </w:rPr>
            </w:pPr>
            <w:r w:rsidDel="00000000" w:rsidR="00000000" w:rsidRPr="00000000">
              <w:rPr>
                <w:sz w:val="20"/>
                <w:szCs w:val="20"/>
                <w:rtl w:val="0"/>
              </w:rPr>
              <w:t xml:space="preserve">{table_s2_167_4}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A">
            <w:pPr>
              <w:rPr>
                <w:sz w:val="20"/>
                <w:szCs w:val="20"/>
              </w:rPr>
            </w:pPr>
            <w:r w:rsidDel="00000000" w:rsidR="00000000" w:rsidRPr="00000000">
              <w:rPr>
                <w:sz w:val="20"/>
                <w:szCs w:val="20"/>
                <w:rtl w:val="0"/>
              </w:rPr>
              <w:t xml:space="preserve">{table_s2_168_1}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B">
            <w:pPr>
              <w:rPr>
                <w:sz w:val="20"/>
                <w:szCs w:val="20"/>
              </w:rPr>
            </w:pPr>
            <w:r w:rsidDel="00000000" w:rsidR="00000000" w:rsidRPr="00000000">
              <w:rPr>
                <w:sz w:val="20"/>
                <w:szCs w:val="20"/>
                <w:rtl w:val="0"/>
              </w:rPr>
              <w:t xml:space="preserve">{table_s2_168_2}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C">
            <w:pPr>
              <w:rPr>
                <w:sz w:val="20"/>
                <w:szCs w:val="20"/>
              </w:rPr>
            </w:pPr>
            <w:r w:rsidDel="00000000" w:rsidR="00000000" w:rsidRPr="00000000">
              <w:rPr>
                <w:sz w:val="20"/>
                <w:szCs w:val="20"/>
                <w:rtl w:val="0"/>
              </w:rPr>
              <w:t xml:space="preserve">{table_s2_168_3}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8D">
            <w:pPr>
              <w:rPr>
                <w:sz w:val="20"/>
                <w:szCs w:val="20"/>
              </w:rPr>
            </w:pPr>
            <w:r w:rsidDel="00000000" w:rsidR="00000000" w:rsidRPr="00000000">
              <w:rPr>
                <w:sz w:val="20"/>
                <w:szCs w:val="20"/>
                <w:rtl w:val="0"/>
              </w:rPr>
              <w:t xml:space="preserve">{table_s2_168_4}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E">
            <w:pPr>
              <w:rPr>
                <w:sz w:val="20"/>
                <w:szCs w:val="20"/>
              </w:rPr>
            </w:pPr>
            <w:r w:rsidDel="00000000" w:rsidR="00000000" w:rsidRPr="00000000">
              <w:rPr>
                <w:sz w:val="20"/>
                <w:szCs w:val="20"/>
                <w:rtl w:val="0"/>
              </w:rPr>
              <w:t xml:space="preserve">{table_s2_169_1}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F">
            <w:pPr>
              <w:rPr>
                <w:sz w:val="20"/>
                <w:szCs w:val="20"/>
              </w:rPr>
            </w:pPr>
            <w:r w:rsidDel="00000000" w:rsidR="00000000" w:rsidRPr="00000000">
              <w:rPr>
                <w:sz w:val="20"/>
                <w:szCs w:val="20"/>
                <w:rtl w:val="0"/>
              </w:rPr>
              <w:t xml:space="preserve">{table_s2_169_2}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0">
            <w:pPr>
              <w:rPr>
                <w:sz w:val="20"/>
                <w:szCs w:val="20"/>
              </w:rPr>
            </w:pPr>
            <w:r w:rsidDel="00000000" w:rsidR="00000000" w:rsidRPr="00000000">
              <w:rPr>
                <w:sz w:val="20"/>
                <w:szCs w:val="20"/>
                <w:rtl w:val="0"/>
              </w:rPr>
              <w:t xml:space="preserve">{table_s2_169_3}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91">
            <w:pPr>
              <w:rPr>
                <w:sz w:val="20"/>
                <w:szCs w:val="20"/>
              </w:rPr>
            </w:pPr>
            <w:r w:rsidDel="00000000" w:rsidR="00000000" w:rsidRPr="00000000">
              <w:rPr>
                <w:sz w:val="20"/>
                <w:szCs w:val="20"/>
                <w:rtl w:val="0"/>
              </w:rPr>
              <w:t xml:space="preserve">{table_s2_169_4}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2">
            <w:pPr>
              <w:rPr>
                <w:sz w:val="20"/>
                <w:szCs w:val="20"/>
              </w:rPr>
            </w:pPr>
            <w:r w:rsidDel="00000000" w:rsidR="00000000" w:rsidRPr="00000000">
              <w:rPr>
                <w:sz w:val="20"/>
                <w:szCs w:val="20"/>
                <w:rtl w:val="0"/>
              </w:rPr>
              <w:t xml:space="preserve">{table_s2_170_1}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3">
            <w:pPr>
              <w:rPr>
                <w:sz w:val="20"/>
                <w:szCs w:val="20"/>
              </w:rPr>
            </w:pPr>
            <w:r w:rsidDel="00000000" w:rsidR="00000000" w:rsidRPr="00000000">
              <w:rPr>
                <w:sz w:val="20"/>
                <w:szCs w:val="20"/>
                <w:rtl w:val="0"/>
              </w:rPr>
              <w:t xml:space="preserve">{table_s2_170_2}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4">
            <w:pPr>
              <w:rPr>
                <w:sz w:val="20"/>
                <w:szCs w:val="20"/>
              </w:rPr>
            </w:pPr>
            <w:r w:rsidDel="00000000" w:rsidR="00000000" w:rsidRPr="00000000">
              <w:rPr>
                <w:sz w:val="20"/>
                <w:szCs w:val="20"/>
                <w:rtl w:val="0"/>
              </w:rPr>
              <w:t xml:space="preserve">{table_s2_170_3}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95">
            <w:pPr>
              <w:rPr>
                <w:sz w:val="20"/>
                <w:szCs w:val="20"/>
              </w:rPr>
            </w:pPr>
            <w:r w:rsidDel="00000000" w:rsidR="00000000" w:rsidRPr="00000000">
              <w:rPr>
                <w:sz w:val="20"/>
                <w:szCs w:val="20"/>
                <w:rtl w:val="0"/>
              </w:rPr>
              <w:t xml:space="preserve">{table_s2_170_4}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6">
            <w:pPr>
              <w:rPr>
                <w:sz w:val="20"/>
                <w:szCs w:val="20"/>
              </w:rPr>
            </w:pPr>
            <w:r w:rsidDel="00000000" w:rsidR="00000000" w:rsidRPr="00000000">
              <w:rPr>
                <w:sz w:val="20"/>
                <w:szCs w:val="20"/>
                <w:rtl w:val="0"/>
              </w:rPr>
              <w:t xml:space="preserve">{table_s2_171_1}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7">
            <w:pPr>
              <w:rPr>
                <w:sz w:val="20"/>
                <w:szCs w:val="20"/>
              </w:rPr>
            </w:pPr>
            <w:r w:rsidDel="00000000" w:rsidR="00000000" w:rsidRPr="00000000">
              <w:rPr>
                <w:sz w:val="20"/>
                <w:szCs w:val="20"/>
                <w:rtl w:val="0"/>
              </w:rPr>
              <w:t xml:space="preserve">{table_s2_171_2}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8">
            <w:pPr>
              <w:rPr>
                <w:sz w:val="20"/>
                <w:szCs w:val="20"/>
              </w:rPr>
            </w:pPr>
            <w:r w:rsidDel="00000000" w:rsidR="00000000" w:rsidRPr="00000000">
              <w:rPr>
                <w:sz w:val="20"/>
                <w:szCs w:val="20"/>
                <w:rtl w:val="0"/>
              </w:rPr>
              <w:t xml:space="preserve">{table_s2_171_3}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99">
            <w:pPr>
              <w:rPr>
                <w:sz w:val="20"/>
                <w:szCs w:val="20"/>
              </w:rPr>
            </w:pPr>
            <w:r w:rsidDel="00000000" w:rsidR="00000000" w:rsidRPr="00000000">
              <w:rPr>
                <w:sz w:val="20"/>
                <w:szCs w:val="20"/>
                <w:rtl w:val="0"/>
              </w:rPr>
              <w:t xml:space="preserve">{table_s2_171_4}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A">
            <w:pPr>
              <w:rPr>
                <w:sz w:val="20"/>
                <w:szCs w:val="20"/>
              </w:rPr>
            </w:pPr>
            <w:r w:rsidDel="00000000" w:rsidR="00000000" w:rsidRPr="00000000">
              <w:rPr>
                <w:sz w:val="20"/>
                <w:szCs w:val="20"/>
                <w:rtl w:val="0"/>
              </w:rPr>
              <w:t xml:space="preserve">{table_s2_172_1}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B">
            <w:pPr>
              <w:rPr>
                <w:sz w:val="20"/>
                <w:szCs w:val="20"/>
              </w:rPr>
            </w:pPr>
            <w:r w:rsidDel="00000000" w:rsidR="00000000" w:rsidRPr="00000000">
              <w:rPr>
                <w:sz w:val="20"/>
                <w:szCs w:val="20"/>
                <w:rtl w:val="0"/>
              </w:rPr>
              <w:t xml:space="preserve">{table_s2_172_2}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C">
            <w:pPr>
              <w:rPr>
                <w:sz w:val="20"/>
                <w:szCs w:val="20"/>
              </w:rPr>
            </w:pPr>
            <w:r w:rsidDel="00000000" w:rsidR="00000000" w:rsidRPr="00000000">
              <w:rPr>
                <w:sz w:val="20"/>
                <w:szCs w:val="20"/>
                <w:rtl w:val="0"/>
              </w:rPr>
              <w:t xml:space="preserve">{table_s2_172_3}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9D">
            <w:pPr>
              <w:rPr>
                <w:sz w:val="20"/>
                <w:szCs w:val="20"/>
              </w:rPr>
            </w:pPr>
            <w:r w:rsidDel="00000000" w:rsidR="00000000" w:rsidRPr="00000000">
              <w:rPr>
                <w:sz w:val="20"/>
                <w:szCs w:val="20"/>
                <w:rtl w:val="0"/>
              </w:rPr>
              <w:t xml:space="preserve">{table_s2_172_4}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E">
            <w:pPr>
              <w:rPr>
                <w:sz w:val="20"/>
                <w:szCs w:val="20"/>
              </w:rPr>
            </w:pPr>
            <w:r w:rsidDel="00000000" w:rsidR="00000000" w:rsidRPr="00000000">
              <w:rPr>
                <w:sz w:val="20"/>
                <w:szCs w:val="20"/>
                <w:rtl w:val="0"/>
              </w:rPr>
              <w:t xml:space="preserve">{table_s2_173_1}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F">
            <w:pPr>
              <w:rPr>
                <w:sz w:val="20"/>
                <w:szCs w:val="20"/>
              </w:rPr>
            </w:pPr>
            <w:r w:rsidDel="00000000" w:rsidR="00000000" w:rsidRPr="00000000">
              <w:rPr>
                <w:sz w:val="20"/>
                <w:szCs w:val="20"/>
                <w:rtl w:val="0"/>
              </w:rPr>
              <w:t xml:space="preserve">{table_s2_173_2}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0">
            <w:pPr>
              <w:rPr>
                <w:sz w:val="20"/>
                <w:szCs w:val="20"/>
              </w:rPr>
            </w:pPr>
            <w:r w:rsidDel="00000000" w:rsidR="00000000" w:rsidRPr="00000000">
              <w:rPr>
                <w:sz w:val="20"/>
                <w:szCs w:val="20"/>
                <w:rtl w:val="0"/>
              </w:rPr>
              <w:t xml:space="preserve">{table_s2_173_3}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A1">
            <w:pPr>
              <w:rPr>
                <w:sz w:val="20"/>
                <w:szCs w:val="20"/>
              </w:rPr>
            </w:pPr>
            <w:r w:rsidDel="00000000" w:rsidR="00000000" w:rsidRPr="00000000">
              <w:rPr>
                <w:sz w:val="20"/>
                <w:szCs w:val="20"/>
                <w:rtl w:val="0"/>
              </w:rPr>
              <w:t xml:space="preserve">{table_s2_173_4}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2">
            <w:pPr>
              <w:rPr>
                <w:sz w:val="20"/>
                <w:szCs w:val="20"/>
              </w:rPr>
            </w:pPr>
            <w:r w:rsidDel="00000000" w:rsidR="00000000" w:rsidRPr="00000000">
              <w:rPr>
                <w:sz w:val="20"/>
                <w:szCs w:val="20"/>
                <w:rtl w:val="0"/>
              </w:rPr>
              <w:t xml:space="preserve">{table_s2_174_1}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3">
            <w:pPr>
              <w:rPr>
                <w:sz w:val="20"/>
                <w:szCs w:val="20"/>
              </w:rPr>
            </w:pPr>
            <w:r w:rsidDel="00000000" w:rsidR="00000000" w:rsidRPr="00000000">
              <w:rPr>
                <w:sz w:val="20"/>
                <w:szCs w:val="20"/>
                <w:rtl w:val="0"/>
              </w:rPr>
              <w:t xml:space="preserve">{table_s2_174_2}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4">
            <w:pPr>
              <w:rPr>
                <w:sz w:val="20"/>
                <w:szCs w:val="20"/>
              </w:rPr>
            </w:pPr>
            <w:r w:rsidDel="00000000" w:rsidR="00000000" w:rsidRPr="00000000">
              <w:rPr>
                <w:sz w:val="20"/>
                <w:szCs w:val="20"/>
                <w:rtl w:val="0"/>
              </w:rPr>
              <w:t xml:space="preserve">{table_s2_174_3}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A5">
            <w:pPr>
              <w:rPr>
                <w:sz w:val="20"/>
                <w:szCs w:val="20"/>
              </w:rPr>
            </w:pPr>
            <w:r w:rsidDel="00000000" w:rsidR="00000000" w:rsidRPr="00000000">
              <w:rPr>
                <w:sz w:val="20"/>
                <w:szCs w:val="20"/>
                <w:rtl w:val="0"/>
              </w:rPr>
              <w:t xml:space="preserve">{table_s2_174_4}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6">
            <w:pPr>
              <w:rPr>
                <w:sz w:val="20"/>
                <w:szCs w:val="20"/>
              </w:rPr>
            </w:pPr>
            <w:r w:rsidDel="00000000" w:rsidR="00000000" w:rsidRPr="00000000">
              <w:rPr>
                <w:sz w:val="20"/>
                <w:szCs w:val="20"/>
                <w:rtl w:val="0"/>
              </w:rPr>
              <w:t xml:space="preserve">{table_s2_175_1}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7">
            <w:pPr>
              <w:rPr>
                <w:sz w:val="20"/>
                <w:szCs w:val="20"/>
              </w:rPr>
            </w:pPr>
            <w:r w:rsidDel="00000000" w:rsidR="00000000" w:rsidRPr="00000000">
              <w:rPr>
                <w:sz w:val="20"/>
                <w:szCs w:val="20"/>
                <w:rtl w:val="0"/>
              </w:rPr>
              <w:t xml:space="preserve">{table_s2_175_2}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8">
            <w:pPr>
              <w:rPr>
                <w:sz w:val="20"/>
                <w:szCs w:val="20"/>
              </w:rPr>
            </w:pPr>
            <w:r w:rsidDel="00000000" w:rsidR="00000000" w:rsidRPr="00000000">
              <w:rPr>
                <w:sz w:val="20"/>
                <w:szCs w:val="20"/>
                <w:rtl w:val="0"/>
              </w:rPr>
              <w:t xml:space="preserve">{table_s2_175_3}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A9">
            <w:pPr>
              <w:rPr>
                <w:sz w:val="20"/>
                <w:szCs w:val="20"/>
              </w:rPr>
            </w:pPr>
            <w:r w:rsidDel="00000000" w:rsidR="00000000" w:rsidRPr="00000000">
              <w:rPr>
                <w:sz w:val="20"/>
                <w:szCs w:val="20"/>
                <w:rtl w:val="0"/>
              </w:rPr>
              <w:t xml:space="preserve">{table_s2_175_4}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A">
            <w:pPr>
              <w:rPr>
                <w:sz w:val="20"/>
                <w:szCs w:val="20"/>
              </w:rPr>
            </w:pPr>
            <w:r w:rsidDel="00000000" w:rsidR="00000000" w:rsidRPr="00000000">
              <w:rPr>
                <w:sz w:val="20"/>
                <w:szCs w:val="20"/>
                <w:rtl w:val="0"/>
              </w:rPr>
              <w:t xml:space="preserve">{table_s2_176_1}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B">
            <w:pPr>
              <w:rPr>
                <w:sz w:val="20"/>
                <w:szCs w:val="20"/>
              </w:rPr>
            </w:pPr>
            <w:r w:rsidDel="00000000" w:rsidR="00000000" w:rsidRPr="00000000">
              <w:rPr>
                <w:sz w:val="20"/>
                <w:szCs w:val="20"/>
                <w:rtl w:val="0"/>
              </w:rPr>
              <w:t xml:space="preserve">{table_s2_176_2}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C">
            <w:pPr>
              <w:rPr>
                <w:sz w:val="20"/>
                <w:szCs w:val="20"/>
              </w:rPr>
            </w:pPr>
            <w:r w:rsidDel="00000000" w:rsidR="00000000" w:rsidRPr="00000000">
              <w:rPr>
                <w:sz w:val="20"/>
                <w:szCs w:val="20"/>
                <w:rtl w:val="0"/>
              </w:rPr>
              <w:t xml:space="preserve">{table_s2_176_3}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AD">
            <w:pPr>
              <w:rPr>
                <w:sz w:val="20"/>
                <w:szCs w:val="20"/>
              </w:rPr>
            </w:pPr>
            <w:r w:rsidDel="00000000" w:rsidR="00000000" w:rsidRPr="00000000">
              <w:rPr>
                <w:sz w:val="20"/>
                <w:szCs w:val="20"/>
                <w:rtl w:val="0"/>
              </w:rPr>
              <w:t xml:space="preserve">{table_s2_176_4}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E">
            <w:pPr>
              <w:rPr>
                <w:sz w:val="20"/>
                <w:szCs w:val="20"/>
              </w:rPr>
            </w:pPr>
            <w:r w:rsidDel="00000000" w:rsidR="00000000" w:rsidRPr="00000000">
              <w:rPr>
                <w:sz w:val="20"/>
                <w:szCs w:val="20"/>
                <w:rtl w:val="0"/>
              </w:rPr>
              <w:t xml:space="preserve">{table_s2_177_1}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F">
            <w:pPr>
              <w:rPr>
                <w:sz w:val="20"/>
                <w:szCs w:val="20"/>
              </w:rPr>
            </w:pPr>
            <w:r w:rsidDel="00000000" w:rsidR="00000000" w:rsidRPr="00000000">
              <w:rPr>
                <w:sz w:val="20"/>
                <w:szCs w:val="20"/>
                <w:rtl w:val="0"/>
              </w:rPr>
              <w:t xml:space="preserve">{table_s2_177_2}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0">
            <w:pPr>
              <w:rPr>
                <w:sz w:val="20"/>
                <w:szCs w:val="20"/>
              </w:rPr>
            </w:pPr>
            <w:r w:rsidDel="00000000" w:rsidR="00000000" w:rsidRPr="00000000">
              <w:rPr>
                <w:sz w:val="20"/>
                <w:szCs w:val="20"/>
                <w:rtl w:val="0"/>
              </w:rPr>
              <w:t xml:space="preserve">{table_s2_177_3}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B1">
            <w:pPr>
              <w:rPr>
                <w:sz w:val="20"/>
                <w:szCs w:val="20"/>
              </w:rPr>
            </w:pPr>
            <w:r w:rsidDel="00000000" w:rsidR="00000000" w:rsidRPr="00000000">
              <w:rPr>
                <w:sz w:val="20"/>
                <w:szCs w:val="20"/>
                <w:rtl w:val="0"/>
              </w:rPr>
              <w:t xml:space="preserve">{table_s2_177_4}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2">
            <w:pPr>
              <w:rPr>
                <w:sz w:val="20"/>
                <w:szCs w:val="20"/>
              </w:rPr>
            </w:pPr>
            <w:r w:rsidDel="00000000" w:rsidR="00000000" w:rsidRPr="00000000">
              <w:rPr>
                <w:sz w:val="20"/>
                <w:szCs w:val="20"/>
                <w:rtl w:val="0"/>
              </w:rPr>
              <w:t xml:space="preserve">{table_s2_178_1}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3">
            <w:pPr>
              <w:rPr>
                <w:sz w:val="20"/>
                <w:szCs w:val="20"/>
              </w:rPr>
            </w:pPr>
            <w:r w:rsidDel="00000000" w:rsidR="00000000" w:rsidRPr="00000000">
              <w:rPr>
                <w:sz w:val="20"/>
                <w:szCs w:val="20"/>
                <w:rtl w:val="0"/>
              </w:rPr>
              <w:t xml:space="preserve">{table_s2_178_2}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4">
            <w:pPr>
              <w:rPr>
                <w:sz w:val="20"/>
                <w:szCs w:val="20"/>
              </w:rPr>
            </w:pPr>
            <w:r w:rsidDel="00000000" w:rsidR="00000000" w:rsidRPr="00000000">
              <w:rPr>
                <w:sz w:val="20"/>
                <w:szCs w:val="20"/>
                <w:rtl w:val="0"/>
              </w:rPr>
              <w:t xml:space="preserve">{table_s2_178_3}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B5">
            <w:pPr>
              <w:rPr>
                <w:sz w:val="20"/>
                <w:szCs w:val="20"/>
              </w:rPr>
            </w:pPr>
            <w:r w:rsidDel="00000000" w:rsidR="00000000" w:rsidRPr="00000000">
              <w:rPr>
                <w:sz w:val="20"/>
                <w:szCs w:val="20"/>
                <w:rtl w:val="0"/>
              </w:rPr>
              <w:t xml:space="preserve">{table_s2_178_4}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6">
            <w:pPr>
              <w:rPr>
                <w:sz w:val="20"/>
                <w:szCs w:val="20"/>
              </w:rPr>
            </w:pPr>
            <w:r w:rsidDel="00000000" w:rsidR="00000000" w:rsidRPr="00000000">
              <w:rPr>
                <w:sz w:val="20"/>
                <w:szCs w:val="20"/>
                <w:rtl w:val="0"/>
              </w:rPr>
              <w:t xml:space="preserve">{table_s2_179_1}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7">
            <w:pPr>
              <w:rPr>
                <w:sz w:val="20"/>
                <w:szCs w:val="20"/>
              </w:rPr>
            </w:pPr>
            <w:r w:rsidDel="00000000" w:rsidR="00000000" w:rsidRPr="00000000">
              <w:rPr>
                <w:sz w:val="20"/>
                <w:szCs w:val="20"/>
                <w:rtl w:val="0"/>
              </w:rPr>
              <w:t xml:space="preserve">{table_s2_179_2}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8">
            <w:pPr>
              <w:rPr>
                <w:sz w:val="20"/>
                <w:szCs w:val="20"/>
              </w:rPr>
            </w:pPr>
            <w:r w:rsidDel="00000000" w:rsidR="00000000" w:rsidRPr="00000000">
              <w:rPr>
                <w:sz w:val="20"/>
                <w:szCs w:val="20"/>
                <w:rtl w:val="0"/>
              </w:rPr>
              <w:t xml:space="preserve">{table_s2_179_3}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B9">
            <w:pPr>
              <w:rPr>
                <w:sz w:val="20"/>
                <w:szCs w:val="20"/>
              </w:rPr>
            </w:pPr>
            <w:r w:rsidDel="00000000" w:rsidR="00000000" w:rsidRPr="00000000">
              <w:rPr>
                <w:sz w:val="20"/>
                <w:szCs w:val="20"/>
                <w:rtl w:val="0"/>
              </w:rPr>
              <w:t xml:space="preserve">{table_s2_179_4}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A">
            <w:pPr>
              <w:rPr>
                <w:sz w:val="20"/>
                <w:szCs w:val="20"/>
              </w:rPr>
            </w:pPr>
            <w:r w:rsidDel="00000000" w:rsidR="00000000" w:rsidRPr="00000000">
              <w:rPr>
                <w:sz w:val="20"/>
                <w:szCs w:val="20"/>
                <w:rtl w:val="0"/>
              </w:rPr>
              <w:t xml:space="preserve">{table_s2_180_1}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B">
            <w:pPr>
              <w:rPr>
                <w:sz w:val="20"/>
                <w:szCs w:val="20"/>
              </w:rPr>
            </w:pPr>
            <w:r w:rsidDel="00000000" w:rsidR="00000000" w:rsidRPr="00000000">
              <w:rPr>
                <w:sz w:val="20"/>
                <w:szCs w:val="20"/>
                <w:rtl w:val="0"/>
              </w:rPr>
              <w:t xml:space="preserve">{table_s2_180_2}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C">
            <w:pPr>
              <w:rPr>
                <w:sz w:val="20"/>
                <w:szCs w:val="20"/>
              </w:rPr>
            </w:pPr>
            <w:r w:rsidDel="00000000" w:rsidR="00000000" w:rsidRPr="00000000">
              <w:rPr>
                <w:sz w:val="20"/>
                <w:szCs w:val="20"/>
                <w:rtl w:val="0"/>
              </w:rPr>
              <w:t xml:space="preserve">{table_s2_180_3}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BD">
            <w:pPr>
              <w:rPr>
                <w:sz w:val="20"/>
                <w:szCs w:val="20"/>
              </w:rPr>
            </w:pPr>
            <w:r w:rsidDel="00000000" w:rsidR="00000000" w:rsidRPr="00000000">
              <w:rPr>
                <w:sz w:val="20"/>
                <w:szCs w:val="20"/>
                <w:rtl w:val="0"/>
              </w:rPr>
              <w:t xml:space="preserve">{table_s2_180_4}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E">
            <w:pPr>
              <w:rPr>
                <w:sz w:val="20"/>
                <w:szCs w:val="20"/>
              </w:rPr>
            </w:pPr>
            <w:r w:rsidDel="00000000" w:rsidR="00000000" w:rsidRPr="00000000">
              <w:rPr>
                <w:sz w:val="20"/>
                <w:szCs w:val="20"/>
                <w:rtl w:val="0"/>
              </w:rPr>
              <w:t xml:space="preserve">{table_s2_181_1}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F">
            <w:pPr>
              <w:rPr>
                <w:sz w:val="20"/>
                <w:szCs w:val="20"/>
              </w:rPr>
            </w:pPr>
            <w:r w:rsidDel="00000000" w:rsidR="00000000" w:rsidRPr="00000000">
              <w:rPr>
                <w:sz w:val="20"/>
                <w:szCs w:val="20"/>
                <w:rtl w:val="0"/>
              </w:rPr>
              <w:t xml:space="preserve">{table_s2_181_2}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0">
            <w:pPr>
              <w:rPr>
                <w:sz w:val="20"/>
                <w:szCs w:val="20"/>
              </w:rPr>
            </w:pPr>
            <w:r w:rsidDel="00000000" w:rsidR="00000000" w:rsidRPr="00000000">
              <w:rPr>
                <w:sz w:val="20"/>
                <w:szCs w:val="20"/>
                <w:rtl w:val="0"/>
              </w:rPr>
              <w:t xml:space="preserve">{table_s2_181_3}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C1">
            <w:pPr>
              <w:rPr>
                <w:sz w:val="20"/>
                <w:szCs w:val="20"/>
              </w:rPr>
            </w:pPr>
            <w:r w:rsidDel="00000000" w:rsidR="00000000" w:rsidRPr="00000000">
              <w:rPr>
                <w:sz w:val="20"/>
                <w:szCs w:val="20"/>
                <w:rtl w:val="0"/>
              </w:rPr>
              <w:t xml:space="preserve">{table_s2_181_4}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2">
            <w:pPr>
              <w:rPr>
                <w:sz w:val="20"/>
                <w:szCs w:val="20"/>
              </w:rPr>
            </w:pPr>
            <w:r w:rsidDel="00000000" w:rsidR="00000000" w:rsidRPr="00000000">
              <w:rPr>
                <w:sz w:val="20"/>
                <w:szCs w:val="20"/>
                <w:rtl w:val="0"/>
              </w:rPr>
              <w:t xml:space="preserve">{table_s2_182_1}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3">
            <w:pPr>
              <w:rPr>
                <w:sz w:val="20"/>
                <w:szCs w:val="20"/>
              </w:rPr>
            </w:pPr>
            <w:r w:rsidDel="00000000" w:rsidR="00000000" w:rsidRPr="00000000">
              <w:rPr>
                <w:sz w:val="20"/>
                <w:szCs w:val="20"/>
                <w:rtl w:val="0"/>
              </w:rPr>
              <w:t xml:space="preserve">{table_s2_182_2}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4">
            <w:pPr>
              <w:rPr>
                <w:sz w:val="20"/>
                <w:szCs w:val="20"/>
              </w:rPr>
            </w:pPr>
            <w:r w:rsidDel="00000000" w:rsidR="00000000" w:rsidRPr="00000000">
              <w:rPr>
                <w:sz w:val="20"/>
                <w:szCs w:val="20"/>
                <w:rtl w:val="0"/>
              </w:rPr>
              <w:t xml:space="preserve">{table_s2_182_3}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C5">
            <w:pPr>
              <w:rPr>
                <w:sz w:val="20"/>
                <w:szCs w:val="20"/>
              </w:rPr>
            </w:pPr>
            <w:r w:rsidDel="00000000" w:rsidR="00000000" w:rsidRPr="00000000">
              <w:rPr>
                <w:sz w:val="20"/>
                <w:szCs w:val="20"/>
                <w:rtl w:val="0"/>
              </w:rPr>
              <w:t xml:space="preserve">{table_s2_182_4}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6">
            <w:pPr>
              <w:rPr>
                <w:sz w:val="20"/>
                <w:szCs w:val="20"/>
              </w:rPr>
            </w:pPr>
            <w:r w:rsidDel="00000000" w:rsidR="00000000" w:rsidRPr="00000000">
              <w:rPr>
                <w:sz w:val="20"/>
                <w:szCs w:val="20"/>
                <w:rtl w:val="0"/>
              </w:rPr>
              <w:t xml:space="preserve">{table_s2_183_1}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7">
            <w:pPr>
              <w:rPr>
                <w:sz w:val="20"/>
                <w:szCs w:val="20"/>
              </w:rPr>
            </w:pPr>
            <w:r w:rsidDel="00000000" w:rsidR="00000000" w:rsidRPr="00000000">
              <w:rPr>
                <w:sz w:val="20"/>
                <w:szCs w:val="20"/>
                <w:rtl w:val="0"/>
              </w:rPr>
              <w:t xml:space="preserve">{table_s2_183_2}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8">
            <w:pPr>
              <w:rPr>
                <w:sz w:val="20"/>
                <w:szCs w:val="20"/>
              </w:rPr>
            </w:pPr>
            <w:r w:rsidDel="00000000" w:rsidR="00000000" w:rsidRPr="00000000">
              <w:rPr>
                <w:sz w:val="20"/>
                <w:szCs w:val="20"/>
                <w:rtl w:val="0"/>
              </w:rPr>
              <w:t xml:space="preserve">{table_s2_183_3}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C9">
            <w:pPr>
              <w:rPr>
                <w:sz w:val="20"/>
                <w:szCs w:val="20"/>
              </w:rPr>
            </w:pPr>
            <w:r w:rsidDel="00000000" w:rsidR="00000000" w:rsidRPr="00000000">
              <w:rPr>
                <w:sz w:val="20"/>
                <w:szCs w:val="20"/>
                <w:rtl w:val="0"/>
              </w:rPr>
              <w:t xml:space="preserve">{table_s2_183_4}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A">
            <w:pPr>
              <w:rPr>
                <w:sz w:val="20"/>
                <w:szCs w:val="20"/>
              </w:rPr>
            </w:pPr>
            <w:r w:rsidDel="00000000" w:rsidR="00000000" w:rsidRPr="00000000">
              <w:rPr>
                <w:sz w:val="20"/>
                <w:szCs w:val="20"/>
                <w:rtl w:val="0"/>
              </w:rPr>
              <w:t xml:space="preserve">{table_s2_184_1}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B">
            <w:pPr>
              <w:rPr>
                <w:sz w:val="20"/>
                <w:szCs w:val="20"/>
              </w:rPr>
            </w:pPr>
            <w:r w:rsidDel="00000000" w:rsidR="00000000" w:rsidRPr="00000000">
              <w:rPr>
                <w:sz w:val="20"/>
                <w:szCs w:val="20"/>
                <w:rtl w:val="0"/>
              </w:rPr>
              <w:t xml:space="preserve">{table_s2_184_2}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C">
            <w:pPr>
              <w:rPr>
                <w:sz w:val="20"/>
                <w:szCs w:val="20"/>
              </w:rPr>
            </w:pPr>
            <w:r w:rsidDel="00000000" w:rsidR="00000000" w:rsidRPr="00000000">
              <w:rPr>
                <w:sz w:val="20"/>
                <w:szCs w:val="20"/>
                <w:rtl w:val="0"/>
              </w:rPr>
              <w:t xml:space="preserve">{table_s2_184_3}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CD">
            <w:pPr>
              <w:rPr>
                <w:sz w:val="20"/>
                <w:szCs w:val="20"/>
              </w:rPr>
            </w:pPr>
            <w:r w:rsidDel="00000000" w:rsidR="00000000" w:rsidRPr="00000000">
              <w:rPr>
                <w:sz w:val="20"/>
                <w:szCs w:val="20"/>
                <w:rtl w:val="0"/>
              </w:rPr>
              <w:t xml:space="preserve">{table_s2_184_4}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E">
            <w:pPr>
              <w:rPr>
                <w:sz w:val="20"/>
                <w:szCs w:val="20"/>
              </w:rPr>
            </w:pPr>
            <w:r w:rsidDel="00000000" w:rsidR="00000000" w:rsidRPr="00000000">
              <w:rPr>
                <w:sz w:val="20"/>
                <w:szCs w:val="20"/>
                <w:rtl w:val="0"/>
              </w:rPr>
              <w:t xml:space="preserve">{table_s2_185_1}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F">
            <w:pPr>
              <w:rPr>
                <w:sz w:val="20"/>
                <w:szCs w:val="20"/>
              </w:rPr>
            </w:pPr>
            <w:r w:rsidDel="00000000" w:rsidR="00000000" w:rsidRPr="00000000">
              <w:rPr>
                <w:sz w:val="20"/>
                <w:szCs w:val="20"/>
                <w:rtl w:val="0"/>
              </w:rPr>
              <w:t xml:space="preserve">{table_s2_185_2}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0">
            <w:pPr>
              <w:rPr>
                <w:sz w:val="20"/>
                <w:szCs w:val="20"/>
              </w:rPr>
            </w:pPr>
            <w:r w:rsidDel="00000000" w:rsidR="00000000" w:rsidRPr="00000000">
              <w:rPr>
                <w:sz w:val="20"/>
                <w:szCs w:val="20"/>
                <w:rtl w:val="0"/>
              </w:rPr>
              <w:t xml:space="preserve">{table_s2_185_3}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D1">
            <w:pPr>
              <w:rPr>
                <w:sz w:val="20"/>
                <w:szCs w:val="20"/>
              </w:rPr>
            </w:pPr>
            <w:r w:rsidDel="00000000" w:rsidR="00000000" w:rsidRPr="00000000">
              <w:rPr>
                <w:sz w:val="20"/>
                <w:szCs w:val="20"/>
                <w:rtl w:val="0"/>
              </w:rPr>
              <w:t xml:space="preserve">{table_s2_185_4}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2">
            <w:pPr>
              <w:rPr>
                <w:sz w:val="20"/>
                <w:szCs w:val="20"/>
              </w:rPr>
            </w:pPr>
            <w:r w:rsidDel="00000000" w:rsidR="00000000" w:rsidRPr="00000000">
              <w:rPr>
                <w:sz w:val="20"/>
                <w:szCs w:val="20"/>
                <w:rtl w:val="0"/>
              </w:rPr>
              <w:t xml:space="preserve">{table_s2_186_1}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3">
            <w:pPr>
              <w:rPr>
                <w:sz w:val="20"/>
                <w:szCs w:val="20"/>
              </w:rPr>
            </w:pPr>
            <w:r w:rsidDel="00000000" w:rsidR="00000000" w:rsidRPr="00000000">
              <w:rPr>
                <w:sz w:val="20"/>
                <w:szCs w:val="20"/>
                <w:rtl w:val="0"/>
              </w:rPr>
              <w:t xml:space="preserve">{table_s2_186_2}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4">
            <w:pPr>
              <w:rPr>
                <w:sz w:val="20"/>
                <w:szCs w:val="20"/>
              </w:rPr>
            </w:pPr>
            <w:r w:rsidDel="00000000" w:rsidR="00000000" w:rsidRPr="00000000">
              <w:rPr>
                <w:sz w:val="20"/>
                <w:szCs w:val="20"/>
                <w:rtl w:val="0"/>
              </w:rPr>
              <w:t xml:space="preserve">{table_s2_186_3}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D5">
            <w:pPr>
              <w:rPr>
                <w:sz w:val="20"/>
                <w:szCs w:val="20"/>
              </w:rPr>
            </w:pPr>
            <w:r w:rsidDel="00000000" w:rsidR="00000000" w:rsidRPr="00000000">
              <w:rPr>
                <w:sz w:val="20"/>
                <w:szCs w:val="20"/>
                <w:rtl w:val="0"/>
              </w:rPr>
              <w:t xml:space="preserve">{table_s2_186_4}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6">
            <w:pPr>
              <w:rPr>
                <w:sz w:val="20"/>
                <w:szCs w:val="20"/>
              </w:rPr>
            </w:pPr>
            <w:r w:rsidDel="00000000" w:rsidR="00000000" w:rsidRPr="00000000">
              <w:rPr>
                <w:sz w:val="20"/>
                <w:szCs w:val="20"/>
                <w:rtl w:val="0"/>
              </w:rPr>
              <w:t xml:space="preserve">{table_s2_187_1}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7">
            <w:pPr>
              <w:rPr>
                <w:sz w:val="20"/>
                <w:szCs w:val="20"/>
              </w:rPr>
            </w:pPr>
            <w:r w:rsidDel="00000000" w:rsidR="00000000" w:rsidRPr="00000000">
              <w:rPr>
                <w:sz w:val="20"/>
                <w:szCs w:val="20"/>
                <w:rtl w:val="0"/>
              </w:rPr>
              <w:t xml:space="preserve">{table_s2_187_2}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8">
            <w:pPr>
              <w:rPr>
                <w:sz w:val="20"/>
                <w:szCs w:val="20"/>
              </w:rPr>
            </w:pPr>
            <w:r w:rsidDel="00000000" w:rsidR="00000000" w:rsidRPr="00000000">
              <w:rPr>
                <w:sz w:val="20"/>
                <w:szCs w:val="20"/>
                <w:rtl w:val="0"/>
              </w:rPr>
              <w:t xml:space="preserve">{table_s2_187_3}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D9">
            <w:pPr>
              <w:rPr>
                <w:sz w:val="20"/>
                <w:szCs w:val="20"/>
              </w:rPr>
            </w:pPr>
            <w:r w:rsidDel="00000000" w:rsidR="00000000" w:rsidRPr="00000000">
              <w:rPr>
                <w:sz w:val="20"/>
                <w:szCs w:val="20"/>
                <w:rtl w:val="0"/>
              </w:rPr>
              <w:t xml:space="preserve">{table_s2_187_4}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A">
            <w:pPr>
              <w:rPr>
                <w:sz w:val="20"/>
                <w:szCs w:val="20"/>
              </w:rPr>
            </w:pPr>
            <w:r w:rsidDel="00000000" w:rsidR="00000000" w:rsidRPr="00000000">
              <w:rPr>
                <w:sz w:val="20"/>
                <w:szCs w:val="20"/>
                <w:rtl w:val="0"/>
              </w:rPr>
              <w:t xml:space="preserve">{table_s2_188_1}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B">
            <w:pPr>
              <w:rPr>
                <w:sz w:val="20"/>
                <w:szCs w:val="20"/>
              </w:rPr>
            </w:pPr>
            <w:r w:rsidDel="00000000" w:rsidR="00000000" w:rsidRPr="00000000">
              <w:rPr>
                <w:sz w:val="20"/>
                <w:szCs w:val="20"/>
                <w:rtl w:val="0"/>
              </w:rPr>
              <w:t xml:space="preserve">{table_s2_188_2}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C">
            <w:pPr>
              <w:rPr>
                <w:sz w:val="20"/>
                <w:szCs w:val="20"/>
              </w:rPr>
            </w:pPr>
            <w:r w:rsidDel="00000000" w:rsidR="00000000" w:rsidRPr="00000000">
              <w:rPr>
                <w:sz w:val="20"/>
                <w:szCs w:val="20"/>
                <w:rtl w:val="0"/>
              </w:rPr>
              <w:t xml:space="preserve">{table_s2_188_3}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DD">
            <w:pPr>
              <w:rPr>
                <w:sz w:val="20"/>
                <w:szCs w:val="20"/>
              </w:rPr>
            </w:pPr>
            <w:r w:rsidDel="00000000" w:rsidR="00000000" w:rsidRPr="00000000">
              <w:rPr>
                <w:sz w:val="20"/>
                <w:szCs w:val="20"/>
                <w:rtl w:val="0"/>
              </w:rPr>
              <w:t xml:space="preserve">{table_s2_188_4}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E">
            <w:pPr>
              <w:rPr>
                <w:sz w:val="20"/>
                <w:szCs w:val="20"/>
              </w:rPr>
            </w:pPr>
            <w:r w:rsidDel="00000000" w:rsidR="00000000" w:rsidRPr="00000000">
              <w:rPr>
                <w:sz w:val="20"/>
                <w:szCs w:val="20"/>
                <w:rtl w:val="0"/>
              </w:rPr>
              <w:t xml:space="preserve">{table_s2_189_1}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F">
            <w:pPr>
              <w:rPr>
                <w:sz w:val="20"/>
                <w:szCs w:val="20"/>
              </w:rPr>
            </w:pPr>
            <w:r w:rsidDel="00000000" w:rsidR="00000000" w:rsidRPr="00000000">
              <w:rPr>
                <w:sz w:val="20"/>
                <w:szCs w:val="20"/>
                <w:rtl w:val="0"/>
              </w:rPr>
              <w:t xml:space="preserve">{table_s2_189_2}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0">
            <w:pPr>
              <w:rPr>
                <w:sz w:val="20"/>
                <w:szCs w:val="20"/>
              </w:rPr>
            </w:pPr>
            <w:r w:rsidDel="00000000" w:rsidR="00000000" w:rsidRPr="00000000">
              <w:rPr>
                <w:sz w:val="20"/>
                <w:szCs w:val="20"/>
                <w:rtl w:val="0"/>
              </w:rPr>
              <w:t xml:space="preserve">{table_s2_189_3}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E1">
            <w:pPr>
              <w:rPr>
                <w:sz w:val="20"/>
                <w:szCs w:val="20"/>
              </w:rPr>
            </w:pPr>
            <w:r w:rsidDel="00000000" w:rsidR="00000000" w:rsidRPr="00000000">
              <w:rPr>
                <w:sz w:val="20"/>
                <w:szCs w:val="20"/>
                <w:rtl w:val="0"/>
              </w:rPr>
              <w:t xml:space="preserve">{table_s2_189_4}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2">
            <w:pPr>
              <w:rPr>
                <w:sz w:val="20"/>
                <w:szCs w:val="20"/>
              </w:rPr>
            </w:pPr>
            <w:r w:rsidDel="00000000" w:rsidR="00000000" w:rsidRPr="00000000">
              <w:rPr>
                <w:sz w:val="20"/>
                <w:szCs w:val="20"/>
                <w:rtl w:val="0"/>
              </w:rPr>
              <w:t xml:space="preserve">{table_s2_190_1}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3">
            <w:pPr>
              <w:rPr>
                <w:sz w:val="20"/>
                <w:szCs w:val="20"/>
              </w:rPr>
            </w:pPr>
            <w:r w:rsidDel="00000000" w:rsidR="00000000" w:rsidRPr="00000000">
              <w:rPr>
                <w:sz w:val="20"/>
                <w:szCs w:val="20"/>
                <w:rtl w:val="0"/>
              </w:rPr>
              <w:t xml:space="preserve">{table_s2_190_2}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4">
            <w:pPr>
              <w:rPr>
                <w:sz w:val="20"/>
                <w:szCs w:val="20"/>
              </w:rPr>
            </w:pPr>
            <w:r w:rsidDel="00000000" w:rsidR="00000000" w:rsidRPr="00000000">
              <w:rPr>
                <w:sz w:val="20"/>
                <w:szCs w:val="20"/>
                <w:rtl w:val="0"/>
              </w:rPr>
              <w:t xml:space="preserve">{table_s2_190_3}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E5">
            <w:pPr>
              <w:rPr>
                <w:sz w:val="20"/>
                <w:szCs w:val="20"/>
              </w:rPr>
            </w:pPr>
            <w:r w:rsidDel="00000000" w:rsidR="00000000" w:rsidRPr="00000000">
              <w:rPr>
                <w:sz w:val="20"/>
                <w:szCs w:val="20"/>
                <w:rtl w:val="0"/>
              </w:rPr>
              <w:t xml:space="preserve">{table_s2_190_4}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6">
            <w:pPr>
              <w:rPr>
                <w:sz w:val="20"/>
                <w:szCs w:val="20"/>
              </w:rPr>
            </w:pPr>
            <w:r w:rsidDel="00000000" w:rsidR="00000000" w:rsidRPr="00000000">
              <w:rPr>
                <w:sz w:val="20"/>
                <w:szCs w:val="20"/>
                <w:rtl w:val="0"/>
              </w:rPr>
              <w:t xml:space="preserve">{table_s2_191_1}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7">
            <w:pPr>
              <w:rPr>
                <w:sz w:val="20"/>
                <w:szCs w:val="20"/>
              </w:rPr>
            </w:pPr>
            <w:r w:rsidDel="00000000" w:rsidR="00000000" w:rsidRPr="00000000">
              <w:rPr>
                <w:sz w:val="20"/>
                <w:szCs w:val="20"/>
                <w:rtl w:val="0"/>
              </w:rPr>
              <w:t xml:space="preserve">{table_s2_191_2}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8">
            <w:pPr>
              <w:rPr>
                <w:sz w:val="20"/>
                <w:szCs w:val="20"/>
              </w:rPr>
            </w:pPr>
            <w:r w:rsidDel="00000000" w:rsidR="00000000" w:rsidRPr="00000000">
              <w:rPr>
                <w:sz w:val="20"/>
                <w:szCs w:val="20"/>
                <w:rtl w:val="0"/>
              </w:rPr>
              <w:t xml:space="preserve">{table_s2_191_3}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E9">
            <w:pPr>
              <w:rPr>
                <w:sz w:val="20"/>
                <w:szCs w:val="20"/>
              </w:rPr>
            </w:pPr>
            <w:r w:rsidDel="00000000" w:rsidR="00000000" w:rsidRPr="00000000">
              <w:rPr>
                <w:sz w:val="20"/>
                <w:szCs w:val="20"/>
                <w:rtl w:val="0"/>
              </w:rPr>
              <w:t xml:space="preserve">{table_s2_191_4}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A">
            <w:pPr>
              <w:rPr>
                <w:sz w:val="20"/>
                <w:szCs w:val="20"/>
              </w:rPr>
            </w:pPr>
            <w:r w:rsidDel="00000000" w:rsidR="00000000" w:rsidRPr="00000000">
              <w:rPr>
                <w:sz w:val="20"/>
                <w:szCs w:val="20"/>
                <w:rtl w:val="0"/>
              </w:rPr>
              <w:t xml:space="preserve">{table_s2_192_1}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B">
            <w:pPr>
              <w:rPr>
                <w:sz w:val="20"/>
                <w:szCs w:val="20"/>
              </w:rPr>
            </w:pPr>
            <w:r w:rsidDel="00000000" w:rsidR="00000000" w:rsidRPr="00000000">
              <w:rPr>
                <w:sz w:val="20"/>
                <w:szCs w:val="20"/>
                <w:rtl w:val="0"/>
              </w:rPr>
              <w:t xml:space="preserve">{table_s2_192_2}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C">
            <w:pPr>
              <w:rPr>
                <w:sz w:val="20"/>
                <w:szCs w:val="20"/>
              </w:rPr>
            </w:pPr>
            <w:r w:rsidDel="00000000" w:rsidR="00000000" w:rsidRPr="00000000">
              <w:rPr>
                <w:sz w:val="20"/>
                <w:szCs w:val="20"/>
                <w:rtl w:val="0"/>
              </w:rPr>
              <w:t xml:space="preserve">{table_s2_192_3}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ED">
            <w:pPr>
              <w:rPr>
                <w:sz w:val="20"/>
                <w:szCs w:val="20"/>
              </w:rPr>
            </w:pPr>
            <w:r w:rsidDel="00000000" w:rsidR="00000000" w:rsidRPr="00000000">
              <w:rPr>
                <w:sz w:val="20"/>
                <w:szCs w:val="20"/>
                <w:rtl w:val="0"/>
              </w:rPr>
              <w:t xml:space="preserve">{table_s2_192_4}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E">
            <w:pPr>
              <w:rPr>
                <w:sz w:val="20"/>
                <w:szCs w:val="20"/>
              </w:rPr>
            </w:pPr>
            <w:r w:rsidDel="00000000" w:rsidR="00000000" w:rsidRPr="00000000">
              <w:rPr>
                <w:sz w:val="20"/>
                <w:szCs w:val="20"/>
                <w:rtl w:val="0"/>
              </w:rPr>
              <w:t xml:space="preserve">{table_s2_193_1}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F">
            <w:pPr>
              <w:rPr>
                <w:sz w:val="20"/>
                <w:szCs w:val="20"/>
              </w:rPr>
            </w:pPr>
            <w:r w:rsidDel="00000000" w:rsidR="00000000" w:rsidRPr="00000000">
              <w:rPr>
                <w:sz w:val="20"/>
                <w:szCs w:val="20"/>
                <w:rtl w:val="0"/>
              </w:rPr>
              <w:t xml:space="preserve">{table_s2_193_2}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0">
            <w:pPr>
              <w:rPr>
                <w:sz w:val="20"/>
                <w:szCs w:val="20"/>
              </w:rPr>
            </w:pPr>
            <w:r w:rsidDel="00000000" w:rsidR="00000000" w:rsidRPr="00000000">
              <w:rPr>
                <w:sz w:val="20"/>
                <w:szCs w:val="20"/>
                <w:rtl w:val="0"/>
              </w:rPr>
              <w:t xml:space="preserve">{table_s2_193_3}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F1">
            <w:pPr>
              <w:rPr>
                <w:sz w:val="20"/>
                <w:szCs w:val="20"/>
              </w:rPr>
            </w:pPr>
            <w:r w:rsidDel="00000000" w:rsidR="00000000" w:rsidRPr="00000000">
              <w:rPr>
                <w:sz w:val="20"/>
                <w:szCs w:val="20"/>
                <w:rtl w:val="0"/>
              </w:rPr>
              <w:t xml:space="preserve">{table_s2_193_4}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2">
            <w:pPr>
              <w:rPr>
                <w:sz w:val="20"/>
                <w:szCs w:val="20"/>
              </w:rPr>
            </w:pPr>
            <w:r w:rsidDel="00000000" w:rsidR="00000000" w:rsidRPr="00000000">
              <w:rPr>
                <w:sz w:val="20"/>
                <w:szCs w:val="20"/>
                <w:rtl w:val="0"/>
              </w:rPr>
              <w:t xml:space="preserve">{table_s2_194_1}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3">
            <w:pPr>
              <w:rPr>
                <w:sz w:val="20"/>
                <w:szCs w:val="20"/>
              </w:rPr>
            </w:pPr>
            <w:r w:rsidDel="00000000" w:rsidR="00000000" w:rsidRPr="00000000">
              <w:rPr>
                <w:sz w:val="20"/>
                <w:szCs w:val="20"/>
                <w:rtl w:val="0"/>
              </w:rPr>
              <w:t xml:space="preserve">{table_s2_194_2}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4">
            <w:pPr>
              <w:rPr>
                <w:sz w:val="20"/>
                <w:szCs w:val="20"/>
              </w:rPr>
            </w:pPr>
            <w:r w:rsidDel="00000000" w:rsidR="00000000" w:rsidRPr="00000000">
              <w:rPr>
                <w:sz w:val="20"/>
                <w:szCs w:val="20"/>
                <w:rtl w:val="0"/>
              </w:rPr>
              <w:t xml:space="preserve">{table_s2_194_3}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F5">
            <w:pPr>
              <w:rPr>
                <w:sz w:val="20"/>
                <w:szCs w:val="20"/>
              </w:rPr>
            </w:pPr>
            <w:r w:rsidDel="00000000" w:rsidR="00000000" w:rsidRPr="00000000">
              <w:rPr>
                <w:sz w:val="20"/>
                <w:szCs w:val="20"/>
                <w:rtl w:val="0"/>
              </w:rPr>
              <w:t xml:space="preserve">{table_s2_194_4}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6">
            <w:pPr>
              <w:rPr>
                <w:sz w:val="20"/>
                <w:szCs w:val="20"/>
              </w:rPr>
            </w:pPr>
            <w:r w:rsidDel="00000000" w:rsidR="00000000" w:rsidRPr="00000000">
              <w:rPr>
                <w:sz w:val="20"/>
                <w:szCs w:val="20"/>
                <w:rtl w:val="0"/>
              </w:rPr>
              <w:t xml:space="preserve">{table_s2_195_1}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7">
            <w:pPr>
              <w:rPr>
                <w:sz w:val="20"/>
                <w:szCs w:val="20"/>
              </w:rPr>
            </w:pPr>
            <w:r w:rsidDel="00000000" w:rsidR="00000000" w:rsidRPr="00000000">
              <w:rPr>
                <w:sz w:val="20"/>
                <w:szCs w:val="20"/>
                <w:rtl w:val="0"/>
              </w:rPr>
              <w:t xml:space="preserve">{table_s2_195_2}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8">
            <w:pPr>
              <w:rPr>
                <w:sz w:val="20"/>
                <w:szCs w:val="20"/>
              </w:rPr>
            </w:pPr>
            <w:r w:rsidDel="00000000" w:rsidR="00000000" w:rsidRPr="00000000">
              <w:rPr>
                <w:sz w:val="20"/>
                <w:szCs w:val="20"/>
                <w:rtl w:val="0"/>
              </w:rPr>
              <w:t xml:space="preserve">{table_s2_195_3}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F9">
            <w:pPr>
              <w:rPr>
                <w:sz w:val="20"/>
                <w:szCs w:val="20"/>
              </w:rPr>
            </w:pPr>
            <w:r w:rsidDel="00000000" w:rsidR="00000000" w:rsidRPr="00000000">
              <w:rPr>
                <w:sz w:val="20"/>
                <w:szCs w:val="20"/>
                <w:rtl w:val="0"/>
              </w:rPr>
              <w:t xml:space="preserve">{table_s2_195_4}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A">
            <w:pPr>
              <w:rPr>
                <w:sz w:val="20"/>
                <w:szCs w:val="20"/>
              </w:rPr>
            </w:pPr>
            <w:r w:rsidDel="00000000" w:rsidR="00000000" w:rsidRPr="00000000">
              <w:rPr>
                <w:sz w:val="20"/>
                <w:szCs w:val="20"/>
                <w:rtl w:val="0"/>
              </w:rPr>
              <w:t xml:space="preserve">{table_s2_196_1}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B">
            <w:pPr>
              <w:rPr>
                <w:sz w:val="20"/>
                <w:szCs w:val="20"/>
              </w:rPr>
            </w:pPr>
            <w:r w:rsidDel="00000000" w:rsidR="00000000" w:rsidRPr="00000000">
              <w:rPr>
                <w:sz w:val="20"/>
                <w:szCs w:val="20"/>
                <w:rtl w:val="0"/>
              </w:rPr>
              <w:t xml:space="preserve">{table_s2_196_2}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C">
            <w:pPr>
              <w:rPr>
                <w:sz w:val="20"/>
                <w:szCs w:val="20"/>
              </w:rPr>
            </w:pPr>
            <w:r w:rsidDel="00000000" w:rsidR="00000000" w:rsidRPr="00000000">
              <w:rPr>
                <w:sz w:val="20"/>
                <w:szCs w:val="20"/>
                <w:rtl w:val="0"/>
              </w:rPr>
              <w:t xml:space="preserve">{table_s2_196_3}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FD">
            <w:pPr>
              <w:rPr>
                <w:sz w:val="20"/>
                <w:szCs w:val="20"/>
              </w:rPr>
            </w:pPr>
            <w:r w:rsidDel="00000000" w:rsidR="00000000" w:rsidRPr="00000000">
              <w:rPr>
                <w:sz w:val="20"/>
                <w:szCs w:val="20"/>
                <w:rtl w:val="0"/>
              </w:rPr>
              <w:t xml:space="preserve">{table_s2_196_4}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E">
            <w:pPr>
              <w:rPr>
                <w:sz w:val="20"/>
                <w:szCs w:val="20"/>
              </w:rPr>
            </w:pPr>
            <w:r w:rsidDel="00000000" w:rsidR="00000000" w:rsidRPr="00000000">
              <w:rPr>
                <w:sz w:val="20"/>
                <w:szCs w:val="20"/>
                <w:rtl w:val="0"/>
              </w:rPr>
              <w:t xml:space="preserve">{table_s2_197_1}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F">
            <w:pPr>
              <w:rPr>
                <w:sz w:val="20"/>
                <w:szCs w:val="20"/>
              </w:rPr>
            </w:pPr>
            <w:r w:rsidDel="00000000" w:rsidR="00000000" w:rsidRPr="00000000">
              <w:rPr>
                <w:sz w:val="20"/>
                <w:szCs w:val="20"/>
                <w:rtl w:val="0"/>
              </w:rPr>
              <w:t xml:space="preserve">{table_s2_197_2}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0">
            <w:pPr>
              <w:rPr>
                <w:sz w:val="20"/>
                <w:szCs w:val="20"/>
              </w:rPr>
            </w:pPr>
            <w:r w:rsidDel="00000000" w:rsidR="00000000" w:rsidRPr="00000000">
              <w:rPr>
                <w:sz w:val="20"/>
                <w:szCs w:val="20"/>
                <w:rtl w:val="0"/>
              </w:rPr>
              <w:t xml:space="preserve">{table_s2_197_3}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01">
            <w:pPr>
              <w:rPr>
                <w:sz w:val="20"/>
                <w:szCs w:val="20"/>
              </w:rPr>
            </w:pPr>
            <w:r w:rsidDel="00000000" w:rsidR="00000000" w:rsidRPr="00000000">
              <w:rPr>
                <w:sz w:val="20"/>
                <w:szCs w:val="20"/>
                <w:rtl w:val="0"/>
              </w:rPr>
              <w:t xml:space="preserve">{table_s2_197_4}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2">
            <w:pPr>
              <w:rPr>
                <w:sz w:val="20"/>
                <w:szCs w:val="20"/>
              </w:rPr>
            </w:pPr>
            <w:r w:rsidDel="00000000" w:rsidR="00000000" w:rsidRPr="00000000">
              <w:rPr>
                <w:sz w:val="20"/>
                <w:szCs w:val="20"/>
                <w:rtl w:val="0"/>
              </w:rPr>
              <w:t xml:space="preserve">{table_s2_198_1}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3">
            <w:pPr>
              <w:rPr>
                <w:sz w:val="20"/>
                <w:szCs w:val="20"/>
              </w:rPr>
            </w:pPr>
            <w:r w:rsidDel="00000000" w:rsidR="00000000" w:rsidRPr="00000000">
              <w:rPr>
                <w:sz w:val="20"/>
                <w:szCs w:val="20"/>
                <w:rtl w:val="0"/>
              </w:rPr>
              <w:t xml:space="preserve">{table_s2_198_2}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4">
            <w:pPr>
              <w:rPr>
                <w:sz w:val="20"/>
                <w:szCs w:val="20"/>
              </w:rPr>
            </w:pPr>
            <w:r w:rsidDel="00000000" w:rsidR="00000000" w:rsidRPr="00000000">
              <w:rPr>
                <w:sz w:val="20"/>
                <w:szCs w:val="20"/>
                <w:rtl w:val="0"/>
              </w:rPr>
              <w:t xml:space="preserve">{table_s2_198_3}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05">
            <w:pPr>
              <w:rPr>
                <w:sz w:val="20"/>
                <w:szCs w:val="20"/>
              </w:rPr>
            </w:pPr>
            <w:r w:rsidDel="00000000" w:rsidR="00000000" w:rsidRPr="00000000">
              <w:rPr>
                <w:sz w:val="20"/>
                <w:szCs w:val="20"/>
                <w:rtl w:val="0"/>
              </w:rPr>
              <w:t xml:space="preserve">{table_s2_198_4}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6">
            <w:pPr>
              <w:rPr>
                <w:sz w:val="20"/>
                <w:szCs w:val="20"/>
              </w:rPr>
            </w:pPr>
            <w:r w:rsidDel="00000000" w:rsidR="00000000" w:rsidRPr="00000000">
              <w:rPr>
                <w:sz w:val="20"/>
                <w:szCs w:val="20"/>
                <w:rtl w:val="0"/>
              </w:rPr>
              <w:t xml:space="preserve">{table_s2_199_1}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7">
            <w:pPr>
              <w:rPr>
                <w:sz w:val="20"/>
                <w:szCs w:val="20"/>
              </w:rPr>
            </w:pPr>
            <w:r w:rsidDel="00000000" w:rsidR="00000000" w:rsidRPr="00000000">
              <w:rPr>
                <w:sz w:val="20"/>
                <w:szCs w:val="20"/>
                <w:rtl w:val="0"/>
              </w:rPr>
              <w:t xml:space="preserve">{table_s2_199_2}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8">
            <w:pPr>
              <w:rPr>
                <w:sz w:val="20"/>
                <w:szCs w:val="20"/>
              </w:rPr>
            </w:pPr>
            <w:r w:rsidDel="00000000" w:rsidR="00000000" w:rsidRPr="00000000">
              <w:rPr>
                <w:sz w:val="20"/>
                <w:szCs w:val="20"/>
                <w:rtl w:val="0"/>
              </w:rPr>
              <w:t xml:space="preserve">{table_s2_199_3}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09">
            <w:pPr>
              <w:rPr>
                <w:sz w:val="20"/>
                <w:szCs w:val="20"/>
              </w:rPr>
            </w:pPr>
            <w:r w:rsidDel="00000000" w:rsidR="00000000" w:rsidRPr="00000000">
              <w:rPr>
                <w:sz w:val="20"/>
                <w:szCs w:val="20"/>
                <w:rtl w:val="0"/>
              </w:rPr>
              <w:t xml:space="preserve">{table_s2_199_4}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A">
            <w:pPr>
              <w:rPr>
                <w:sz w:val="20"/>
                <w:szCs w:val="20"/>
              </w:rPr>
            </w:pPr>
            <w:r w:rsidDel="00000000" w:rsidR="00000000" w:rsidRPr="00000000">
              <w:rPr>
                <w:sz w:val="20"/>
                <w:szCs w:val="20"/>
                <w:rtl w:val="0"/>
              </w:rPr>
              <w:t xml:space="preserve">{table_s2_200_1}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B">
            <w:pPr>
              <w:rPr>
                <w:sz w:val="20"/>
                <w:szCs w:val="20"/>
              </w:rPr>
            </w:pPr>
            <w:r w:rsidDel="00000000" w:rsidR="00000000" w:rsidRPr="00000000">
              <w:rPr>
                <w:sz w:val="20"/>
                <w:szCs w:val="20"/>
                <w:rtl w:val="0"/>
              </w:rPr>
              <w:t xml:space="preserve">{table_s2_200_2}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C">
            <w:pPr>
              <w:rPr>
                <w:sz w:val="20"/>
                <w:szCs w:val="20"/>
              </w:rPr>
            </w:pPr>
            <w:r w:rsidDel="00000000" w:rsidR="00000000" w:rsidRPr="00000000">
              <w:rPr>
                <w:sz w:val="20"/>
                <w:szCs w:val="20"/>
                <w:rtl w:val="0"/>
              </w:rPr>
              <w:t xml:space="preserve">{table_s2_200_3}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0D">
            <w:pPr>
              <w:rPr>
                <w:sz w:val="20"/>
                <w:szCs w:val="20"/>
              </w:rPr>
            </w:pPr>
            <w:r w:rsidDel="00000000" w:rsidR="00000000" w:rsidRPr="00000000">
              <w:rPr>
                <w:sz w:val="20"/>
                <w:szCs w:val="20"/>
                <w:rtl w:val="0"/>
              </w:rPr>
              <w:t xml:space="preserve">{table_s2_200_4}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E">
            <w:pPr>
              <w:rPr>
                <w:sz w:val="20"/>
                <w:szCs w:val="20"/>
              </w:rPr>
            </w:pPr>
            <w:r w:rsidDel="00000000" w:rsidR="00000000" w:rsidRPr="00000000">
              <w:rPr>
                <w:sz w:val="20"/>
                <w:szCs w:val="20"/>
                <w:rtl w:val="0"/>
              </w:rPr>
              <w:t xml:space="preserve">{table_s2_201_1}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F">
            <w:pPr>
              <w:rPr>
                <w:sz w:val="20"/>
                <w:szCs w:val="20"/>
              </w:rPr>
            </w:pPr>
            <w:r w:rsidDel="00000000" w:rsidR="00000000" w:rsidRPr="00000000">
              <w:rPr>
                <w:sz w:val="20"/>
                <w:szCs w:val="20"/>
                <w:rtl w:val="0"/>
              </w:rPr>
              <w:t xml:space="preserve">{table_s2_201_2}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0">
            <w:pPr>
              <w:rPr>
                <w:sz w:val="20"/>
                <w:szCs w:val="20"/>
              </w:rPr>
            </w:pPr>
            <w:r w:rsidDel="00000000" w:rsidR="00000000" w:rsidRPr="00000000">
              <w:rPr>
                <w:sz w:val="20"/>
                <w:szCs w:val="20"/>
                <w:rtl w:val="0"/>
              </w:rPr>
              <w:t xml:space="preserve">{table_s2_201_3}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11">
            <w:pPr>
              <w:rPr>
                <w:sz w:val="20"/>
                <w:szCs w:val="20"/>
              </w:rPr>
            </w:pPr>
            <w:r w:rsidDel="00000000" w:rsidR="00000000" w:rsidRPr="00000000">
              <w:rPr>
                <w:sz w:val="20"/>
                <w:szCs w:val="20"/>
                <w:rtl w:val="0"/>
              </w:rPr>
              <w:t xml:space="preserve">{table_s2_201_4}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2">
            <w:pPr>
              <w:rPr>
                <w:sz w:val="20"/>
                <w:szCs w:val="20"/>
              </w:rPr>
            </w:pPr>
            <w:r w:rsidDel="00000000" w:rsidR="00000000" w:rsidRPr="00000000">
              <w:rPr>
                <w:sz w:val="20"/>
                <w:szCs w:val="20"/>
                <w:rtl w:val="0"/>
              </w:rPr>
              <w:t xml:space="preserve">{table_s2_202_1}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3">
            <w:pPr>
              <w:rPr>
                <w:sz w:val="20"/>
                <w:szCs w:val="20"/>
              </w:rPr>
            </w:pPr>
            <w:r w:rsidDel="00000000" w:rsidR="00000000" w:rsidRPr="00000000">
              <w:rPr>
                <w:sz w:val="20"/>
                <w:szCs w:val="20"/>
                <w:rtl w:val="0"/>
              </w:rPr>
              <w:t xml:space="preserve">{table_s2_202_2}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4">
            <w:pPr>
              <w:rPr>
                <w:sz w:val="20"/>
                <w:szCs w:val="20"/>
              </w:rPr>
            </w:pPr>
            <w:r w:rsidDel="00000000" w:rsidR="00000000" w:rsidRPr="00000000">
              <w:rPr>
                <w:sz w:val="20"/>
                <w:szCs w:val="20"/>
                <w:rtl w:val="0"/>
              </w:rPr>
              <w:t xml:space="preserve">{table_s2_202_3}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15">
            <w:pPr>
              <w:rPr>
                <w:sz w:val="20"/>
                <w:szCs w:val="20"/>
              </w:rPr>
            </w:pPr>
            <w:r w:rsidDel="00000000" w:rsidR="00000000" w:rsidRPr="00000000">
              <w:rPr>
                <w:sz w:val="20"/>
                <w:szCs w:val="20"/>
                <w:rtl w:val="0"/>
              </w:rPr>
              <w:t xml:space="preserve">{table_s2_202_4}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6">
            <w:pPr>
              <w:rPr>
                <w:sz w:val="20"/>
                <w:szCs w:val="20"/>
              </w:rPr>
            </w:pPr>
            <w:r w:rsidDel="00000000" w:rsidR="00000000" w:rsidRPr="00000000">
              <w:rPr>
                <w:sz w:val="20"/>
                <w:szCs w:val="20"/>
                <w:rtl w:val="0"/>
              </w:rPr>
              <w:t xml:space="preserve">{table_s2_203_1}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7">
            <w:pPr>
              <w:rPr>
                <w:sz w:val="20"/>
                <w:szCs w:val="20"/>
              </w:rPr>
            </w:pPr>
            <w:r w:rsidDel="00000000" w:rsidR="00000000" w:rsidRPr="00000000">
              <w:rPr>
                <w:sz w:val="20"/>
                <w:szCs w:val="20"/>
                <w:rtl w:val="0"/>
              </w:rPr>
              <w:t xml:space="preserve">{table_s2_203_2}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8">
            <w:pPr>
              <w:rPr>
                <w:sz w:val="20"/>
                <w:szCs w:val="20"/>
              </w:rPr>
            </w:pPr>
            <w:r w:rsidDel="00000000" w:rsidR="00000000" w:rsidRPr="00000000">
              <w:rPr>
                <w:sz w:val="20"/>
                <w:szCs w:val="20"/>
                <w:rtl w:val="0"/>
              </w:rPr>
              <w:t xml:space="preserve">{table_s2_203_3}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19">
            <w:pPr>
              <w:rPr>
                <w:sz w:val="20"/>
                <w:szCs w:val="20"/>
              </w:rPr>
            </w:pPr>
            <w:r w:rsidDel="00000000" w:rsidR="00000000" w:rsidRPr="00000000">
              <w:rPr>
                <w:sz w:val="20"/>
                <w:szCs w:val="20"/>
                <w:rtl w:val="0"/>
              </w:rPr>
              <w:t xml:space="preserve">{table_s2_203_4}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A">
            <w:pPr>
              <w:rPr>
                <w:sz w:val="20"/>
                <w:szCs w:val="20"/>
              </w:rPr>
            </w:pPr>
            <w:r w:rsidDel="00000000" w:rsidR="00000000" w:rsidRPr="00000000">
              <w:rPr>
                <w:sz w:val="20"/>
                <w:szCs w:val="20"/>
                <w:rtl w:val="0"/>
              </w:rPr>
              <w:t xml:space="preserve">{table_s2_204_1}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B">
            <w:pPr>
              <w:rPr>
                <w:sz w:val="20"/>
                <w:szCs w:val="20"/>
              </w:rPr>
            </w:pPr>
            <w:r w:rsidDel="00000000" w:rsidR="00000000" w:rsidRPr="00000000">
              <w:rPr>
                <w:sz w:val="20"/>
                <w:szCs w:val="20"/>
                <w:rtl w:val="0"/>
              </w:rPr>
              <w:t xml:space="preserve">{table_s2_204_2}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C">
            <w:pPr>
              <w:rPr>
                <w:sz w:val="20"/>
                <w:szCs w:val="20"/>
              </w:rPr>
            </w:pPr>
            <w:r w:rsidDel="00000000" w:rsidR="00000000" w:rsidRPr="00000000">
              <w:rPr>
                <w:sz w:val="20"/>
                <w:szCs w:val="20"/>
                <w:rtl w:val="0"/>
              </w:rPr>
              <w:t xml:space="preserve">{table_s2_204_3}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1D">
            <w:pPr>
              <w:rPr>
                <w:sz w:val="20"/>
                <w:szCs w:val="20"/>
              </w:rPr>
            </w:pPr>
            <w:r w:rsidDel="00000000" w:rsidR="00000000" w:rsidRPr="00000000">
              <w:rPr>
                <w:sz w:val="20"/>
                <w:szCs w:val="20"/>
                <w:rtl w:val="0"/>
              </w:rPr>
              <w:t xml:space="preserve">{table_s2_204_4}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E">
            <w:pPr>
              <w:rPr>
                <w:sz w:val="20"/>
                <w:szCs w:val="20"/>
              </w:rPr>
            </w:pPr>
            <w:r w:rsidDel="00000000" w:rsidR="00000000" w:rsidRPr="00000000">
              <w:rPr>
                <w:sz w:val="20"/>
                <w:szCs w:val="20"/>
                <w:rtl w:val="0"/>
              </w:rPr>
              <w:t xml:space="preserve">{table_s2_205_1}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F">
            <w:pPr>
              <w:rPr>
                <w:sz w:val="20"/>
                <w:szCs w:val="20"/>
              </w:rPr>
            </w:pPr>
            <w:r w:rsidDel="00000000" w:rsidR="00000000" w:rsidRPr="00000000">
              <w:rPr>
                <w:sz w:val="20"/>
                <w:szCs w:val="20"/>
                <w:rtl w:val="0"/>
              </w:rPr>
              <w:t xml:space="preserve">{table_s2_205_2}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0">
            <w:pPr>
              <w:rPr>
                <w:sz w:val="20"/>
                <w:szCs w:val="20"/>
              </w:rPr>
            </w:pPr>
            <w:r w:rsidDel="00000000" w:rsidR="00000000" w:rsidRPr="00000000">
              <w:rPr>
                <w:sz w:val="20"/>
                <w:szCs w:val="20"/>
                <w:rtl w:val="0"/>
              </w:rPr>
              <w:t xml:space="preserve">{table_s2_205_3}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21">
            <w:pPr>
              <w:rPr>
                <w:sz w:val="20"/>
                <w:szCs w:val="20"/>
              </w:rPr>
            </w:pPr>
            <w:r w:rsidDel="00000000" w:rsidR="00000000" w:rsidRPr="00000000">
              <w:rPr>
                <w:sz w:val="20"/>
                <w:szCs w:val="20"/>
                <w:rtl w:val="0"/>
              </w:rPr>
              <w:t xml:space="preserve">{table_s2_205_4}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2">
            <w:pPr>
              <w:rPr>
                <w:sz w:val="20"/>
                <w:szCs w:val="20"/>
              </w:rPr>
            </w:pPr>
            <w:r w:rsidDel="00000000" w:rsidR="00000000" w:rsidRPr="00000000">
              <w:rPr>
                <w:sz w:val="20"/>
                <w:szCs w:val="20"/>
                <w:rtl w:val="0"/>
              </w:rPr>
              <w:t xml:space="preserve">{table_s2_206_1}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3">
            <w:pPr>
              <w:rPr>
                <w:sz w:val="20"/>
                <w:szCs w:val="20"/>
              </w:rPr>
            </w:pPr>
            <w:r w:rsidDel="00000000" w:rsidR="00000000" w:rsidRPr="00000000">
              <w:rPr>
                <w:sz w:val="20"/>
                <w:szCs w:val="20"/>
                <w:rtl w:val="0"/>
              </w:rPr>
              <w:t xml:space="preserve">{table_s2_206_2}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4">
            <w:pPr>
              <w:rPr>
                <w:sz w:val="20"/>
                <w:szCs w:val="20"/>
              </w:rPr>
            </w:pPr>
            <w:r w:rsidDel="00000000" w:rsidR="00000000" w:rsidRPr="00000000">
              <w:rPr>
                <w:sz w:val="20"/>
                <w:szCs w:val="20"/>
                <w:rtl w:val="0"/>
              </w:rPr>
              <w:t xml:space="preserve">{table_s2_206_3}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25">
            <w:pPr>
              <w:rPr>
                <w:sz w:val="20"/>
                <w:szCs w:val="20"/>
              </w:rPr>
            </w:pPr>
            <w:r w:rsidDel="00000000" w:rsidR="00000000" w:rsidRPr="00000000">
              <w:rPr>
                <w:sz w:val="20"/>
                <w:szCs w:val="20"/>
                <w:rtl w:val="0"/>
              </w:rPr>
              <w:t xml:space="preserve">{table_s2_206_4}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6">
            <w:pPr>
              <w:rPr>
                <w:sz w:val="20"/>
                <w:szCs w:val="20"/>
              </w:rPr>
            </w:pPr>
            <w:r w:rsidDel="00000000" w:rsidR="00000000" w:rsidRPr="00000000">
              <w:rPr>
                <w:sz w:val="20"/>
                <w:szCs w:val="20"/>
                <w:rtl w:val="0"/>
              </w:rPr>
              <w:t xml:space="preserve">{table_s2_207_1}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7">
            <w:pPr>
              <w:rPr>
                <w:sz w:val="20"/>
                <w:szCs w:val="20"/>
              </w:rPr>
            </w:pPr>
            <w:r w:rsidDel="00000000" w:rsidR="00000000" w:rsidRPr="00000000">
              <w:rPr>
                <w:sz w:val="20"/>
                <w:szCs w:val="20"/>
                <w:rtl w:val="0"/>
              </w:rPr>
              <w:t xml:space="preserve">{table_s2_207_2}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8">
            <w:pPr>
              <w:rPr>
                <w:sz w:val="20"/>
                <w:szCs w:val="20"/>
              </w:rPr>
            </w:pPr>
            <w:r w:rsidDel="00000000" w:rsidR="00000000" w:rsidRPr="00000000">
              <w:rPr>
                <w:sz w:val="20"/>
                <w:szCs w:val="20"/>
                <w:rtl w:val="0"/>
              </w:rPr>
              <w:t xml:space="preserve">{table_s2_207_3}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29">
            <w:pPr>
              <w:rPr>
                <w:sz w:val="20"/>
                <w:szCs w:val="20"/>
              </w:rPr>
            </w:pPr>
            <w:r w:rsidDel="00000000" w:rsidR="00000000" w:rsidRPr="00000000">
              <w:rPr>
                <w:sz w:val="20"/>
                <w:szCs w:val="20"/>
                <w:rtl w:val="0"/>
              </w:rPr>
              <w:t xml:space="preserve">{table_s2_207_4}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A">
            <w:pPr>
              <w:rPr>
                <w:sz w:val="20"/>
                <w:szCs w:val="20"/>
              </w:rPr>
            </w:pPr>
            <w:r w:rsidDel="00000000" w:rsidR="00000000" w:rsidRPr="00000000">
              <w:rPr>
                <w:sz w:val="20"/>
                <w:szCs w:val="20"/>
                <w:rtl w:val="0"/>
              </w:rPr>
              <w:t xml:space="preserve">{table_s2_208_1}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B">
            <w:pPr>
              <w:rPr>
                <w:sz w:val="20"/>
                <w:szCs w:val="20"/>
              </w:rPr>
            </w:pPr>
            <w:r w:rsidDel="00000000" w:rsidR="00000000" w:rsidRPr="00000000">
              <w:rPr>
                <w:sz w:val="20"/>
                <w:szCs w:val="20"/>
                <w:rtl w:val="0"/>
              </w:rPr>
              <w:t xml:space="preserve">{table_s2_208_2}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C">
            <w:pPr>
              <w:rPr>
                <w:sz w:val="20"/>
                <w:szCs w:val="20"/>
              </w:rPr>
            </w:pPr>
            <w:r w:rsidDel="00000000" w:rsidR="00000000" w:rsidRPr="00000000">
              <w:rPr>
                <w:sz w:val="20"/>
                <w:szCs w:val="20"/>
                <w:rtl w:val="0"/>
              </w:rPr>
              <w:t xml:space="preserve">{table_s2_208_3}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2D">
            <w:pPr>
              <w:rPr>
                <w:sz w:val="20"/>
                <w:szCs w:val="20"/>
              </w:rPr>
            </w:pPr>
            <w:r w:rsidDel="00000000" w:rsidR="00000000" w:rsidRPr="00000000">
              <w:rPr>
                <w:sz w:val="20"/>
                <w:szCs w:val="20"/>
                <w:rtl w:val="0"/>
              </w:rPr>
              <w:t xml:space="preserve">{table_s2_208_4}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E">
            <w:pPr>
              <w:rPr>
                <w:sz w:val="20"/>
                <w:szCs w:val="20"/>
              </w:rPr>
            </w:pPr>
            <w:r w:rsidDel="00000000" w:rsidR="00000000" w:rsidRPr="00000000">
              <w:rPr>
                <w:sz w:val="20"/>
                <w:szCs w:val="20"/>
                <w:rtl w:val="0"/>
              </w:rPr>
              <w:t xml:space="preserve">{table_s2_209_1}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F">
            <w:pPr>
              <w:rPr>
                <w:sz w:val="20"/>
                <w:szCs w:val="20"/>
              </w:rPr>
            </w:pPr>
            <w:r w:rsidDel="00000000" w:rsidR="00000000" w:rsidRPr="00000000">
              <w:rPr>
                <w:sz w:val="20"/>
                <w:szCs w:val="20"/>
                <w:rtl w:val="0"/>
              </w:rPr>
              <w:t xml:space="preserve">{table_s2_209_2}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0">
            <w:pPr>
              <w:rPr>
                <w:sz w:val="20"/>
                <w:szCs w:val="20"/>
              </w:rPr>
            </w:pPr>
            <w:r w:rsidDel="00000000" w:rsidR="00000000" w:rsidRPr="00000000">
              <w:rPr>
                <w:sz w:val="20"/>
                <w:szCs w:val="20"/>
                <w:rtl w:val="0"/>
              </w:rPr>
              <w:t xml:space="preserve">{table_s2_209_3}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31">
            <w:pPr>
              <w:rPr>
                <w:sz w:val="20"/>
                <w:szCs w:val="20"/>
              </w:rPr>
            </w:pPr>
            <w:r w:rsidDel="00000000" w:rsidR="00000000" w:rsidRPr="00000000">
              <w:rPr>
                <w:sz w:val="20"/>
                <w:szCs w:val="20"/>
                <w:rtl w:val="0"/>
              </w:rPr>
              <w:t xml:space="preserve">{table_s2_209_4}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2">
            <w:pPr>
              <w:rPr>
                <w:sz w:val="20"/>
                <w:szCs w:val="20"/>
              </w:rPr>
            </w:pPr>
            <w:r w:rsidDel="00000000" w:rsidR="00000000" w:rsidRPr="00000000">
              <w:rPr>
                <w:sz w:val="20"/>
                <w:szCs w:val="20"/>
                <w:rtl w:val="0"/>
              </w:rPr>
              <w:t xml:space="preserve">{table_s2_210_1}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3">
            <w:pPr>
              <w:rPr>
                <w:sz w:val="20"/>
                <w:szCs w:val="20"/>
              </w:rPr>
            </w:pPr>
            <w:r w:rsidDel="00000000" w:rsidR="00000000" w:rsidRPr="00000000">
              <w:rPr>
                <w:sz w:val="20"/>
                <w:szCs w:val="20"/>
                <w:rtl w:val="0"/>
              </w:rPr>
              <w:t xml:space="preserve">{table_s2_210_2}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4">
            <w:pPr>
              <w:rPr>
                <w:sz w:val="20"/>
                <w:szCs w:val="20"/>
              </w:rPr>
            </w:pPr>
            <w:r w:rsidDel="00000000" w:rsidR="00000000" w:rsidRPr="00000000">
              <w:rPr>
                <w:sz w:val="20"/>
                <w:szCs w:val="20"/>
                <w:rtl w:val="0"/>
              </w:rPr>
              <w:t xml:space="preserve">{table_s2_210_3}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35">
            <w:pPr>
              <w:rPr>
                <w:sz w:val="20"/>
                <w:szCs w:val="20"/>
              </w:rPr>
            </w:pPr>
            <w:r w:rsidDel="00000000" w:rsidR="00000000" w:rsidRPr="00000000">
              <w:rPr>
                <w:sz w:val="20"/>
                <w:szCs w:val="20"/>
                <w:rtl w:val="0"/>
              </w:rPr>
              <w:t xml:space="preserve">{table_s2_210_4}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6">
            <w:pPr>
              <w:rPr>
                <w:sz w:val="20"/>
                <w:szCs w:val="20"/>
              </w:rPr>
            </w:pPr>
            <w:r w:rsidDel="00000000" w:rsidR="00000000" w:rsidRPr="00000000">
              <w:rPr>
                <w:sz w:val="20"/>
                <w:szCs w:val="20"/>
                <w:rtl w:val="0"/>
              </w:rPr>
              <w:t xml:space="preserve">{table_s2_211_1}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7">
            <w:pPr>
              <w:rPr>
                <w:sz w:val="20"/>
                <w:szCs w:val="20"/>
              </w:rPr>
            </w:pPr>
            <w:r w:rsidDel="00000000" w:rsidR="00000000" w:rsidRPr="00000000">
              <w:rPr>
                <w:sz w:val="20"/>
                <w:szCs w:val="20"/>
                <w:rtl w:val="0"/>
              </w:rPr>
              <w:t xml:space="preserve">{table_s2_211_2}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8">
            <w:pPr>
              <w:rPr>
                <w:sz w:val="20"/>
                <w:szCs w:val="20"/>
              </w:rPr>
            </w:pPr>
            <w:r w:rsidDel="00000000" w:rsidR="00000000" w:rsidRPr="00000000">
              <w:rPr>
                <w:sz w:val="20"/>
                <w:szCs w:val="20"/>
                <w:rtl w:val="0"/>
              </w:rPr>
              <w:t xml:space="preserve">{table_s2_211_3}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39">
            <w:pPr>
              <w:rPr>
                <w:sz w:val="20"/>
                <w:szCs w:val="20"/>
              </w:rPr>
            </w:pPr>
            <w:r w:rsidDel="00000000" w:rsidR="00000000" w:rsidRPr="00000000">
              <w:rPr>
                <w:sz w:val="20"/>
                <w:szCs w:val="20"/>
                <w:rtl w:val="0"/>
              </w:rPr>
              <w:t xml:space="preserve">{table_s2_211_4}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A">
            <w:pPr>
              <w:rPr>
                <w:sz w:val="20"/>
                <w:szCs w:val="20"/>
              </w:rPr>
            </w:pPr>
            <w:r w:rsidDel="00000000" w:rsidR="00000000" w:rsidRPr="00000000">
              <w:rPr>
                <w:sz w:val="20"/>
                <w:szCs w:val="20"/>
                <w:rtl w:val="0"/>
              </w:rPr>
              <w:t xml:space="preserve">{table_s2_212_1}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B">
            <w:pPr>
              <w:rPr>
                <w:sz w:val="20"/>
                <w:szCs w:val="20"/>
              </w:rPr>
            </w:pPr>
            <w:r w:rsidDel="00000000" w:rsidR="00000000" w:rsidRPr="00000000">
              <w:rPr>
                <w:sz w:val="20"/>
                <w:szCs w:val="20"/>
                <w:rtl w:val="0"/>
              </w:rPr>
              <w:t xml:space="preserve">{table_s2_212_2}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C">
            <w:pPr>
              <w:rPr>
                <w:sz w:val="20"/>
                <w:szCs w:val="20"/>
              </w:rPr>
            </w:pPr>
            <w:r w:rsidDel="00000000" w:rsidR="00000000" w:rsidRPr="00000000">
              <w:rPr>
                <w:sz w:val="20"/>
                <w:szCs w:val="20"/>
                <w:rtl w:val="0"/>
              </w:rPr>
              <w:t xml:space="preserve">{table_s2_212_3}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3D">
            <w:pPr>
              <w:rPr>
                <w:sz w:val="20"/>
                <w:szCs w:val="20"/>
              </w:rPr>
            </w:pPr>
            <w:r w:rsidDel="00000000" w:rsidR="00000000" w:rsidRPr="00000000">
              <w:rPr>
                <w:sz w:val="20"/>
                <w:szCs w:val="20"/>
                <w:rtl w:val="0"/>
              </w:rPr>
              <w:t xml:space="preserve">{table_s2_212_4}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E">
            <w:pPr>
              <w:rPr>
                <w:sz w:val="20"/>
                <w:szCs w:val="20"/>
              </w:rPr>
            </w:pPr>
            <w:r w:rsidDel="00000000" w:rsidR="00000000" w:rsidRPr="00000000">
              <w:rPr>
                <w:sz w:val="20"/>
                <w:szCs w:val="20"/>
                <w:rtl w:val="0"/>
              </w:rPr>
              <w:t xml:space="preserve">{table_s2_213_1}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F">
            <w:pPr>
              <w:rPr>
                <w:sz w:val="20"/>
                <w:szCs w:val="20"/>
              </w:rPr>
            </w:pPr>
            <w:r w:rsidDel="00000000" w:rsidR="00000000" w:rsidRPr="00000000">
              <w:rPr>
                <w:sz w:val="20"/>
                <w:szCs w:val="20"/>
                <w:rtl w:val="0"/>
              </w:rPr>
              <w:t xml:space="preserve">{table_s2_213_2}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0">
            <w:pPr>
              <w:rPr>
                <w:sz w:val="20"/>
                <w:szCs w:val="20"/>
              </w:rPr>
            </w:pPr>
            <w:r w:rsidDel="00000000" w:rsidR="00000000" w:rsidRPr="00000000">
              <w:rPr>
                <w:sz w:val="20"/>
                <w:szCs w:val="20"/>
                <w:rtl w:val="0"/>
              </w:rPr>
              <w:t xml:space="preserve">{table_s2_213_3}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41">
            <w:pPr>
              <w:rPr>
                <w:sz w:val="20"/>
                <w:szCs w:val="20"/>
              </w:rPr>
            </w:pPr>
            <w:r w:rsidDel="00000000" w:rsidR="00000000" w:rsidRPr="00000000">
              <w:rPr>
                <w:sz w:val="20"/>
                <w:szCs w:val="20"/>
                <w:rtl w:val="0"/>
              </w:rPr>
              <w:t xml:space="preserve">{table_s2_213_4}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2">
            <w:pPr>
              <w:rPr>
                <w:sz w:val="20"/>
                <w:szCs w:val="20"/>
              </w:rPr>
            </w:pPr>
            <w:r w:rsidDel="00000000" w:rsidR="00000000" w:rsidRPr="00000000">
              <w:rPr>
                <w:sz w:val="20"/>
                <w:szCs w:val="20"/>
                <w:rtl w:val="0"/>
              </w:rPr>
              <w:t xml:space="preserve">{table_s2_214_1}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3">
            <w:pPr>
              <w:rPr>
                <w:sz w:val="20"/>
                <w:szCs w:val="20"/>
              </w:rPr>
            </w:pPr>
            <w:r w:rsidDel="00000000" w:rsidR="00000000" w:rsidRPr="00000000">
              <w:rPr>
                <w:sz w:val="20"/>
                <w:szCs w:val="20"/>
                <w:rtl w:val="0"/>
              </w:rPr>
              <w:t xml:space="preserve">{table_s2_214_2}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4">
            <w:pPr>
              <w:rPr>
                <w:sz w:val="20"/>
                <w:szCs w:val="20"/>
              </w:rPr>
            </w:pPr>
            <w:r w:rsidDel="00000000" w:rsidR="00000000" w:rsidRPr="00000000">
              <w:rPr>
                <w:sz w:val="20"/>
                <w:szCs w:val="20"/>
                <w:rtl w:val="0"/>
              </w:rPr>
              <w:t xml:space="preserve">{table_s2_214_3}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45">
            <w:pPr>
              <w:rPr>
                <w:sz w:val="20"/>
                <w:szCs w:val="20"/>
              </w:rPr>
            </w:pPr>
            <w:r w:rsidDel="00000000" w:rsidR="00000000" w:rsidRPr="00000000">
              <w:rPr>
                <w:sz w:val="20"/>
                <w:szCs w:val="20"/>
                <w:rtl w:val="0"/>
              </w:rPr>
              <w:t xml:space="preserve">{table_s2_214_4}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6">
            <w:pPr>
              <w:rPr>
                <w:sz w:val="20"/>
                <w:szCs w:val="20"/>
              </w:rPr>
            </w:pPr>
            <w:r w:rsidDel="00000000" w:rsidR="00000000" w:rsidRPr="00000000">
              <w:rPr>
                <w:sz w:val="20"/>
                <w:szCs w:val="20"/>
                <w:rtl w:val="0"/>
              </w:rPr>
              <w:t xml:space="preserve">{table_s2_215_1}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7">
            <w:pPr>
              <w:rPr>
                <w:sz w:val="20"/>
                <w:szCs w:val="20"/>
              </w:rPr>
            </w:pPr>
            <w:r w:rsidDel="00000000" w:rsidR="00000000" w:rsidRPr="00000000">
              <w:rPr>
                <w:sz w:val="20"/>
                <w:szCs w:val="20"/>
                <w:rtl w:val="0"/>
              </w:rPr>
              <w:t xml:space="preserve">{table_s2_215_2}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8">
            <w:pPr>
              <w:rPr>
                <w:sz w:val="20"/>
                <w:szCs w:val="20"/>
              </w:rPr>
            </w:pPr>
            <w:r w:rsidDel="00000000" w:rsidR="00000000" w:rsidRPr="00000000">
              <w:rPr>
                <w:sz w:val="20"/>
                <w:szCs w:val="20"/>
                <w:rtl w:val="0"/>
              </w:rPr>
              <w:t xml:space="preserve">{table_s2_215_3}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49">
            <w:pPr>
              <w:rPr>
                <w:sz w:val="20"/>
                <w:szCs w:val="20"/>
              </w:rPr>
            </w:pPr>
            <w:r w:rsidDel="00000000" w:rsidR="00000000" w:rsidRPr="00000000">
              <w:rPr>
                <w:sz w:val="20"/>
                <w:szCs w:val="20"/>
                <w:rtl w:val="0"/>
              </w:rPr>
              <w:t xml:space="preserve">{table_s2_215_4}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A">
            <w:pPr>
              <w:rPr>
                <w:sz w:val="20"/>
                <w:szCs w:val="20"/>
              </w:rPr>
            </w:pPr>
            <w:r w:rsidDel="00000000" w:rsidR="00000000" w:rsidRPr="00000000">
              <w:rPr>
                <w:sz w:val="20"/>
                <w:szCs w:val="20"/>
                <w:rtl w:val="0"/>
              </w:rPr>
              <w:t xml:space="preserve">{table_s2_216_1}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B">
            <w:pPr>
              <w:rPr>
                <w:sz w:val="20"/>
                <w:szCs w:val="20"/>
              </w:rPr>
            </w:pPr>
            <w:r w:rsidDel="00000000" w:rsidR="00000000" w:rsidRPr="00000000">
              <w:rPr>
                <w:sz w:val="20"/>
                <w:szCs w:val="20"/>
                <w:rtl w:val="0"/>
              </w:rPr>
              <w:t xml:space="preserve">{table_s2_216_2}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C">
            <w:pPr>
              <w:rPr>
                <w:sz w:val="20"/>
                <w:szCs w:val="20"/>
              </w:rPr>
            </w:pPr>
            <w:r w:rsidDel="00000000" w:rsidR="00000000" w:rsidRPr="00000000">
              <w:rPr>
                <w:sz w:val="20"/>
                <w:szCs w:val="20"/>
                <w:rtl w:val="0"/>
              </w:rPr>
              <w:t xml:space="preserve">{table_s2_216_3}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4D">
            <w:pPr>
              <w:rPr>
                <w:sz w:val="20"/>
                <w:szCs w:val="20"/>
              </w:rPr>
            </w:pPr>
            <w:r w:rsidDel="00000000" w:rsidR="00000000" w:rsidRPr="00000000">
              <w:rPr>
                <w:sz w:val="20"/>
                <w:szCs w:val="20"/>
                <w:rtl w:val="0"/>
              </w:rPr>
              <w:t xml:space="preserve">{table_s2_216_4}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E">
            <w:pPr>
              <w:rPr>
                <w:sz w:val="20"/>
                <w:szCs w:val="20"/>
              </w:rPr>
            </w:pPr>
            <w:r w:rsidDel="00000000" w:rsidR="00000000" w:rsidRPr="00000000">
              <w:rPr>
                <w:sz w:val="20"/>
                <w:szCs w:val="20"/>
                <w:rtl w:val="0"/>
              </w:rPr>
              <w:t xml:space="preserve">{table_s2_217_1}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F">
            <w:pPr>
              <w:rPr>
                <w:sz w:val="20"/>
                <w:szCs w:val="20"/>
              </w:rPr>
            </w:pPr>
            <w:r w:rsidDel="00000000" w:rsidR="00000000" w:rsidRPr="00000000">
              <w:rPr>
                <w:sz w:val="20"/>
                <w:szCs w:val="20"/>
                <w:rtl w:val="0"/>
              </w:rPr>
              <w:t xml:space="preserve">{table_s2_217_2}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0">
            <w:pPr>
              <w:rPr>
                <w:sz w:val="20"/>
                <w:szCs w:val="20"/>
              </w:rPr>
            </w:pPr>
            <w:r w:rsidDel="00000000" w:rsidR="00000000" w:rsidRPr="00000000">
              <w:rPr>
                <w:sz w:val="20"/>
                <w:szCs w:val="20"/>
                <w:rtl w:val="0"/>
              </w:rPr>
              <w:t xml:space="preserve">{table_s2_217_3}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51">
            <w:pPr>
              <w:rPr>
                <w:sz w:val="20"/>
                <w:szCs w:val="20"/>
              </w:rPr>
            </w:pPr>
            <w:r w:rsidDel="00000000" w:rsidR="00000000" w:rsidRPr="00000000">
              <w:rPr>
                <w:sz w:val="20"/>
                <w:szCs w:val="20"/>
                <w:rtl w:val="0"/>
              </w:rPr>
              <w:t xml:space="preserve">{table_s2_217_4}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2">
            <w:pPr>
              <w:rPr>
                <w:sz w:val="20"/>
                <w:szCs w:val="20"/>
              </w:rPr>
            </w:pPr>
            <w:r w:rsidDel="00000000" w:rsidR="00000000" w:rsidRPr="00000000">
              <w:rPr>
                <w:sz w:val="20"/>
                <w:szCs w:val="20"/>
                <w:rtl w:val="0"/>
              </w:rPr>
              <w:t xml:space="preserve">{table_s2_218_1}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3">
            <w:pPr>
              <w:rPr>
                <w:sz w:val="20"/>
                <w:szCs w:val="20"/>
              </w:rPr>
            </w:pPr>
            <w:r w:rsidDel="00000000" w:rsidR="00000000" w:rsidRPr="00000000">
              <w:rPr>
                <w:sz w:val="20"/>
                <w:szCs w:val="20"/>
                <w:rtl w:val="0"/>
              </w:rPr>
              <w:t xml:space="preserve">{table_s2_218_2}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4">
            <w:pPr>
              <w:rPr>
                <w:sz w:val="20"/>
                <w:szCs w:val="20"/>
              </w:rPr>
            </w:pPr>
            <w:r w:rsidDel="00000000" w:rsidR="00000000" w:rsidRPr="00000000">
              <w:rPr>
                <w:sz w:val="20"/>
                <w:szCs w:val="20"/>
                <w:rtl w:val="0"/>
              </w:rPr>
              <w:t xml:space="preserve">{table_s2_218_3}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55">
            <w:pPr>
              <w:rPr>
                <w:sz w:val="20"/>
                <w:szCs w:val="20"/>
              </w:rPr>
            </w:pPr>
            <w:r w:rsidDel="00000000" w:rsidR="00000000" w:rsidRPr="00000000">
              <w:rPr>
                <w:sz w:val="20"/>
                <w:szCs w:val="20"/>
                <w:rtl w:val="0"/>
              </w:rPr>
              <w:t xml:space="preserve">{table_s2_218_4}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6">
            <w:pPr>
              <w:rPr>
                <w:sz w:val="20"/>
                <w:szCs w:val="20"/>
              </w:rPr>
            </w:pPr>
            <w:r w:rsidDel="00000000" w:rsidR="00000000" w:rsidRPr="00000000">
              <w:rPr>
                <w:sz w:val="20"/>
                <w:szCs w:val="20"/>
                <w:rtl w:val="0"/>
              </w:rPr>
              <w:t xml:space="preserve">{table_s2_219_1}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7">
            <w:pPr>
              <w:rPr>
                <w:sz w:val="20"/>
                <w:szCs w:val="20"/>
              </w:rPr>
            </w:pPr>
            <w:r w:rsidDel="00000000" w:rsidR="00000000" w:rsidRPr="00000000">
              <w:rPr>
                <w:sz w:val="20"/>
                <w:szCs w:val="20"/>
                <w:rtl w:val="0"/>
              </w:rPr>
              <w:t xml:space="preserve">{table_s2_219_2}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8">
            <w:pPr>
              <w:rPr>
                <w:sz w:val="20"/>
                <w:szCs w:val="20"/>
              </w:rPr>
            </w:pPr>
            <w:r w:rsidDel="00000000" w:rsidR="00000000" w:rsidRPr="00000000">
              <w:rPr>
                <w:sz w:val="20"/>
                <w:szCs w:val="20"/>
                <w:rtl w:val="0"/>
              </w:rPr>
              <w:t xml:space="preserve">{table_s2_219_3}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59">
            <w:pPr>
              <w:rPr>
                <w:sz w:val="20"/>
                <w:szCs w:val="20"/>
              </w:rPr>
            </w:pPr>
            <w:r w:rsidDel="00000000" w:rsidR="00000000" w:rsidRPr="00000000">
              <w:rPr>
                <w:sz w:val="20"/>
                <w:szCs w:val="20"/>
                <w:rtl w:val="0"/>
              </w:rPr>
              <w:t xml:space="preserve">{table_s2_219_4}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A">
            <w:pPr>
              <w:rPr>
                <w:sz w:val="20"/>
                <w:szCs w:val="20"/>
              </w:rPr>
            </w:pPr>
            <w:r w:rsidDel="00000000" w:rsidR="00000000" w:rsidRPr="00000000">
              <w:rPr>
                <w:sz w:val="20"/>
                <w:szCs w:val="20"/>
                <w:rtl w:val="0"/>
              </w:rPr>
              <w:t xml:space="preserve">{table_s2_220_1}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B">
            <w:pPr>
              <w:rPr>
                <w:sz w:val="20"/>
                <w:szCs w:val="20"/>
              </w:rPr>
            </w:pPr>
            <w:r w:rsidDel="00000000" w:rsidR="00000000" w:rsidRPr="00000000">
              <w:rPr>
                <w:sz w:val="20"/>
                <w:szCs w:val="20"/>
                <w:rtl w:val="0"/>
              </w:rPr>
              <w:t xml:space="preserve">{table_s2_220_2}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C">
            <w:pPr>
              <w:rPr>
                <w:sz w:val="20"/>
                <w:szCs w:val="20"/>
              </w:rPr>
            </w:pPr>
            <w:r w:rsidDel="00000000" w:rsidR="00000000" w:rsidRPr="00000000">
              <w:rPr>
                <w:sz w:val="20"/>
                <w:szCs w:val="20"/>
                <w:rtl w:val="0"/>
              </w:rPr>
              <w:t xml:space="preserve">{table_s2_220_3}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5D">
            <w:pPr>
              <w:rPr>
                <w:sz w:val="20"/>
                <w:szCs w:val="20"/>
              </w:rPr>
            </w:pPr>
            <w:r w:rsidDel="00000000" w:rsidR="00000000" w:rsidRPr="00000000">
              <w:rPr>
                <w:sz w:val="20"/>
                <w:szCs w:val="20"/>
                <w:rtl w:val="0"/>
              </w:rPr>
              <w:t xml:space="preserve">{table_s2_220_4}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E">
            <w:pPr>
              <w:rPr>
                <w:sz w:val="20"/>
                <w:szCs w:val="20"/>
              </w:rPr>
            </w:pPr>
            <w:r w:rsidDel="00000000" w:rsidR="00000000" w:rsidRPr="00000000">
              <w:rPr>
                <w:sz w:val="20"/>
                <w:szCs w:val="20"/>
                <w:rtl w:val="0"/>
              </w:rPr>
              <w:t xml:space="preserve">{table_s2_221_1}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F">
            <w:pPr>
              <w:rPr>
                <w:sz w:val="20"/>
                <w:szCs w:val="20"/>
              </w:rPr>
            </w:pPr>
            <w:r w:rsidDel="00000000" w:rsidR="00000000" w:rsidRPr="00000000">
              <w:rPr>
                <w:sz w:val="20"/>
                <w:szCs w:val="20"/>
                <w:rtl w:val="0"/>
              </w:rPr>
              <w:t xml:space="preserve">{table_s2_221_2}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0">
            <w:pPr>
              <w:rPr>
                <w:sz w:val="20"/>
                <w:szCs w:val="20"/>
              </w:rPr>
            </w:pPr>
            <w:r w:rsidDel="00000000" w:rsidR="00000000" w:rsidRPr="00000000">
              <w:rPr>
                <w:sz w:val="20"/>
                <w:szCs w:val="20"/>
                <w:rtl w:val="0"/>
              </w:rPr>
              <w:t xml:space="preserve">{table_s2_221_3}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61">
            <w:pPr>
              <w:rPr>
                <w:sz w:val="20"/>
                <w:szCs w:val="20"/>
              </w:rPr>
            </w:pPr>
            <w:r w:rsidDel="00000000" w:rsidR="00000000" w:rsidRPr="00000000">
              <w:rPr>
                <w:sz w:val="20"/>
                <w:szCs w:val="20"/>
                <w:rtl w:val="0"/>
              </w:rPr>
              <w:t xml:space="preserve">{table_s2_221_4}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2">
            <w:pPr>
              <w:rPr>
                <w:sz w:val="20"/>
                <w:szCs w:val="20"/>
              </w:rPr>
            </w:pPr>
            <w:r w:rsidDel="00000000" w:rsidR="00000000" w:rsidRPr="00000000">
              <w:rPr>
                <w:sz w:val="20"/>
                <w:szCs w:val="20"/>
                <w:rtl w:val="0"/>
              </w:rPr>
              <w:t xml:space="preserve">{table_s2_222_1}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3">
            <w:pPr>
              <w:rPr>
                <w:sz w:val="20"/>
                <w:szCs w:val="20"/>
              </w:rPr>
            </w:pPr>
            <w:r w:rsidDel="00000000" w:rsidR="00000000" w:rsidRPr="00000000">
              <w:rPr>
                <w:sz w:val="20"/>
                <w:szCs w:val="20"/>
                <w:rtl w:val="0"/>
              </w:rPr>
              <w:t xml:space="preserve">{table_s2_222_2}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4">
            <w:pPr>
              <w:rPr>
                <w:sz w:val="20"/>
                <w:szCs w:val="20"/>
              </w:rPr>
            </w:pPr>
            <w:r w:rsidDel="00000000" w:rsidR="00000000" w:rsidRPr="00000000">
              <w:rPr>
                <w:sz w:val="20"/>
                <w:szCs w:val="20"/>
                <w:rtl w:val="0"/>
              </w:rPr>
              <w:t xml:space="preserve">{table_s2_222_3}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65">
            <w:pPr>
              <w:rPr>
                <w:sz w:val="20"/>
                <w:szCs w:val="20"/>
              </w:rPr>
            </w:pPr>
            <w:r w:rsidDel="00000000" w:rsidR="00000000" w:rsidRPr="00000000">
              <w:rPr>
                <w:sz w:val="20"/>
                <w:szCs w:val="20"/>
                <w:rtl w:val="0"/>
              </w:rPr>
              <w:t xml:space="preserve">{table_s2_222_4}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6">
            <w:pPr>
              <w:rPr>
                <w:sz w:val="20"/>
                <w:szCs w:val="20"/>
              </w:rPr>
            </w:pPr>
            <w:r w:rsidDel="00000000" w:rsidR="00000000" w:rsidRPr="00000000">
              <w:rPr>
                <w:sz w:val="20"/>
                <w:szCs w:val="20"/>
                <w:rtl w:val="0"/>
              </w:rPr>
              <w:t xml:space="preserve">{table_s2_223_1}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7">
            <w:pPr>
              <w:rPr>
                <w:sz w:val="20"/>
                <w:szCs w:val="20"/>
              </w:rPr>
            </w:pPr>
            <w:r w:rsidDel="00000000" w:rsidR="00000000" w:rsidRPr="00000000">
              <w:rPr>
                <w:sz w:val="20"/>
                <w:szCs w:val="20"/>
                <w:rtl w:val="0"/>
              </w:rPr>
              <w:t xml:space="preserve">{table_s2_223_2}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8">
            <w:pPr>
              <w:rPr>
                <w:sz w:val="20"/>
                <w:szCs w:val="20"/>
              </w:rPr>
            </w:pPr>
            <w:r w:rsidDel="00000000" w:rsidR="00000000" w:rsidRPr="00000000">
              <w:rPr>
                <w:sz w:val="20"/>
                <w:szCs w:val="20"/>
                <w:rtl w:val="0"/>
              </w:rPr>
              <w:t xml:space="preserve">{table_s2_223_3}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69">
            <w:pPr>
              <w:rPr>
                <w:sz w:val="20"/>
                <w:szCs w:val="20"/>
              </w:rPr>
            </w:pPr>
            <w:r w:rsidDel="00000000" w:rsidR="00000000" w:rsidRPr="00000000">
              <w:rPr>
                <w:sz w:val="20"/>
                <w:szCs w:val="20"/>
                <w:rtl w:val="0"/>
              </w:rPr>
              <w:t xml:space="preserve">{table_s2_223_4}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A">
            <w:pPr>
              <w:rPr>
                <w:sz w:val="20"/>
                <w:szCs w:val="20"/>
              </w:rPr>
            </w:pPr>
            <w:r w:rsidDel="00000000" w:rsidR="00000000" w:rsidRPr="00000000">
              <w:rPr>
                <w:sz w:val="20"/>
                <w:szCs w:val="20"/>
                <w:rtl w:val="0"/>
              </w:rPr>
              <w:t xml:space="preserve">{table_s2_224_1}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B">
            <w:pPr>
              <w:rPr>
                <w:sz w:val="20"/>
                <w:szCs w:val="20"/>
              </w:rPr>
            </w:pPr>
            <w:r w:rsidDel="00000000" w:rsidR="00000000" w:rsidRPr="00000000">
              <w:rPr>
                <w:sz w:val="20"/>
                <w:szCs w:val="20"/>
                <w:rtl w:val="0"/>
              </w:rPr>
              <w:t xml:space="preserve">{table_s2_224_2}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C">
            <w:pPr>
              <w:rPr>
                <w:sz w:val="20"/>
                <w:szCs w:val="20"/>
              </w:rPr>
            </w:pPr>
            <w:r w:rsidDel="00000000" w:rsidR="00000000" w:rsidRPr="00000000">
              <w:rPr>
                <w:sz w:val="20"/>
                <w:szCs w:val="20"/>
                <w:rtl w:val="0"/>
              </w:rPr>
              <w:t xml:space="preserve">{table_s2_224_3}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6D">
            <w:pPr>
              <w:rPr>
                <w:sz w:val="20"/>
                <w:szCs w:val="20"/>
              </w:rPr>
            </w:pPr>
            <w:r w:rsidDel="00000000" w:rsidR="00000000" w:rsidRPr="00000000">
              <w:rPr>
                <w:sz w:val="20"/>
                <w:szCs w:val="20"/>
                <w:rtl w:val="0"/>
              </w:rPr>
              <w:t xml:space="preserve">{table_s2_224_4}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E">
            <w:pPr>
              <w:rPr>
                <w:sz w:val="20"/>
                <w:szCs w:val="20"/>
              </w:rPr>
            </w:pPr>
            <w:r w:rsidDel="00000000" w:rsidR="00000000" w:rsidRPr="00000000">
              <w:rPr>
                <w:sz w:val="20"/>
                <w:szCs w:val="20"/>
                <w:rtl w:val="0"/>
              </w:rPr>
              <w:t xml:space="preserve">{table_s2_225_1}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F">
            <w:pPr>
              <w:rPr>
                <w:sz w:val="20"/>
                <w:szCs w:val="20"/>
              </w:rPr>
            </w:pPr>
            <w:r w:rsidDel="00000000" w:rsidR="00000000" w:rsidRPr="00000000">
              <w:rPr>
                <w:sz w:val="20"/>
                <w:szCs w:val="20"/>
                <w:rtl w:val="0"/>
              </w:rPr>
              <w:t xml:space="preserve">{table_s2_225_2}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0">
            <w:pPr>
              <w:rPr>
                <w:sz w:val="20"/>
                <w:szCs w:val="20"/>
              </w:rPr>
            </w:pPr>
            <w:r w:rsidDel="00000000" w:rsidR="00000000" w:rsidRPr="00000000">
              <w:rPr>
                <w:sz w:val="20"/>
                <w:szCs w:val="20"/>
                <w:rtl w:val="0"/>
              </w:rPr>
              <w:t xml:space="preserve">{table_s2_225_3}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71">
            <w:pPr>
              <w:rPr>
                <w:sz w:val="20"/>
                <w:szCs w:val="20"/>
              </w:rPr>
            </w:pPr>
            <w:r w:rsidDel="00000000" w:rsidR="00000000" w:rsidRPr="00000000">
              <w:rPr>
                <w:sz w:val="20"/>
                <w:szCs w:val="20"/>
                <w:rtl w:val="0"/>
              </w:rPr>
              <w:t xml:space="preserve">{table_s2_225_4}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2">
            <w:pPr>
              <w:rPr>
                <w:sz w:val="20"/>
                <w:szCs w:val="20"/>
              </w:rPr>
            </w:pPr>
            <w:r w:rsidDel="00000000" w:rsidR="00000000" w:rsidRPr="00000000">
              <w:rPr>
                <w:sz w:val="20"/>
                <w:szCs w:val="20"/>
                <w:rtl w:val="0"/>
              </w:rPr>
              <w:t xml:space="preserve">{table_s2_226_1}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3">
            <w:pPr>
              <w:rPr>
                <w:sz w:val="20"/>
                <w:szCs w:val="20"/>
              </w:rPr>
            </w:pPr>
            <w:r w:rsidDel="00000000" w:rsidR="00000000" w:rsidRPr="00000000">
              <w:rPr>
                <w:sz w:val="20"/>
                <w:szCs w:val="20"/>
                <w:rtl w:val="0"/>
              </w:rPr>
              <w:t xml:space="preserve">{table_s2_226_2}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4">
            <w:pPr>
              <w:rPr>
                <w:sz w:val="20"/>
                <w:szCs w:val="20"/>
              </w:rPr>
            </w:pPr>
            <w:r w:rsidDel="00000000" w:rsidR="00000000" w:rsidRPr="00000000">
              <w:rPr>
                <w:sz w:val="20"/>
                <w:szCs w:val="20"/>
                <w:rtl w:val="0"/>
              </w:rPr>
              <w:t xml:space="preserve">{table_s2_226_3}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75">
            <w:pPr>
              <w:rPr>
                <w:sz w:val="20"/>
                <w:szCs w:val="20"/>
              </w:rPr>
            </w:pPr>
            <w:r w:rsidDel="00000000" w:rsidR="00000000" w:rsidRPr="00000000">
              <w:rPr>
                <w:sz w:val="20"/>
                <w:szCs w:val="20"/>
                <w:rtl w:val="0"/>
              </w:rPr>
              <w:t xml:space="preserve">{table_s2_226_4}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6">
            <w:pPr>
              <w:rPr>
                <w:sz w:val="20"/>
                <w:szCs w:val="20"/>
              </w:rPr>
            </w:pPr>
            <w:r w:rsidDel="00000000" w:rsidR="00000000" w:rsidRPr="00000000">
              <w:rPr>
                <w:sz w:val="20"/>
                <w:szCs w:val="20"/>
                <w:rtl w:val="0"/>
              </w:rPr>
              <w:t xml:space="preserve">{table_s2_227_1}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7">
            <w:pPr>
              <w:rPr>
                <w:sz w:val="20"/>
                <w:szCs w:val="20"/>
              </w:rPr>
            </w:pPr>
            <w:r w:rsidDel="00000000" w:rsidR="00000000" w:rsidRPr="00000000">
              <w:rPr>
                <w:sz w:val="20"/>
                <w:szCs w:val="20"/>
                <w:rtl w:val="0"/>
              </w:rPr>
              <w:t xml:space="preserve">{table_s2_227_2}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8">
            <w:pPr>
              <w:rPr>
                <w:sz w:val="20"/>
                <w:szCs w:val="20"/>
              </w:rPr>
            </w:pPr>
            <w:r w:rsidDel="00000000" w:rsidR="00000000" w:rsidRPr="00000000">
              <w:rPr>
                <w:sz w:val="20"/>
                <w:szCs w:val="20"/>
                <w:rtl w:val="0"/>
              </w:rPr>
              <w:t xml:space="preserve">{table_s2_227_3}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79">
            <w:pPr>
              <w:rPr>
                <w:sz w:val="20"/>
                <w:szCs w:val="20"/>
              </w:rPr>
            </w:pPr>
            <w:r w:rsidDel="00000000" w:rsidR="00000000" w:rsidRPr="00000000">
              <w:rPr>
                <w:sz w:val="20"/>
                <w:szCs w:val="20"/>
                <w:rtl w:val="0"/>
              </w:rPr>
              <w:t xml:space="preserve">{table_s2_227_4}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A">
            <w:pPr>
              <w:rPr>
                <w:sz w:val="20"/>
                <w:szCs w:val="20"/>
              </w:rPr>
            </w:pPr>
            <w:r w:rsidDel="00000000" w:rsidR="00000000" w:rsidRPr="00000000">
              <w:rPr>
                <w:sz w:val="20"/>
                <w:szCs w:val="20"/>
                <w:rtl w:val="0"/>
              </w:rPr>
              <w:t xml:space="preserve">{table_s2_228_1}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B">
            <w:pPr>
              <w:rPr>
                <w:sz w:val="20"/>
                <w:szCs w:val="20"/>
              </w:rPr>
            </w:pPr>
            <w:r w:rsidDel="00000000" w:rsidR="00000000" w:rsidRPr="00000000">
              <w:rPr>
                <w:sz w:val="20"/>
                <w:szCs w:val="20"/>
                <w:rtl w:val="0"/>
              </w:rPr>
              <w:t xml:space="preserve">{table_s2_228_2}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C">
            <w:pPr>
              <w:rPr>
                <w:sz w:val="20"/>
                <w:szCs w:val="20"/>
              </w:rPr>
            </w:pPr>
            <w:r w:rsidDel="00000000" w:rsidR="00000000" w:rsidRPr="00000000">
              <w:rPr>
                <w:sz w:val="20"/>
                <w:szCs w:val="20"/>
                <w:rtl w:val="0"/>
              </w:rPr>
              <w:t xml:space="preserve">{table_s2_228_3}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7D">
            <w:pPr>
              <w:rPr>
                <w:sz w:val="20"/>
                <w:szCs w:val="20"/>
              </w:rPr>
            </w:pPr>
            <w:r w:rsidDel="00000000" w:rsidR="00000000" w:rsidRPr="00000000">
              <w:rPr>
                <w:sz w:val="20"/>
                <w:szCs w:val="20"/>
                <w:rtl w:val="0"/>
              </w:rPr>
              <w:t xml:space="preserve">{table_s2_228_4}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E">
            <w:pPr>
              <w:rPr>
                <w:sz w:val="20"/>
                <w:szCs w:val="20"/>
              </w:rPr>
            </w:pPr>
            <w:r w:rsidDel="00000000" w:rsidR="00000000" w:rsidRPr="00000000">
              <w:rPr>
                <w:sz w:val="20"/>
                <w:szCs w:val="20"/>
                <w:rtl w:val="0"/>
              </w:rPr>
              <w:t xml:space="preserve">{table_s2_229_1}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F">
            <w:pPr>
              <w:rPr>
                <w:sz w:val="20"/>
                <w:szCs w:val="20"/>
              </w:rPr>
            </w:pPr>
            <w:r w:rsidDel="00000000" w:rsidR="00000000" w:rsidRPr="00000000">
              <w:rPr>
                <w:sz w:val="20"/>
                <w:szCs w:val="20"/>
                <w:rtl w:val="0"/>
              </w:rPr>
              <w:t xml:space="preserve">{table_s2_229_2}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0">
            <w:pPr>
              <w:rPr>
                <w:sz w:val="20"/>
                <w:szCs w:val="20"/>
              </w:rPr>
            </w:pPr>
            <w:r w:rsidDel="00000000" w:rsidR="00000000" w:rsidRPr="00000000">
              <w:rPr>
                <w:sz w:val="20"/>
                <w:szCs w:val="20"/>
                <w:rtl w:val="0"/>
              </w:rPr>
              <w:t xml:space="preserve">{table_s2_229_3}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81">
            <w:pPr>
              <w:rPr>
                <w:sz w:val="20"/>
                <w:szCs w:val="20"/>
              </w:rPr>
            </w:pPr>
            <w:r w:rsidDel="00000000" w:rsidR="00000000" w:rsidRPr="00000000">
              <w:rPr>
                <w:sz w:val="20"/>
                <w:szCs w:val="20"/>
                <w:rtl w:val="0"/>
              </w:rPr>
              <w:t xml:space="preserve">{table_s2_229_4}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2">
            <w:pPr>
              <w:rPr>
                <w:sz w:val="20"/>
                <w:szCs w:val="20"/>
              </w:rPr>
            </w:pPr>
            <w:r w:rsidDel="00000000" w:rsidR="00000000" w:rsidRPr="00000000">
              <w:rPr>
                <w:sz w:val="20"/>
                <w:szCs w:val="20"/>
                <w:rtl w:val="0"/>
              </w:rPr>
              <w:t xml:space="preserve">{table_s2_230_1}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3">
            <w:pPr>
              <w:rPr>
                <w:sz w:val="20"/>
                <w:szCs w:val="20"/>
              </w:rPr>
            </w:pPr>
            <w:r w:rsidDel="00000000" w:rsidR="00000000" w:rsidRPr="00000000">
              <w:rPr>
                <w:sz w:val="20"/>
                <w:szCs w:val="20"/>
                <w:rtl w:val="0"/>
              </w:rPr>
              <w:t xml:space="preserve">{table_s2_230_2}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4">
            <w:pPr>
              <w:rPr>
                <w:sz w:val="20"/>
                <w:szCs w:val="20"/>
              </w:rPr>
            </w:pPr>
            <w:r w:rsidDel="00000000" w:rsidR="00000000" w:rsidRPr="00000000">
              <w:rPr>
                <w:sz w:val="20"/>
                <w:szCs w:val="20"/>
                <w:rtl w:val="0"/>
              </w:rPr>
              <w:t xml:space="preserve">{table_s2_230_3}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85">
            <w:pPr>
              <w:rPr>
                <w:sz w:val="20"/>
                <w:szCs w:val="20"/>
              </w:rPr>
            </w:pPr>
            <w:r w:rsidDel="00000000" w:rsidR="00000000" w:rsidRPr="00000000">
              <w:rPr>
                <w:sz w:val="20"/>
                <w:szCs w:val="20"/>
                <w:rtl w:val="0"/>
              </w:rPr>
              <w:t xml:space="preserve">{table_s2_230_4}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6">
            <w:pPr>
              <w:rPr>
                <w:sz w:val="20"/>
                <w:szCs w:val="20"/>
              </w:rPr>
            </w:pPr>
            <w:r w:rsidDel="00000000" w:rsidR="00000000" w:rsidRPr="00000000">
              <w:rPr>
                <w:sz w:val="20"/>
                <w:szCs w:val="20"/>
                <w:rtl w:val="0"/>
              </w:rPr>
              <w:t xml:space="preserve">{table_s2_231_1}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7">
            <w:pPr>
              <w:rPr>
                <w:sz w:val="20"/>
                <w:szCs w:val="20"/>
              </w:rPr>
            </w:pPr>
            <w:r w:rsidDel="00000000" w:rsidR="00000000" w:rsidRPr="00000000">
              <w:rPr>
                <w:sz w:val="20"/>
                <w:szCs w:val="20"/>
                <w:rtl w:val="0"/>
              </w:rPr>
              <w:t xml:space="preserve">{table_s2_231_2}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8">
            <w:pPr>
              <w:rPr>
                <w:sz w:val="20"/>
                <w:szCs w:val="20"/>
              </w:rPr>
            </w:pPr>
            <w:r w:rsidDel="00000000" w:rsidR="00000000" w:rsidRPr="00000000">
              <w:rPr>
                <w:sz w:val="20"/>
                <w:szCs w:val="20"/>
                <w:rtl w:val="0"/>
              </w:rPr>
              <w:t xml:space="preserve">{table_s2_231_3}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89">
            <w:pPr>
              <w:rPr>
                <w:sz w:val="20"/>
                <w:szCs w:val="20"/>
              </w:rPr>
            </w:pPr>
            <w:r w:rsidDel="00000000" w:rsidR="00000000" w:rsidRPr="00000000">
              <w:rPr>
                <w:sz w:val="20"/>
                <w:szCs w:val="20"/>
                <w:rtl w:val="0"/>
              </w:rPr>
              <w:t xml:space="preserve">{table_s2_231_4}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A">
            <w:pPr>
              <w:rPr>
                <w:sz w:val="20"/>
                <w:szCs w:val="20"/>
              </w:rPr>
            </w:pPr>
            <w:r w:rsidDel="00000000" w:rsidR="00000000" w:rsidRPr="00000000">
              <w:rPr>
                <w:sz w:val="20"/>
                <w:szCs w:val="20"/>
                <w:rtl w:val="0"/>
              </w:rPr>
              <w:t xml:space="preserve">{table_s2_232_1}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B">
            <w:pPr>
              <w:rPr>
                <w:sz w:val="20"/>
                <w:szCs w:val="20"/>
              </w:rPr>
            </w:pPr>
            <w:r w:rsidDel="00000000" w:rsidR="00000000" w:rsidRPr="00000000">
              <w:rPr>
                <w:sz w:val="20"/>
                <w:szCs w:val="20"/>
                <w:rtl w:val="0"/>
              </w:rPr>
              <w:t xml:space="preserve">{table_s2_232_2}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C">
            <w:pPr>
              <w:rPr>
                <w:sz w:val="20"/>
                <w:szCs w:val="20"/>
              </w:rPr>
            </w:pPr>
            <w:r w:rsidDel="00000000" w:rsidR="00000000" w:rsidRPr="00000000">
              <w:rPr>
                <w:sz w:val="20"/>
                <w:szCs w:val="20"/>
                <w:rtl w:val="0"/>
              </w:rPr>
              <w:t xml:space="preserve">{table_s2_232_3}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8D">
            <w:pPr>
              <w:rPr>
                <w:sz w:val="20"/>
                <w:szCs w:val="20"/>
              </w:rPr>
            </w:pPr>
            <w:r w:rsidDel="00000000" w:rsidR="00000000" w:rsidRPr="00000000">
              <w:rPr>
                <w:sz w:val="20"/>
                <w:szCs w:val="20"/>
                <w:rtl w:val="0"/>
              </w:rPr>
              <w:t xml:space="preserve">{table_s2_232_4}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E">
            <w:pPr>
              <w:rPr>
                <w:sz w:val="20"/>
                <w:szCs w:val="20"/>
              </w:rPr>
            </w:pPr>
            <w:r w:rsidDel="00000000" w:rsidR="00000000" w:rsidRPr="00000000">
              <w:rPr>
                <w:sz w:val="20"/>
                <w:szCs w:val="20"/>
                <w:rtl w:val="0"/>
              </w:rPr>
              <w:t xml:space="preserve">{table_s2_233_1}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F">
            <w:pPr>
              <w:rPr>
                <w:sz w:val="20"/>
                <w:szCs w:val="20"/>
              </w:rPr>
            </w:pPr>
            <w:r w:rsidDel="00000000" w:rsidR="00000000" w:rsidRPr="00000000">
              <w:rPr>
                <w:sz w:val="20"/>
                <w:szCs w:val="20"/>
                <w:rtl w:val="0"/>
              </w:rPr>
              <w:t xml:space="preserve">{table_s2_233_2}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0">
            <w:pPr>
              <w:rPr>
                <w:sz w:val="20"/>
                <w:szCs w:val="20"/>
              </w:rPr>
            </w:pPr>
            <w:r w:rsidDel="00000000" w:rsidR="00000000" w:rsidRPr="00000000">
              <w:rPr>
                <w:sz w:val="20"/>
                <w:szCs w:val="20"/>
                <w:rtl w:val="0"/>
              </w:rPr>
              <w:t xml:space="preserve">{table_s2_233_3}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91">
            <w:pPr>
              <w:rPr>
                <w:sz w:val="20"/>
                <w:szCs w:val="20"/>
              </w:rPr>
            </w:pPr>
            <w:r w:rsidDel="00000000" w:rsidR="00000000" w:rsidRPr="00000000">
              <w:rPr>
                <w:sz w:val="20"/>
                <w:szCs w:val="20"/>
                <w:rtl w:val="0"/>
              </w:rPr>
              <w:t xml:space="preserve">{table_s2_233_4}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2">
            <w:pPr>
              <w:rPr>
                <w:sz w:val="20"/>
                <w:szCs w:val="20"/>
              </w:rPr>
            </w:pPr>
            <w:r w:rsidDel="00000000" w:rsidR="00000000" w:rsidRPr="00000000">
              <w:rPr>
                <w:sz w:val="20"/>
                <w:szCs w:val="20"/>
                <w:rtl w:val="0"/>
              </w:rPr>
              <w:t xml:space="preserve">{table_s2_234_1}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3">
            <w:pPr>
              <w:rPr>
                <w:sz w:val="20"/>
                <w:szCs w:val="20"/>
              </w:rPr>
            </w:pPr>
            <w:r w:rsidDel="00000000" w:rsidR="00000000" w:rsidRPr="00000000">
              <w:rPr>
                <w:sz w:val="20"/>
                <w:szCs w:val="20"/>
                <w:rtl w:val="0"/>
              </w:rPr>
              <w:t xml:space="preserve">{table_s2_234_2}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4">
            <w:pPr>
              <w:rPr>
                <w:sz w:val="20"/>
                <w:szCs w:val="20"/>
              </w:rPr>
            </w:pPr>
            <w:r w:rsidDel="00000000" w:rsidR="00000000" w:rsidRPr="00000000">
              <w:rPr>
                <w:sz w:val="20"/>
                <w:szCs w:val="20"/>
                <w:rtl w:val="0"/>
              </w:rPr>
              <w:t xml:space="preserve">{table_s2_234_3}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95">
            <w:pPr>
              <w:rPr>
                <w:sz w:val="20"/>
                <w:szCs w:val="20"/>
              </w:rPr>
            </w:pPr>
            <w:r w:rsidDel="00000000" w:rsidR="00000000" w:rsidRPr="00000000">
              <w:rPr>
                <w:sz w:val="20"/>
                <w:szCs w:val="20"/>
                <w:rtl w:val="0"/>
              </w:rPr>
              <w:t xml:space="preserve">{table_s2_234_4}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6">
            <w:pPr>
              <w:rPr>
                <w:sz w:val="20"/>
                <w:szCs w:val="20"/>
              </w:rPr>
            </w:pPr>
            <w:r w:rsidDel="00000000" w:rsidR="00000000" w:rsidRPr="00000000">
              <w:rPr>
                <w:sz w:val="20"/>
                <w:szCs w:val="20"/>
                <w:rtl w:val="0"/>
              </w:rPr>
              <w:t xml:space="preserve">{table_s2_235_1}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7">
            <w:pPr>
              <w:rPr>
                <w:sz w:val="20"/>
                <w:szCs w:val="20"/>
              </w:rPr>
            </w:pPr>
            <w:r w:rsidDel="00000000" w:rsidR="00000000" w:rsidRPr="00000000">
              <w:rPr>
                <w:sz w:val="20"/>
                <w:szCs w:val="20"/>
                <w:rtl w:val="0"/>
              </w:rPr>
              <w:t xml:space="preserve">{table_s2_235_2}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8">
            <w:pPr>
              <w:rPr>
                <w:sz w:val="20"/>
                <w:szCs w:val="20"/>
              </w:rPr>
            </w:pPr>
            <w:r w:rsidDel="00000000" w:rsidR="00000000" w:rsidRPr="00000000">
              <w:rPr>
                <w:sz w:val="20"/>
                <w:szCs w:val="20"/>
                <w:rtl w:val="0"/>
              </w:rPr>
              <w:t xml:space="preserve">{table_s2_235_3}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99">
            <w:pPr>
              <w:rPr>
                <w:sz w:val="20"/>
                <w:szCs w:val="20"/>
              </w:rPr>
            </w:pPr>
            <w:r w:rsidDel="00000000" w:rsidR="00000000" w:rsidRPr="00000000">
              <w:rPr>
                <w:sz w:val="20"/>
                <w:szCs w:val="20"/>
                <w:rtl w:val="0"/>
              </w:rPr>
              <w:t xml:space="preserve">{table_s2_235_4}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A">
            <w:pPr>
              <w:rPr>
                <w:sz w:val="20"/>
                <w:szCs w:val="20"/>
              </w:rPr>
            </w:pPr>
            <w:r w:rsidDel="00000000" w:rsidR="00000000" w:rsidRPr="00000000">
              <w:rPr>
                <w:sz w:val="20"/>
                <w:szCs w:val="20"/>
                <w:rtl w:val="0"/>
              </w:rPr>
              <w:t xml:space="preserve">{table_s2_236_1}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B">
            <w:pPr>
              <w:rPr>
                <w:sz w:val="20"/>
                <w:szCs w:val="20"/>
              </w:rPr>
            </w:pPr>
            <w:r w:rsidDel="00000000" w:rsidR="00000000" w:rsidRPr="00000000">
              <w:rPr>
                <w:sz w:val="20"/>
                <w:szCs w:val="20"/>
                <w:rtl w:val="0"/>
              </w:rPr>
              <w:t xml:space="preserve">{table_s2_236_2}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C">
            <w:pPr>
              <w:rPr>
                <w:sz w:val="20"/>
                <w:szCs w:val="20"/>
              </w:rPr>
            </w:pPr>
            <w:r w:rsidDel="00000000" w:rsidR="00000000" w:rsidRPr="00000000">
              <w:rPr>
                <w:sz w:val="20"/>
                <w:szCs w:val="20"/>
                <w:rtl w:val="0"/>
              </w:rPr>
              <w:t xml:space="preserve">{table_s2_236_3}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9D">
            <w:pPr>
              <w:rPr>
                <w:sz w:val="20"/>
                <w:szCs w:val="20"/>
              </w:rPr>
            </w:pPr>
            <w:r w:rsidDel="00000000" w:rsidR="00000000" w:rsidRPr="00000000">
              <w:rPr>
                <w:sz w:val="20"/>
                <w:szCs w:val="20"/>
                <w:rtl w:val="0"/>
              </w:rPr>
              <w:t xml:space="preserve">{table_s2_236_4}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E">
            <w:pPr>
              <w:rPr>
                <w:sz w:val="20"/>
                <w:szCs w:val="20"/>
              </w:rPr>
            </w:pPr>
            <w:r w:rsidDel="00000000" w:rsidR="00000000" w:rsidRPr="00000000">
              <w:rPr>
                <w:sz w:val="20"/>
                <w:szCs w:val="20"/>
                <w:rtl w:val="0"/>
              </w:rPr>
              <w:t xml:space="preserve">{table_s2_237_1}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F">
            <w:pPr>
              <w:rPr>
                <w:sz w:val="20"/>
                <w:szCs w:val="20"/>
              </w:rPr>
            </w:pPr>
            <w:r w:rsidDel="00000000" w:rsidR="00000000" w:rsidRPr="00000000">
              <w:rPr>
                <w:sz w:val="20"/>
                <w:szCs w:val="20"/>
                <w:rtl w:val="0"/>
              </w:rPr>
              <w:t xml:space="preserve">{table_s2_237_2}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0">
            <w:pPr>
              <w:rPr>
                <w:sz w:val="20"/>
                <w:szCs w:val="20"/>
              </w:rPr>
            </w:pPr>
            <w:r w:rsidDel="00000000" w:rsidR="00000000" w:rsidRPr="00000000">
              <w:rPr>
                <w:sz w:val="20"/>
                <w:szCs w:val="20"/>
                <w:rtl w:val="0"/>
              </w:rPr>
              <w:t xml:space="preserve">{table_s2_237_3}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A1">
            <w:pPr>
              <w:rPr>
                <w:sz w:val="20"/>
                <w:szCs w:val="20"/>
              </w:rPr>
            </w:pPr>
            <w:r w:rsidDel="00000000" w:rsidR="00000000" w:rsidRPr="00000000">
              <w:rPr>
                <w:sz w:val="20"/>
                <w:szCs w:val="20"/>
                <w:rtl w:val="0"/>
              </w:rPr>
              <w:t xml:space="preserve">{table_s2_237_4}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2">
            <w:pPr>
              <w:rPr>
                <w:sz w:val="20"/>
                <w:szCs w:val="20"/>
              </w:rPr>
            </w:pPr>
            <w:r w:rsidDel="00000000" w:rsidR="00000000" w:rsidRPr="00000000">
              <w:rPr>
                <w:sz w:val="20"/>
                <w:szCs w:val="20"/>
                <w:rtl w:val="0"/>
              </w:rPr>
              <w:t xml:space="preserve">{table_s2_238_1}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3">
            <w:pPr>
              <w:rPr>
                <w:sz w:val="20"/>
                <w:szCs w:val="20"/>
              </w:rPr>
            </w:pPr>
            <w:r w:rsidDel="00000000" w:rsidR="00000000" w:rsidRPr="00000000">
              <w:rPr>
                <w:sz w:val="20"/>
                <w:szCs w:val="20"/>
                <w:rtl w:val="0"/>
              </w:rPr>
              <w:t xml:space="preserve">{table_s2_238_2}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4">
            <w:pPr>
              <w:rPr>
                <w:sz w:val="20"/>
                <w:szCs w:val="20"/>
              </w:rPr>
            </w:pPr>
            <w:r w:rsidDel="00000000" w:rsidR="00000000" w:rsidRPr="00000000">
              <w:rPr>
                <w:sz w:val="20"/>
                <w:szCs w:val="20"/>
                <w:rtl w:val="0"/>
              </w:rPr>
              <w:t xml:space="preserve">{table_s2_238_3}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A5">
            <w:pPr>
              <w:rPr>
                <w:sz w:val="20"/>
                <w:szCs w:val="20"/>
              </w:rPr>
            </w:pPr>
            <w:r w:rsidDel="00000000" w:rsidR="00000000" w:rsidRPr="00000000">
              <w:rPr>
                <w:sz w:val="20"/>
                <w:szCs w:val="20"/>
                <w:rtl w:val="0"/>
              </w:rPr>
              <w:t xml:space="preserve">{table_s2_238_4}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6">
            <w:pPr>
              <w:rPr>
                <w:sz w:val="20"/>
                <w:szCs w:val="20"/>
              </w:rPr>
            </w:pPr>
            <w:r w:rsidDel="00000000" w:rsidR="00000000" w:rsidRPr="00000000">
              <w:rPr>
                <w:sz w:val="20"/>
                <w:szCs w:val="20"/>
                <w:rtl w:val="0"/>
              </w:rPr>
              <w:t xml:space="preserve">{table_s2_239_1}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7">
            <w:pPr>
              <w:rPr>
                <w:sz w:val="20"/>
                <w:szCs w:val="20"/>
              </w:rPr>
            </w:pPr>
            <w:r w:rsidDel="00000000" w:rsidR="00000000" w:rsidRPr="00000000">
              <w:rPr>
                <w:sz w:val="20"/>
                <w:szCs w:val="20"/>
                <w:rtl w:val="0"/>
              </w:rPr>
              <w:t xml:space="preserve">{table_s2_239_2}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8">
            <w:pPr>
              <w:rPr>
                <w:sz w:val="20"/>
                <w:szCs w:val="20"/>
              </w:rPr>
            </w:pPr>
            <w:r w:rsidDel="00000000" w:rsidR="00000000" w:rsidRPr="00000000">
              <w:rPr>
                <w:sz w:val="20"/>
                <w:szCs w:val="20"/>
                <w:rtl w:val="0"/>
              </w:rPr>
              <w:t xml:space="preserve">{table_s2_239_3}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A9">
            <w:pPr>
              <w:rPr>
                <w:sz w:val="20"/>
                <w:szCs w:val="20"/>
              </w:rPr>
            </w:pPr>
            <w:r w:rsidDel="00000000" w:rsidR="00000000" w:rsidRPr="00000000">
              <w:rPr>
                <w:sz w:val="20"/>
                <w:szCs w:val="20"/>
                <w:rtl w:val="0"/>
              </w:rPr>
              <w:t xml:space="preserve">{table_s2_239_4}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A">
            <w:pPr>
              <w:rPr>
                <w:sz w:val="20"/>
                <w:szCs w:val="20"/>
              </w:rPr>
            </w:pPr>
            <w:r w:rsidDel="00000000" w:rsidR="00000000" w:rsidRPr="00000000">
              <w:rPr>
                <w:sz w:val="20"/>
                <w:szCs w:val="20"/>
                <w:rtl w:val="0"/>
              </w:rPr>
              <w:t xml:space="preserve">{table_s2_240_1}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B">
            <w:pPr>
              <w:rPr>
                <w:sz w:val="20"/>
                <w:szCs w:val="20"/>
              </w:rPr>
            </w:pPr>
            <w:r w:rsidDel="00000000" w:rsidR="00000000" w:rsidRPr="00000000">
              <w:rPr>
                <w:sz w:val="20"/>
                <w:szCs w:val="20"/>
                <w:rtl w:val="0"/>
              </w:rPr>
              <w:t xml:space="preserve">{table_s2_240_2}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C">
            <w:pPr>
              <w:rPr>
                <w:sz w:val="20"/>
                <w:szCs w:val="20"/>
              </w:rPr>
            </w:pPr>
            <w:r w:rsidDel="00000000" w:rsidR="00000000" w:rsidRPr="00000000">
              <w:rPr>
                <w:sz w:val="20"/>
                <w:szCs w:val="20"/>
                <w:rtl w:val="0"/>
              </w:rPr>
              <w:t xml:space="preserve">{table_s2_240_3}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AD">
            <w:pPr>
              <w:rPr>
                <w:sz w:val="20"/>
                <w:szCs w:val="20"/>
              </w:rPr>
            </w:pPr>
            <w:r w:rsidDel="00000000" w:rsidR="00000000" w:rsidRPr="00000000">
              <w:rPr>
                <w:sz w:val="20"/>
                <w:szCs w:val="20"/>
                <w:rtl w:val="0"/>
              </w:rPr>
              <w:t xml:space="preserve">{table_s2_240_4}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E">
            <w:pPr>
              <w:rPr>
                <w:sz w:val="20"/>
                <w:szCs w:val="20"/>
              </w:rPr>
            </w:pPr>
            <w:r w:rsidDel="00000000" w:rsidR="00000000" w:rsidRPr="00000000">
              <w:rPr>
                <w:sz w:val="20"/>
                <w:szCs w:val="20"/>
                <w:rtl w:val="0"/>
              </w:rPr>
              <w:t xml:space="preserve">{table_s2_241_1}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F">
            <w:pPr>
              <w:rPr>
                <w:sz w:val="20"/>
                <w:szCs w:val="20"/>
              </w:rPr>
            </w:pPr>
            <w:r w:rsidDel="00000000" w:rsidR="00000000" w:rsidRPr="00000000">
              <w:rPr>
                <w:sz w:val="20"/>
                <w:szCs w:val="20"/>
                <w:rtl w:val="0"/>
              </w:rPr>
              <w:t xml:space="preserve">{table_s2_241_2}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B0">
            <w:pPr>
              <w:rPr>
                <w:sz w:val="20"/>
                <w:szCs w:val="20"/>
              </w:rPr>
            </w:pPr>
            <w:r w:rsidDel="00000000" w:rsidR="00000000" w:rsidRPr="00000000">
              <w:rPr>
                <w:sz w:val="20"/>
                <w:szCs w:val="20"/>
                <w:rtl w:val="0"/>
              </w:rPr>
              <w:t xml:space="preserve">{table_s2_241_3}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B1">
            <w:pPr>
              <w:rPr>
                <w:sz w:val="20"/>
                <w:szCs w:val="20"/>
              </w:rPr>
            </w:pPr>
            <w:r w:rsidDel="00000000" w:rsidR="00000000" w:rsidRPr="00000000">
              <w:rPr>
                <w:sz w:val="20"/>
                <w:szCs w:val="20"/>
                <w:rtl w:val="0"/>
              </w:rPr>
              <w:t xml:space="preserve">{table_s2_241_4}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B2">
            <w:pPr>
              <w:rPr>
                <w:sz w:val="20"/>
                <w:szCs w:val="20"/>
              </w:rPr>
            </w:pPr>
            <w:r w:rsidDel="00000000" w:rsidR="00000000" w:rsidRPr="00000000">
              <w:rPr>
                <w:sz w:val="20"/>
                <w:szCs w:val="20"/>
                <w:rtl w:val="0"/>
              </w:rPr>
              <w:t xml:space="preserve">{table_s2_242_1}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B3">
            <w:pPr>
              <w:rPr>
                <w:sz w:val="20"/>
                <w:szCs w:val="20"/>
              </w:rPr>
            </w:pPr>
            <w:r w:rsidDel="00000000" w:rsidR="00000000" w:rsidRPr="00000000">
              <w:rPr>
                <w:sz w:val="20"/>
                <w:szCs w:val="20"/>
                <w:rtl w:val="0"/>
              </w:rPr>
              <w:t xml:space="preserve">{table_s2_242_2}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B4">
            <w:pPr>
              <w:rPr>
                <w:sz w:val="20"/>
                <w:szCs w:val="20"/>
              </w:rPr>
            </w:pPr>
            <w:r w:rsidDel="00000000" w:rsidR="00000000" w:rsidRPr="00000000">
              <w:rPr>
                <w:sz w:val="20"/>
                <w:szCs w:val="20"/>
                <w:rtl w:val="0"/>
              </w:rPr>
              <w:t xml:space="preserve">{table_s2_242_3}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B5">
            <w:pPr>
              <w:rPr>
                <w:sz w:val="20"/>
                <w:szCs w:val="20"/>
              </w:rPr>
            </w:pPr>
            <w:r w:rsidDel="00000000" w:rsidR="00000000" w:rsidRPr="00000000">
              <w:rPr>
                <w:sz w:val="20"/>
                <w:szCs w:val="20"/>
                <w:rtl w:val="0"/>
              </w:rPr>
              <w:t xml:space="preserve">{table_s2_242_4}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B6">
            <w:pPr>
              <w:rPr>
                <w:sz w:val="20"/>
                <w:szCs w:val="20"/>
              </w:rPr>
            </w:pPr>
            <w:r w:rsidDel="00000000" w:rsidR="00000000" w:rsidRPr="00000000">
              <w:rPr>
                <w:sz w:val="20"/>
                <w:szCs w:val="20"/>
                <w:rtl w:val="0"/>
              </w:rPr>
              <w:t xml:space="preserve">{table_s2_243_1}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B7">
            <w:pPr>
              <w:rPr>
                <w:sz w:val="20"/>
                <w:szCs w:val="20"/>
              </w:rPr>
            </w:pPr>
            <w:r w:rsidDel="00000000" w:rsidR="00000000" w:rsidRPr="00000000">
              <w:rPr>
                <w:sz w:val="20"/>
                <w:szCs w:val="20"/>
                <w:rtl w:val="0"/>
              </w:rPr>
              <w:t xml:space="preserve">{table_s2_243_2}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B8">
            <w:pPr>
              <w:rPr>
                <w:sz w:val="20"/>
                <w:szCs w:val="20"/>
              </w:rPr>
            </w:pPr>
            <w:r w:rsidDel="00000000" w:rsidR="00000000" w:rsidRPr="00000000">
              <w:rPr>
                <w:sz w:val="20"/>
                <w:szCs w:val="20"/>
                <w:rtl w:val="0"/>
              </w:rPr>
              <w:t xml:space="preserve">{table_s2_243_3}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B9">
            <w:pPr>
              <w:rPr>
                <w:sz w:val="20"/>
                <w:szCs w:val="20"/>
              </w:rPr>
            </w:pPr>
            <w:r w:rsidDel="00000000" w:rsidR="00000000" w:rsidRPr="00000000">
              <w:rPr>
                <w:sz w:val="20"/>
                <w:szCs w:val="20"/>
                <w:rtl w:val="0"/>
              </w:rPr>
              <w:t xml:space="preserve">{table_s2_243_4}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BA">
            <w:pPr>
              <w:rPr>
                <w:sz w:val="20"/>
                <w:szCs w:val="20"/>
              </w:rPr>
            </w:pPr>
            <w:r w:rsidDel="00000000" w:rsidR="00000000" w:rsidRPr="00000000">
              <w:rPr>
                <w:sz w:val="20"/>
                <w:szCs w:val="20"/>
                <w:rtl w:val="0"/>
              </w:rPr>
              <w:t xml:space="preserve">{table_s2_244_1}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BB">
            <w:pPr>
              <w:rPr>
                <w:sz w:val="20"/>
                <w:szCs w:val="20"/>
              </w:rPr>
            </w:pPr>
            <w:r w:rsidDel="00000000" w:rsidR="00000000" w:rsidRPr="00000000">
              <w:rPr>
                <w:sz w:val="20"/>
                <w:szCs w:val="20"/>
                <w:rtl w:val="0"/>
              </w:rPr>
              <w:t xml:space="preserve">{table_s2_244_2}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BC">
            <w:pPr>
              <w:rPr>
                <w:sz w:val="20"/>
                <w:szCs w:val="20"/>
              </w:rPr>
            </w:pPr>
            <w:r w:rsidDel="00000000" w:rsidR="00000000" w:rsidRPr="00000000">
              <w:rPr>
                <w:sz w:val="20"/>
                <w:szCs w:val="20"/>
                <w:rtl w:val="0"/>
              </w:rPr>
              <w:t xml:space="preserve">{table_s2_244_3}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BD">
            <w:pPr>
              <w:rPr>
                <w:sz w:val="20"/>
                <w:szCs w:val="20"/>
              </w:rPr>
            </w:pPr>
            <w:r w:rsidDel="00000000" w:rsidR="00000000" w:rsidRPr="00000000">
              <w:rPr>
                <w:sz w:val="20"/>
                <w:szCs w:val="20"/>
                <w:rtl w:val="0"/>
              </w:rPr>
              <w:t xml:space="preserve">{table_s2_244_4}</w:t>
            </w:r>
          </w:p>
        </w:tc>
      </w:tr>
    </w:tbl>
    <w:p w:rsidR="00000000" w:rsidDel="00000000" w:rsidP="00000000" w:rsidRDefault="00000000" w:rsidRPr="00000000" w14:paraId="000010BE">
      <w:pPr>
        <w:pStyle w:val="Heading2"/>
        <w:rPr/>
      </w:pPr>
      <w:bookmarkStart w:colFirst="0" w:colLast="0" w:name="_7nryeu80xims" w:id="52"/>
      <w:bookmarkEnd w:id="52"/>
      <w:r w:rsidDel="00000000" w:rsidR="00000000" w:rsidRPr="00000000">
        <w:rPr>
          <w:rtl w:val="0"/>
        </w:rPr>
        <w:t xml:space="preserve">Audit of reproduction analyses and outcomes and preparation for public release</w:t>
      </w:r>
    </w:p>
    <w:p w:rsidR="00000000" w:rsidDel="00000000" w:rsidP="00000000" w:rsidRDefault="00000000" w:rsidRPr="00000000" w14:paraId="000010BF">
      <w:pPr>
        <w:rPr/>
      </w:pPr>
      <w:r w:rsidDel="00000000" w:rsidR="00000000" w:rsidRPr="00000000">
        <w:rPr>
          <w:rtl w:val="0"/>
        </w:rPr>
        <w:t xml:space="preserve">The audit and revisions process consisted of multiple parts. Project coordinators reviewed the final reports on each OSF project to check if the outputs matched the reported outcomes in the dataset. If the report did not match or was missing outcomes, then the auditor would check the output from the code of the project. If there continued to be a discrepancy then the issue was flagged for further review. In addition, coordinators completed checks of code to ensure code contained within each OSF project ran without error using the data that the lab provided. </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We also audited the final reports and output of each reproduction with project team members that were not involved in conducting that reproduction. These auditors reviewed values in the final report and output to check if they matched the dataset. These auditors also completed specific claim reproductions. The majority of reproduction outcomes received a computational reproduction check, with priority given to reproduction analyses that were </w:t>
      </w:r>
      <w:r w:rsidDel="00000000" w:rsidR="00000000" w:rsidRPr="00000000">
        <w:rPr>
          <w:i w:val="1"/>
          <w:rtl w:val="0"/>
        </w:rPr>
        <w:t xml:space="preserve">not</w:t>
      </w:r>
      <w:r w:rsidDel="00000000" w:rsidR="00000000" w:rsidRPr="00000000">
        <w:rPr>
          <w:rtl w:val="0"/>
        </w:rPr>
        <w:t xml:space="preserve"> conducted in R (since that was the language used for the reproduction checks). After that process, another group of auditors conducted a final review on the data and the output in the report and code within each OSF project. They also provided a holistic assessment of the reproduction analysis and provided their feedback. Project coordinators resolved any open issues themselves or in coordination with the project authors.</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Following the original submission of this manuscript and before public release of the data, we conducted an audit of the OSF projects housing the reproduction outcomes to verify completeness and appropriateness of shared information. This audit included an internal check for sensitive or proprietary materials and email correspondence with each lab. Each lab received a checklist that contained a step by step guide to check that their OSF project was ready to be made public. Steps within the checklist included: a check for the final report, removal of the pdf of the original paper, a check for other proprietary or sensitive materials, and steps for documenting and citing original data sources. When labs completed the checklist they emailed the coordinating team for confirmation. </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A communal tracking sheet was available to all labs as they marked completion of their checklist and observed others’ completing their own. Coordinators confirmed all labs completed their checklist. This included spot-checks of the content of projects to confirm labs’ reports of handling sensitive and proprietary materials properly. </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For projects that were started but never completed, the coordinators followed a similar process with the individual labs and provided extra support for checking for sensitive or proprietary materials. Coordinators conducted further review for any cases in which a completed checklist was not returned.</w:t>
      </w:r>
      <w:r w:rsidDel="00000000" w:rsidR="00000000" w:rsidRPr="00000000">
        <w:rPr>
          <w:rtl w:val="0"/>
        </w:rPr>
      </w:r>
    </w:p>
    <w:p w:rsidR="00000000" w:rsidDel="00000000" w:rsidP="00000000" w:rsidRDefault="00000000" w:rsidRPr="00000000" w14:paraId="000010C8">
      <w:pPr>
        <w:pStyle w:val="Heading2"/>
        <w:rPr/>
      </w:pPr>
      <w:bookmarkStart w:colFirst="0" w:colLast="0" w:name="_st0yw3qrdmck" w:id="53"/>
      <w:bookmarkEnd w:id="53"/>
      <w:r w:rsidDel="00000000" w:rsidR="00000000" w:rsidRPr="00000000">
        <w:rPr>
          <w:rtl w:val="0"/>
        </w:rPr>
        <w:t xml:space="preserve">Attrition of reproductions that started but were not completed</w:t>
      </w:r>
    </w:p>
    <w:p w:rsidR="00000000" w:rsidDel="00000000" w:rsidP="00000000" w:rsidRDefault="00000000" w:rsidRPr="00000000" w14:paraId="000010C9">
      <w:pPr>
        <w:rPr/>
      </w:pPr>
      <w:r w:rsidDel="00000000" w:rsidR="00000000" w:rsidRPr="00000000">
        <w:rPr>
          <w:rtl w:val="0"/>
        </w:rPr>
        <w:t xml:space="preserve">A reproduction attempt was defined as starting upon initiating a preregistration draft or preparing or posting content for the reproduction in its OSF project. {n_papers_repro_tyner_workflow} papers with completed reproductions occurred following the replication workflow reported in Tyner et al (2025) because the data was available as part of gathering and conducting a replication study. These reproductions do not conform to the definition of starting an attempt and are removed from consideration of attrition. {n_papers_OR_at_least_one} of </w:t>
      </w:r>
      <w:r w:rsidDel="00000000" w:rsidR="00000000" w:rsidRPr="00000000">
        <w:rPr>
          <w:rtl w:val="0"/>
        </w:rPr>
        <w:t xml:space="preserve">{n_papers_repro_completed}</w:t>
      </w:r>
      <w:r w:rsidDel="00000000" w:rsidR="00000000" w:rsidRPr="00000000">
        <w:rPr>
          <w:rtl w:val="0"/>
        </w:rPr>
        <w:t xml:space="preserve"> ({p_papers_repro_completed}) of papers with started reproductions were completed.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0CA">
      <w:pPr>
        <w:pStyle w:val="Heading1"/>
        <w:rPr/>
      </w:pPr>
      <w:bookmarkStart w:colFirst="0" w:colLast="0" w:name="_5akylf80n994" w:id="54"/>
      <w:bookmarkEnd w:id="54"/>
      <w:r w:rsidDel="00000000" w:rsidR="00000000" w:rsidRPr="00000000">
        <w:rPr>
          <w:rtl w:val="0"/>
        </w:rPr>
        <w:t xml:space="preserve">Results</w:t>
      </w:r>
    </w:p>
    <w:p w:rsidR="00000000" w:rsidDel="00000000" w:rsidP="00000000" w:rsidRDefault="00000000" w:rsidRPr="00000000" w14:paraId="000010CB">
      <w:pPr>
        <w:pStyle w:val="Heading2"/>
        <w:rPr/>
      </w:pPr>
      <w:bookmarkStart w:colFirst="0" w:colLast="0" w:name="_c4cmat5pzqdg" w:id="55"/>
      <w:bookmarkEnd w:id="55"/>
      <w:r w:rsidDel="00000000" w:rsidR="00000000" w:rsidRPr="00000000">
        <w:rPr>
          <w:rtl w:val="0"/>
        </w:rPr>
        <w:t xml:space="preserve">Claims-level Summary of Outcome Reproducibility </w:t>
      </w: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In the main text, we focused on paper-level reporting of outcome reproducibility. If there were multiple claims reproduced in a paper, they were weighted so that each paper contributed equally to the overall findings. Here we report the claims level outcomes for comprehensiveness. Note that this analysis means that multiple claims from the same paper are treated equally so that papers with more claims have more impact on the overall results. It is possible that claims from the same paper are functionally independent if they are tested with different variables or data, but they are inevitably interdependent in that they came from the same authors and project. In this section, we duplicate some of the text and figures from the  outcome reproducibility results in the main text, but now report the data at the claims-level.</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Of the </w:t>
      </w:r>
      <w:r w:rsidDel="00000000" w:rsidR="00000000" w:rsidRPr="00000000">
        <w:rPr>
          <w:rtl w:val="0"/>
        </w:rPr>
        <w:t xml:space="preserve">{n_claims_OR} claims that were assessed for outcome reproducibility, we observed approximate or precise reproducibility for </w:t>
      </w:r>
      <w:r w:rsidDel="00000000" w:rsidR="00000000" w:rsidRPr="00000000">
        <w:rPr>
          <w:rtl w:val="0"/>
        </w:rPr>
        <w:t xml:space="preserve">{n_claims_OR_approx_or_precise}</w:t>
      </w:r>
      <w:r w:rsidDel="00000000" w:rsidR="00000000" w:rsidRPr="00000000">
        <w:rPr>
          <w:rtl w:val="0"/>
        </w:rPr>
        <w:t xml:space="preserve"> claims ({p_</w:t>
      </w:r>
      <w:r w:rsidDel="00000000" w:rsidR="00000000" w:rsidRPr="00000000">
        <w:rPr>
          <w:rtl w:val="0"/>
        </w:rPr>
        <w:t xml:space="preserve">claims</w:t>
      </w:r>
      <w:r w:rsidDel="00000000" w:rsidR="00000000" w:rsidRPr="00000000">
        <w:rPr>
          <w:rtl w:val="0"/>
        </w:rPr>
        <w:t xml:space="preserve">_OR_approx_or_precise}) and precise reproducibility for {n_</w:t>
      </w:r>
      <w:r w:rsidDel="00000000" w:rsidR="00000000" w:rsidRPr="00000000">
        <w:rPr>
          <w:rtl w:val="0"/>
        </w:rPr>
        <w:t xml:space="preserve">claims</w:t>
      </w:r>
      <w:r w:rsidDel="00000000" w:rsidR="00000000" w:rsidRPr="00000000">
        <w:rPr>
          <w:rtl w:val="0"/>
        </w:rPr>
        <w:t xml:space="preserve">_OR_precise} claims ({p_</w:t>
      </w:r>
      <w:r w:rsidDel="00000000" w:rsidR="00000000" w:rsidRPr="00000000">
        <w:rPr>
          <w:rtl w:val="0"/>
        </w:rPr>
        <w:t xml:space="preserve">claims</w:t>
      </w:r>
      <w:r w:rsidDel="00000000" w:rsidR="00000000" w:rsidRPr="00000000">
        <w:rPr>
          <w:rtl w:val="0"/>
        </w:rPr>
        <w:t xml:space="preserve">_OR_precise}).</w:t>
      </w:r>
      <w:r w:rsidDel="00000000" w:rsidR="00000000" w:rsidRPr="00000000">
        <w:rPr>
          <w:rtl w:val="0"/>
        </w:rPr>
        <w:t xml:space="preserve"> </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Figure S1 </w:t>
      </w:r>
      <w:r w:rsidDel="00000000" w:rsidR="00000000" w:rsidRPr="00000000">
        <w:rPr>
          <w:rtl w:val="0"/>
        </w:rPr>
        <w:t xml:space="preserve">shows outcome reproducibility results separately for different circumstances of conducting the reproduction. </w:t>
      </w:r>
      <w:r w:rsidDel="00000000" w:rsidR="00000000" w:rsidRPr="00000000">
        <w:rPr>
          <w:rtl w:val="0"/>
        </w:rPr>
        <w:t xml:space="preserve">When</w:t>
      </w:r>
      <w:r w:rsidDel="00000000" w:rsidR="00000000" w:rsidRPr="00000000">
        <w:rPr>
          <w:rtl w:val="0"/>
        </w:rPr>
        <w:t xml:space="preserve"> code and data were available, we attempted to execute the original code or adapt it if necessary. We observed approximate or precise reproducibility for </w:t>
      </w:r>
      <w:r w:rsidDel="00000000" w:rsidR="00000000" w:rsidRPr="00000000">
        <w:rPr>
          <w:rtl w:val="0"/>
        </w:rPr>
        <w:t xml:space="preserve">{n_</w:t>
      </w:r>
      <w:r w:rsidDel="00000000" w:rsidR="00000000" w:rsidRPr="00000000">
        <w:rPr>
          <w:rtl w:val="0"/>
        </w:rPr>
        <w:t xml:space="preserve">claims</w:t>
      </w:r>
      <w:r w:rsidDel="00000000" w:rsidR="00000000" w:rsidRPr="00000000">
        <w:rPr>
          <w:rtl w:val="0"/>
        </w:rPr>
        <w:t xml:space="preserve">_OR_data_and_code_approx_or_precise} of the {n_</w:t>
      </w:r>
      <w:r w:rsidDel="00000000" w:rsidR="00000000" w:rsidRPr="00000000">
        <w:rPr>
          <w:rtl w:val="0"/>
        </w:rPr>
        <w:t xml:space="preserve">claims</w:t>
      </w:r>
      <w:r w:rsidDel="00000000" w:rsidR="00000000" w:rsidRPr="00000000">
        <w:rPr>
          <w:rtl w:val="0"/>
        </w:rPr>
        <w:t xml:space="preserve">_OR_data_and_code} claims ({p_papers_OR_data_and_code_approx_or_precise})</w:t>
      </w:r>
      <w:r w:rsidDel="00000000" w:rsidR="00000000" w:rsidRPr="00000000">
        <w:rPr>
          <w:rtl w:val="0"/>
        </w:rPr>
        <w:t xml:space="preserve"> and </w:t>
      </w:r>
      <w:r w:rsidDel="00000000" w:rsidR="00000000" w:rsidRPr="00000000">
        <w:rPr>
          <w:rtl w:val="0"/>
        </w:rPr>
        <w:t xml:space="preserve">precise reproducibility for {n_</w:t>
      </w:r>
      <w:r w:rsidDel="00000000" w:rsidR="00000000" w:rsidRPr="00000000">
        <w:rPr>
          <w:rtl w:val="0"/>
        </w:rPr>
        <w:t xml:space="preserve">claims</w:t>
      </w:r>
      <w:r w:rsidDel="00000000" w:rsidR="00000000" w:rsidRPr="00000000">
        <w:rPr>
          <w:rtl w:val="0"/>
        </w:rPr>
        <w:t xml:space="preserve">_OR_data_and_code_precise} of the {n_</w:t>
      </w:r>
      <w:r w:rsidDel="00000000" w:rsidR="00000000" w:rsidRPr="00000000">
        <w:rPr>
          <w:rtl w:val="0"/>
        </w:rPr>
        <w:t xml:space="preserve">claims</w:t>
      </w:r>
      <w:r w:rsidDel="00000000" w:rsidR="00000000" w:rsidRPr="00000000">
        <w:rPr>
          <w:rtl w:val="0"/>
        </w:rPr>
        <w:t xml:space="preserve">_OR_data_and_code} claims ({p_</w:t>
      </w:r>
      <w:r w:rsidDel="00000000" w:rsidR="00000000" w:rsidRPr="00000000">
        <w:rPr>
          <w:rtl w:val="0"/>
        </w:rPr>
        <w:t xml:space="preserve">claims</w:t>
      </w:r>
      <w:r w:rsidDel="00000000" w:rsidR="00000000" w:rsidRPr="00000000">
        <w:rPr>
          <w:rtl w:val="0"/>
        </w:rPr>
        <w:t xml:space="preserve">_OR_data_and_code_precise})</w:t>
      </w:r>
      <w:r w:rsidDel="00000000" w:rsidR="00000000" w:rsidRPr="00000000">
        <w:rPr>
          <w:rtl w:val="0"/>
        </w:rPr>
        <w:t xml:space="preserve">. For {n_</w:t>
      </w:r>
      <w:r w:rsidDel="00000000" w:rsidR="00000000" w:rsidRPr="00000000">
        <w:rPr>
          <w:rtl w:val="0"/>
        </w:rPr>
        <w:t xml:space="preserve">claims</w:t>
      </w:r>
      <w:r w:rsidDel="00000000" w:rsidR="00000000" w:rsidRPr="00000000">
        <w:rPr>
          <w:rtl w:val="0"/>
        </w:rPr>
        <w:t xml:space="preserve">_OR_data_and_code_pushbutton} ({p_</w:t>
      </w:r>
      <w:r w:rsidDel="00000000" w:rsidR="00000000" w:rsidRPr="00000000">
        <w:rPr>
          <w:rtl w:val="0"/>
        </w:rPr>
        <w:t xml:space="preserve">claims</w:t>
      </w:r>
      <w:r w:rsidDel="00000000" w:rsidR="00000000" w:rsidRPr="00000000">
        <w:rPr>
          <w:rtl w:val="0"/>
        </w:rPr>
        <w:t xml:space="preserve">_OR_data_and_code_pushbutton}) of these claims, we were able to reproduce the findings with minimal effort other than executing the code on the data, a high standard known as </w:t>
      </w:r>
      <w:r w:rsidDel="00000000" w:rsidR="00000000" w:rsidRPr="00000000">
        <w:rPr>
          <w:i w:val="1"/>
          <w:rtl w:val="0"/>
        </w:rPr>
        <w:t xml:space="preserve">push button reproducibility</w:t>
      </w:r>
      <w:r w:rsidDel="00000000" w:rsidR="00000000" w:rsidRPr="00000000">
        <w:rPr>
          <w:rtl w:val="0"/>
        </w:rPr>
        <w:t xml:space="preserve">.</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When only data were available, we attempted to reproduce the findings by generating new code following the analyses described in the paper. Of these, we observed approximate or precise reproducibility for </w:t>
      </w:r>
      <w:r w:rsidDel="00000000" w:rsidR="00000000" w:rsidRPr="00000000">
        <w:rPr>
          <w:rtl w:val="0"/>
        </w:rPr>
        <w:t xml:space="preserve">{n_</w:t>
      </w:r>
      <w:r w:rsidDel="00000000" w:rsidR="00000000" w:rsidRPr="00000000">
        <w:rPr>
          <w:rtl w:val="0"/>
        </w:rPr>
        <w:t xml:space="preserve">claims</w:t>
      </w:r>
      <w:r w:rsidDel="00000000" w:rsidR="00000000" w:rsidRPr="00000000">
        <w:rPr>
          <w:rtl w:val="0"/>
        </w:rPr>
        <w:t xml:space="preserve">_OR_data_only_approx_or_precise}</w:t>
      </w:r>
      <w:r w:rsidDel="00000000" w:rsidR="00000000" w:rsidRPr="00000000">
        <w:rPr>
          <w:rtl w:val="0"/>
        </w:rPr>
        <w:t xml:space="preserve"> of the {n_</w:t>
      </w:r>
      <w:r w:rsidDel="00000000" w:rsidR="00000000" w:rsidRPr="00000000">
        <w:rPr>
          <w:rtl w:val="0"/>
        </w:rPr>
        <w:t xml:space="preserve">claims</w:t>
      </w:r>
      <w:r w:rsidDel="00000000" w:rsidR="00000000" w:rsidRPr="00000000">
        <w:rPr>
          <w:rtl w:val="0"/>
        </w:rPr>
        <w:t xml:space="preserve">_OR_data_only} claims ({p_</w:t>
      </w:r>
      <w:r w:rsidDel="00000000" w:rsidR="00000000" w:rsidRPr="00000000">
        <w:rPr>
          <w:rtl w:val="0"/>
        </w:rPr>
        <w:t xml:space="preserve">claims</w:t>
      </w:r>
      <w:r w:rsidDel="00000000" w:rsidR="00000000" w:rsidRPr="00000000">
        <w:rPr>
          <w:rtl w:val="0"/>
        </w:rPr>
        <w:t xml:space="preserve">_OR_data_only_approx_or_precise}) and precise reproducibility for {n_</w:t>
      </w:r>
      <w:r w:rsidDel="00000000" w:rsidR="00000000" w:rsidRPr="00000000">
        <w:rPr>
          <w:rtl w:val="0"/>
        </w:rPr>
        <w:t xml:space="preserve">claims</w:t>
      </w:r>
      <w:r w:rsidDel="00000000" w:rsidR="00000000" w:rsidRPr="00000000">
        <w:rPr>
          <w:rtl w:val="0"/>
        </w:rPr>
        <w:t xml:space="preserve">_OR_data_only_precise} of the {n_</w:t>
      </w:r>
      <w:r w:rsidDel="00000000" w:rsidR="00000000" w:rsidRPr="00000000">
        <w:rPr>
          <w:rtl w:val="0"/>
        </w:rPr>
        <w:t xml:space="preserve">claims</w:t>
      </w:r>
      <w:r w:rsidDel="00000000" w:rsidR="00000000" w:rsidRPr="00000000">
        <w:rPr>
          <w:rtl w:val="0"/>
        </w:rPr>
        <w:t xml:space="preserve">_OR_data_only} claims ({p_</w:t>
      </w:r>
      <w:r w:rsidDel="00000000" w:rsidR="00000000" w:rsidRPr="00000000">
        <w:rPr>
          <w:rtl w:val="0"/>
        </w:rPr>
        <w:t xml:space="preserve">claims</w:t>
      </w:r>
      <w:r w:rsidDel="00000000" w:rsidR="00000000" w:rsidRPr="00000000">
        <w:rPr>
          <w:rtl w:val="0"/>
        </w:rPr>
        <w:t xml:space="preserve">_OR_data_only_precise}). </w:t>
      </w:r>
      <w:r w:rsidDel="00000000" w:rsidR="00000000" w:rsidRPr="00000000">
        <w:rPr>
          <w:rtl w:val="0"/>
        </w:rPr>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When author-prepared data were unavailable, but source data were available, we attempted to reproduce the findings by preparing the data and generating new code. Of these, we observed approximate or precise reproducibility for</w:t>
      </w:r>
      <w:r w:rsidDel="00000000" w:rsidR="00000000" w:rsidRPr="00000000">
        <w:rPr>
          <w:rtl w:val="0"/>
        </w:rPr>
        <w:t xml:space="preserve"> </w:t>
      </w:r>
      <w:r w:rsidDel="00000000" w:rsidR="00000000" w:rsidRPr="00000000">
        <w:rPr>
          <w:rtl w:val="0"/>
        </w:rPr>
        <w:t xml:space="preserve">{n_</w:t>
      </w:r>
      <w:r w:rsidDel="00000000" w:rsidR="00000000" w:rsidRPr="00000000">
        <w:rPr>
          <w:rtl w:val="0"/>
        </w:rPr>
        <w:t xml:space="preserve">claims</w:t>
      </w:r>
      <w:r w:rsidDel="00000000" w:rsidR="00000000" w:rsidRPr="00000000">
        <w:rPr>
          <w:rtl w:val="0"/>
        </w:rPr>
        <w:t xml:space="preserve">_OR_source_data_approx_or_precise} of the {n_</w:t>
      </w:r>
      <w:r w:rsidDel="00000000" w:rsidR="00000000" w:rsidRPr="00000000">
        <w:rPr>
          <w:rtl w:val="0"/>
        </w:rPr>
        <w:t xml:space="preserve">claims</w:t>
      </w:r>
      <w:r w:rsidDel="00000000" w:rsidR="00000000" w:rsidRPr="00000000">
        <w:rPr>
          <w:rtl w:val="0"/>
        </w:rPr>
        <w:t xml:space="preserve">_OR_source_data} claims ({p_</w:t>
      </w:r>
      <w:r w:rsidDel="00000000" w:rsidR="00000000" w:rsidRPr="00000000">
        <w:rPr>
          <w:rtl w:val="0"/>
        </w:rPr>
        <w:t xml:space="preserve">claims</w:t>
      </w:r>
      <w:r w:rsidDel="00000000" w:rsidR="00000000" w:rsidRPr="00000000">
        <w:rPr>
          <w:rtl w:val="0"/>
        </w:rPr>
        <w:t xml:space="preserve">_OR_source_data_approx_or_precise}) and precise reproducibility for {n_</w:t>
      </w:r>
      <w:r w:rsidDel="00000000" w:rsidR="00000000" w:rsidRPr="00000000">
        <w:rPr>
          <w:rtl w:val="0"/>
        </w:rPr>
        <w:t xml:space="preserve">claims</w:t>
      </w:r>
      <w:r w:rsidDel="00000000" w:rsidR="00000000" w:rsidRPr="00000000">
        <w:rPr>
          <w:rtl w:val="0"/>
        </w:rPr>
        <w:t xml:space="preserve">_OR_source_data_precise} of the {n_</w:t>
      </w:r>
      <w:r w:rsidDel="00000000" w:rsidR="00000000" w:rsidRPr="00000000">
        <w:rPr>
          <w:rtl w:val="0"/>
        </w:rPr>
        <w:t xml:space="preserve">claims</w:t>
      </w:r>
      <w:r w:rsidDel="00000000" w:rsidR="00000000" w:rsidRPr="00000000">
        <w:rPr>
          <w:rtl w:val="0"/>
        </w:rPr>
        <w:t xml:space="preserve">_OR_source_data} claims ({p_</w:t>
      </w:r>
      <w:r w:rsidDel="00000000" w:rsidR="00000000" w:rsidRPr="00000000">
        <w:rPr>
          <w:rtl w:val="0"/>
        </w:rPr>
        <w:t xml:space="preserve">claims</w:t>
      </w:r>
      <w:r w:rsidDel="00000000" w:rsidR="00000000" w:rsidRPr="00000000">
        <w:rPr>
          <w:rtl w:val="0"/>
        </w:rPr>
        <w:t xml:space="preserve">_OR_source_data_precise}).</w:t>
      </w:r>
      <w:r w:rsidDel="00000000" w:rsidR="00000000" w:rsidRPr="00000000">
        <w:rPr>
          <w:rtl w:val="0"/>
        </w:rPr>
        <w:t xml:space="preserve"> </w:t>
      </w:r>
      <w:r w:rsidDel="00000000" w:rsidR="00000000" w:rsidRPr="00000000">
        <w:rPr>
          <w:rtl w:val="0"/>
        </w:rPr>
        <w:t xml:space="preserve">In summary, outcome reproducibility rates were comparatively high when data and code were both available, and comparatively low when needing to reconstruct the data and code. </w:t>
      </w:r>
    </w:p>
    <w:p w:rsidR="00000000" w:rsidDel="00000000" w:rsidP="00000000" w:rsidRDefault="00000000" w:rsidRPr="00000000" w14:paraId="000010D5">
      <w:pPr>
        <w:rPr>
          <w:ins w:author="Brian Nosek" w:id="68" w:date="2025-07-03T16:57:12Z"/>
        </w:rPr>
      </w:pPr>
      <w:ins w:author="Brian Nosek" w:id="68" w:date="2025-07-03T16:57:12Z">
        <w:r w:rsidDel="00000000" w:rsidR="00000000" w:rsidRPr="00000000">
          <w:rPr>
            <w:rtl w:val="0"/>
          </w:rPr>
        </w:r>
      </w:ins>
    </w:p>
    <w:p w:rsidR="00000000" w:rsidDel="00000000" w:rsidP="00000000" w:rsidRDefault="00000000" w:rsidRPr="00000000" w14:paraId="000010D6">
      <w:pPr>
        <w:rPr>
          <w:ins w:author="Brian Nosek" w:id="68" w:date="2025-07-03T16:57:12Z"/>
          <w:rPrChange w:author="Brian Nosek" w:id="69" w:date="2025-07-03T16:57:12Z">
            <w:rPr/>
          </w:rPrChange>
        </w:rPr>
      </w:pPr>
      <w:ins w:author="Brian Nosek" w:id="68" w:date="2025-07-03T16:57:12Z">
        <w:r w:rsidDel="00000000" w:rsidR="00000000" w:rsidRPr="00000000">
          <w:rPr>
            <w:rtl w:val="0"/>
            <w:rPrChange w:author="Brian Nosek" w:id="69" w:date="2025-07-03T16:57:12Z">
              <w:rPr/>
            </w:rPrChange>
          </w:rPr>
          <w:t xml:space="preserve">We also consider </w:t>
        </w:r>
        <w:r w:rsidDel="00000000" w:rsidR="00000000" w:rsidRPr="00000000">
          <w:rPr>
            <w:i w:val="1"/>
            <w:rtl w:val="0"/>
            <w:rPrChange w:author="Brian Nosek" w:id="69" w:date="2025-07-03T16:57:12Z">
              <w:rPr/>
            </w:rPrChange>
          </w:rPr>
          <w:t xml:space="preserve">full reproducibility</w:t>
        </w:r>
        <w:r w:rsidDel="00000000" w:rsidR="00000000" w:rsidRPr="00000000">
          <w:rPr>
            <w:rtl w:val="0"/>
            <w:rPrChange w:author="Brian Nosek" w:id="69" w:date="2025-07-03T16:57:12Z">
              <w:rPr/>
            </w:rPrChange>
          </w:rPr>
          <w:t xml:space="preserve"> </w:t>
        </w:r>
        <w:r w:rsidDel="00000000" w:rsidR="00000000" w:rsidRPr="00000000">
          <w:rPr>
            <w:rtl w:val="0"/>
            <w:rPrChange w:author="Brian Nosek" w:id="69" w:date="2025-07-03T16:57:12Z">
              <w:rPr/>
            </w:rPrChange>
          </w:rPr>
          <w:t xml:space="preserve">as the rate of both obtaining data and successfully reproducing the outcomes for all papers investigated. SCORE’s sampling procedures for assessing process and outcome reproducibility were not directly dependent on each other, so a direct measure combining the two to estimate full reproducibility is not possible. However, we can approximate full reproducibility by multiplying our estimates of process reproducibility (i.e. the proportion of the literature which were implied to be outcome reproducibility-assessable) with our estimate of outcome reproducibility among those that were assessed. </w:t>
        </w:r>
      </w:ins>
    </w:p>
    <w:p w:rsidR="00000000" w:rsidDel="00000000" w:rsidP="00000000" w:rsidRDefault="00000000" w:rsidRPr="00000000" w14:paraId="000010D7">
      <w:pPr>
        <w:rPr>
          <w:ins w:author="Brian Nosek" w:id="68" w:date="2025-07-03T16:57:12Z"/>
          <w:rPrChange w:author="Brian Nosek" w:id="69" w:date="2025-07-03T16:57:12Z">
            <w:rPr/>
          </w:rPrChange>
        </w:rPr>
      </w:pPr>
      <w:ins w:author="Brian Nosek" w:id="68" w:date="2025-07-03T16:57:12Z">
        <w:r w:rsidDel="00000000" w:rsidR="00000000" w:rsidRPr="00000000">
          <w:rPr>
            <w:rtl w:val="0"/>
          </w:rPr>
        </w:r>
      </w:ins>
    </w:p>
    <w:p w:rsidR="00000000" w:rsidDel="00000000" w:rsidP="00000000" w:rsidRDefault="00000000" w:rsidRPr="00000000" w14:paraId="000010D8">
      <w:pPr>
        <w:rPr>
          <w:ins w:author="Brian Nosek" w:id="68" w:date="2025-07-03T16:57:12Z"/>
          <w:rPrChange w:author="Brian Nosek" w:id="69" w:date="2025-07-03T16:57:12Z">
            <w:rPr/>
          </w:rPrChange>
        </w:rPr>
      </w:pPr>
      <w:ins w:author="Brian Nosek" w:id="68" w:date="2025-07-03T16:57:12Z">
        <w:r w:rsidDel="00000000" w:rsidR="00000000" w:rsidRPr="00000000">
          <w:rPr>
            <w:rtl w:val="0"/>
            <w:rPrChange w:author="Brian Nosek" w:id="69" w:date="2025-07-03T16:57:12Z">
              <w:rPr/>
            </w:rPrChange>
          </w:rPr>
          <w:t xml:space="preserve">Across papers, {</w:t>
        </w:r>
        <w:r w:rsidDel="00000000" w:rsidR="00000000" w:rsidRPr="00000000">
          <w:rPr>
            <w:rtl w:val="0"/>
            <w:rPrChange w:author="Brian Nosek" w:id="69" w:date="2025-07-03T16:57:12Z">
              <w:rPr/>
            </w:rPrChange>
          </w:rPr>
          <w:t xml:space="preserve">p_papers_data_available</w:t>
        </w:r>
        <w:r w:rsidDel="00000000" w:rsidR="00000000" w:rsidRPr="00000000">
          <w:rPr>
            <w:rtl w:val="0"/>
            <w:rPrChange w:author="Brian Nosek" w:id="69" w:date="2025-07-03T16:57:12Z">
              <w:rPr/>
            </w:rPrChange>
          </w:rPr>
          <w:t xml:space="preserve">} had</w:t>
        </w:r>
        <w:r w:rsidDel="00000000" w:rsidR="00000000" w:rsidRPr="00000000">
          <w:rPr>
            <w:rtl w:val="0"/>
            <w:rPrChange w:author="Brian Nosek" w:id="69" w:date="2025-07-03T16:57:12Z">
              <w:rPr/>
            </w:rPrChange>
          </w:rPr>
          <w:t xml:space="preserve"> data available</w:t>
        </w:r>
        <w:r w:rsidDel="00000000" w:rsidR="00000000" w:rsidRPr="00000000">
          <w:rPr>
            <w:rtl w:val="0"/>
            <w:rPrChange w:author="Brian Nosek" w:id="69" w:date="2025-07-03T16:57:12Z">
              <w:rPr/>
            </w:rPrChange>
          </w:rPr>
          <w:t xml:space="preserve"> and therefore assessable for outcome reproducibility. Among those assessed, {p_papers_OR_approx_or_precise} of papers were approximately or precisely reproduced, and {p_papers_OR_precise} of papers were precisely reproduced. Together, this implies that {p_papers_OR_approx_or_precise_overall} of papers were approximately or precisely reproducible, and {p_papers_OR_precise_overall} of papers were precisely reproducible in this sample. Full reproducibility is a minimum estimate as it can only increase with additional effort to obtain author data, reconstruct datasets from original sources, or troubleshoot reanalysis challenges.</w:t>
        </w:r>
      </w:ins>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ins w:author="Brian Nosek" w:id="70" w:date="2025-07-03T16:58:10Z">
        <w:r w:rsidDel="00000000" w:rsidR="00000000" w:rsidRPr="00000000">
          <w:rPr>
            <w:i w:val="1"/>
            <w:rtl w:val="0"/>
            <w:rPrChange w:author="Brian Nosek" w:id="71" w:date="2025-07-03T16:58:10Z">
              <w:rPr/>
            </w:rPrChange>
          </w:rPr>
          <w:t xml:space="preserve">Across claims, </w:t>
        </w:r>
      </w:ins>
      <w:del w:author="Brian Nosek" w:id="70" w:date="2025-07-03T16:58:10Z">
        <w:r w:rsidDel="00000000" w:rsidR="00000000" w:rsidRPr="00000000">
          <w:rPr>
            <w:i w:val="1"/>
            <w:rtl w:val="0"/>
            <w:rPrChange w:author="Brian Nosek" w:id="71" w:date="2025-07-03T16:58:10Z">
              <w:rPr>
                <w:i w:val="1"/>
              </w:rPr>
            </w:rPrChange>
          </w:rPr>
          <w:delText xml:space="preserve">Full reproducibility</w:delText>
        </w:r>
        <w:r w:rsidDel="00000000" w:rsidR="00000000" w:rsidRPr="00000000">
          <w:rPr>
            <w:i w:val="1"/>
            <w:rtl w:val="0"/>
            <w:rPrChange w:author="Brian Nosek" w:id="71" w:date="2025-07-03T16:58:10Z">
              <w:rPr/>
            </w:rPrChange>
          </w:rPr>
          <w:delText xml:space="preserve"> is defined as the rate of both obtaining data and successfully reproducing the outcomes. We can approximate full reproducibility by multiplying our estimates of process reproducibility rates (i.e. the proportion of the literature which were implied to be outcome reproducibility-assessable) with our estimate of outcome reproducibility among those that were assessed. </w:delText>
        </w:r>
      </w:del>
      <w:r w:rsidDel="00000000" w:rsidR="00000000" w:rsidRPr="00000000">
        <w:rPr>
          <w:rtl w:val="0"/>
        </w:rPr>
        <w:t xml:space="preserve">{p_claims_data_available} proportion of our sample had data available and therefore assessable for outcome reproduction. Among those assessed for outcome reproduction {p_claims_OR_approx_or_precise} of claims were observed to have approximate or precise reproducibility, while {p_claims_OR_precise} of claims were able to be precisely reproduced). Together, this implies that {p_claims_OR_approx_or_precise_overall} of claims were approximately or precisely reproducible, while {p_claims_OR_precise_overall} of claims were precisely reproducible in this sample. Full reproducibility is a minimum baseline as it can only increase with additional effort to obtain author data, reconstruct datasets from original sources, or troubleshoot reanalysis challenges.</w:t>
      </w:r>
      <w:r w:rsidDel="00000000" w:rsidR="00000000" w:rsidRPr="00000000">
        <w:rPr>
          <w:rtl w:val="0"/>
        </w:rPr>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u w:val="single"/>
          <w:rtl w:val="0"/>
        </w:rPr>
        <w:t xml:space="preserve">Figure S1. Outcome reproducibility by whether data and code were available, only data were available, or when the paper’s data were reconstructed from available source data for all claims</w:t>
      </w: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{figure_s1}</w:t>
      </w:r>
    </w:p>
    <w:p w:rsidR="00000000" w:rsidDel="00000000" w:rsidP="00000000" w:rsidRDefault="00000000" w:rsidRPr="00000000" w14:paraId="000010DE">
      <w:pPr>
        <w:rPr>
          <w:i w:val="1"/>
          <w:sz w:val="20"/>
          <w:szCs w:val="20"/>
        </w:rPr>
      </w:pPr>
      <w:r w:rsidDel="00000000" w:rsidR="00000000" w:rsidRPr="00000000">
        <w:rPr>
          <w:i w:val="1"/>
          <w:sz w:val="20"/>
          <w:szCs w:val="20"/>
          <w:rtl w:val="0"/>
        </w:rPr>
        <w:t xml:space="preserve">Caption: Outcome reproducibility success rates as a percentage of attempts (left), and outcome reproducibility success rates as counts (right).</w:t>
      </w:r>
    </w:p>
    <w:p w:rsidR="00000000" w:rsidDel="00000000" w:rsidP="00000000" w:rsidRDefault="00000000" w:rsidRPr="00000000" w14:paraId="000010DF">
      <w:pPr>
        <w:rPr>
          <w:sz w:val="20"/>
          <w:szCs w:val="20"/>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Figure S2 presents outcome reproducibility success by year. Sample sizes of outcome reproduction attempts within each year are small. Considering only claims with an attempt, the prevalence of precise reproducibility was not significantly associated with time (Spearman’s </w:t>
      </w:r>
      <w:r w:rsidDel="00000000" w:rsidR="00000000" w:rsidRPr="00000000">
        <w:rPr>
          <w:i w:val="1"/>
          <w:rtl w:val="0"/>
        </w:rPr>
        <w:t xml:space="preserve">ρ</w:t>
      </w:r>
      <w:r w:rsidDel="00000000" w:rsidR="00000000" w:rsidRPr="00000000">
        <w:rPr>
          <w:rtl w:val="0"/>
        </w:rPr>
        <w:t xml:space="preserve"> = </w:t>
      </w:r>
      <w:r w:rsidDel="00000000" w:rsidR="00000000" w:rsidRPr="00000000">
        <w:rPr>
          <w:rtl w:val="0"/>
        </w:rPr>
        <w:t xml:space="preserve">{rho_OR_precise_v_year_claims}). The prevalence of approximate or precise reproducibility was also not significantly associated with time (Spearman’s </w:t>
      </w:r>
      <w:r w:rsidDel="00000000" w:rsidR="00000000" w:rsidRPr="00000000">
        <w:rPr>
          <w:i w:val="1"/>
          <w:rtl w:val="0"/>
        </w:rPr>
        <w:t xml:space="preserve">ρ</w:t>
      </w:r>
      <w:r w:rsidDel="00000000" w:rsidR="00000000" w:rsidRPr="00000000">
        <w:rPr>
          <w:rtl w:val="0"/>
        </w:rPr>
        <w:t xml:space="preserve"> = {rho_OR_approx_or_precise_v_year_claims})</w:t>
      </w:r>
      <w:r w:rsidDel="00000000" w:rsidR="00000000" w:rsidRPr="00000000">
        <w:rPr>
          <w:rtl w:val="0"/>
        </w:rPr>
        <w:t xml:space="preserve">. These findings are consistent with the results across papers as reported in the main text.</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i w:val="1"/>
        </w:rPr>
      </w:pPr>
      <w:r w:rsidDel="00000000" w:rsidR="00000000" w:rsidRPr="00000000">
        <w:rPr>
          <w:u w:val="single"/>
          <w:rtl w:val="0"/>
        </w:rPr>
        <w:t xml:space="preserve">Figure S2. Outcome reproducibility by year of publication for all claims</w:t>
      </w: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{figure_s2}</w:t>
      </w:r>
      <w:r w:rsidDel="00000000" w:rsidR="00000000" w:rsidRPr="00000000">
        <w:rPr>
          <w:rtl w:val="0"/>
        </w:rPr>
      </w:r>
    </w:p>
    <w:p w:rsidR="00000000" w:rsidDel="00000000" w:rsidP="00000000" w:rsidRDefault="00000000" w:rsidRPr="00000000" w14:paraId="000010E4">
      <w:pPr>
        <w:rPr>
          <w:i w:val="1"/>
          <w:sz w:val="20"/>
          <w:szCs w:val="20"/>
        </w:rPr>
      </w:pPr>
      <w:r w:rsidDel="00000000" w:rsidR="00000000" w:rsidRPr="00000000">
        <w:rPr>
          <w:i w:val="1"/>
          <w:sz w:val="20"/>
          <w:szCs w:val="20"/>
          <w:rtl w:val="0"/>
        </w:rPr>
        <w:t xml:space="preserve">Caption: The left column illustrates the proportion of outcome reproduction attempts from the sample of claims. The middle column illustrates outcome reproducibility as a percentage of the attempts. The right column illustrates outcome reproducibility as counts compared with the sample of claims.</w:t>
      </w:r>
    </w:p>
    <w:p w:rsidR="00000000" w:rsidDel="00000000" w:rsidP="00000000" w:rsidRDefault="00000000" w:rsidRPr="00000000" w14:paraId="000010E5">
      <w:pPr>
        <w:rPr>
          <w:i w:val="1"/>
          <w:sz w:val="20"/>
          <w:szCs w:val="20"/>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Figure S3 presents outcome reproducibility by discipline. Political Science and Economics had much higher rates of reproduction attempts than other fields due to greater data availability. Considering only claims with a reproduction attempt, we observed approximate or precise reproducibility for {n_claims_OR_approx_or_precise_polisci} of {n_claims_OR_polisci} ({p_claims_OR_approx_or_precise_polisci}) Political Science claims and {n_claims_OR_approx_or_precise_econ} of {n_claims_OR_econ} ({p_claims_OR_approx_or_precise_econ}) Economics claims. We observed precise reproducibility for {n_claims_OR_precise_polisci} of {n_claims_OR_polisci} ({p_claims_OR_precise_polisci}) Political Science claims and {n_claims_OR_precise_econ} of {n_claims_OR_econ} ({p_claims_OR_precise_econ}) Economics claims. Combining the data across the other four disciplines, we observed approximate or precise reproducibility for {n_claims_OR_approx_or_precise_other} of {n_claims_OR_other} ({p_claims_OR_approx_or_precise_other}) claims and precise reproducibility for {n_claims_OR_precise_other} of {n_claims_OR_other} ({p_claims_OR_precise_other}) claims. These findings are consistent with the results across papers as reported in the main text.</w:t>
      </w:r>
      <w:r w:rsidDel="00000000" w:rsidR="00000000" w:rsidRPr="00000000">
        <w:rPr>
          <w:rtl w:val="0"/>
        </w:rPr>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u w:val="single"/>
          <w:rtl w:val="0"/>
        </w:rPr>
        <w:t xml:space="preserve">Figure S3. Outcome reproducibility by discipline for all claims</w:t>
      </w: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{figure_s3}</w:t>
      </w:r>
    </w:p>
    <w:p w:rsidR="00000000" w:rsidDel="00000000" w:rsidP="00000000" w:rsidRDefault="00000000" w:rsidRPr="00000000" w14:paraId="000010EA">
      <w:pPr>
        <w:rPr>
          <w:i w:val="1"/>
          <w:sz w:val="20"/>
          <w:szCs w:val="20"/>
        </w:rPr>
      </w:pPr>
      <w:r w:rsidDel="00000000" w:rsidR="00000000" w:rsidRPr="00000000">
        <w:rPr>
          <w:i w:val="1"/>
          <w:sz w:val="20"/>
          <w:szCs w:val="20"/>
          <w:rtl w:val="0"/>
        </w:rPr>
        <w:t xml:space="preserve">Caption: The left column illustrates the proportion of outcome reproduction attempts from the sample of claims. The middle column illustrates outcome reproducibility as a percentage of the attempts. The right column illustrates outcome reproducibility as counts compared with the sample of claims.</w:t>
      </w:r>
    </w:p>
    <w:p w:rsidR="00000000" w:rsidDel="00000000" w:rsidP="00000000" w:rsidRDefault="00000000" w:rsidRPr="00000000" w14:paraId="000010EB">
      <w:pPr>
        <w:pStyle w:val="Heading2"/>
        <w:rPr/>
      </w:pPr>
      <w:bookmarkStart w:colFirst="0" w:colLast="0" w:name="_6qq1tb4pmu22" w:id="56"/>
      <w:bookmarkEnd w:id="56"/>
      <w:r w:rsidDel="00000000" w:rsidR="00000000" w:rsidRPr="00000000">
        <w:rPr>
          <w:rtl w:val="0"/>
        </w:rPr>
        <w:t xml:space="preserve">Outcome reproducibility by discipline and year</w:t>
      </w:r>
    </w:p>
    <w:p w:rsidR="00000000" w:rsidDel="00000000" w:rsidP="00000000" w:rsidRDefault="00000000" w:rsidRPr="00000000" w14:paraId="000010EC">
      <w:pPr>
        <w:rPr/>
      </w:pPr>
      <w:r w:rsidDel="00000000" w:rsidR="00000000" w:rsidRPr="00000000">
        <w:rPr>
          <w:rtl w:val="0"/>
        </w:rPr>
        <w:t xml:space="preserve">Figure </w:t>
      </w:r>
      <w:r w:rsidDel="00000000" w:rsidR="00000000" w:rsidRPr="00000000">
        <w:rPr>
          <w:rtl w:val="0"/>
        </w:rPr>
        <w:t xml:space="preserve">S4 presents all of the process and outcome reproducibility attempts by discipline and by year across papers. </w:t>
      </w:r>
      <w:r w:rsidDel="00000000" w:rsidR="00000000" w:rsidRPr="00000000">
        <w:rPr>
          <w:rtl w:val="0"/>
        </w:rPr>
        <w:t xml:space="preserve">Figure S5 provides the same information across claims. These figures provide a visualization of the descriptive findings that more data were available to assess reproducibility in more recent years and in Political Science and Economics compared with other fields (more color than gray), and that outcome reproducibility success tended to be higher in Political Science and Economics than other fields (more light and dark blue than red).</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u w:val="single"/>
          <w:rtl w:val="0"/>
        </w:rPr>
        <w:t xml:space="preserve">Figure S4.</w:t>
      </w:r>
      <w:r w:rsidDel="00000000" w:rsidR="00000000" w:rsidRPr="00000000">
        <w:rPr>
          <w:u w:val="single"/>
          <w:rtl w:val="0"/>
        </w:rPr>
        <w:t xml:space="preserve"> Outcome reproducibility by discipline and year</w:t>
      </w:r>
      <w:r w:rsidDel="00000000" w:rsidR="00000000" w:rsidRPr="00000000">
        <w:rPr>
          <w:u w:val="single"/>
          <w:rtl w:val="0"/>
        </w:rPr>
        <w:t xml:space="preserve"> by paper as a proportion of the sample</w:t>
      </w: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{figure_s4}</w:t>
      </w:r>
    </w:p>
    <w:p w:rsidR="00000000" w:rsidDel="00000000" w:rsidP="00000000" w:rsidRDefault="00000000" w:rsidRPr="00000000" w14:paraId="000010F0">
      <w:pPr>
        <w:rPr>
          <w:i w:val="1"/>
          <w:sz w:val="20"/>
          <w:szCs w:val="20"/>
        </w:rPr>
      </w:pPr>
      <w:r w:rsidDel="00000000" w:rsidR="00000000" w:rsidRPr="00000000">
        <w:rPr>
          <w:i w:val="1"/>
          <w:sz w:val="20"/>
          <w:szCs w:val="20"/>
          <w:rtl w:val="0"/>
        </w:rPr>
        <w:t xml:space="preserve">Caption: Outcome reproducibility as a percentage of the sample of papers from each year and each discipline.</w:t>
      </w:r>
      <w:r w:rsidDel="00000000" w:rsidR="00000000" w:rsidRPr="00000000">
        <w:rPr>
          <w:rtl w:val="0"/>
        </w:rPr>
      </w:r>
    </w:p>
    <w:p w:rsidR="00000000" w:rsidDel="00000000" w:rsidP="00000000" w:rsidRDefault="00000000" w:rsidRPr="00000000" w14:paraId="000010F1">
      <w:pPr>
        <w:rPr>
          <w:u w:val="single"/>
        </w:rPr>
      </w:pPr>
      <w:r w:rsidDel="00000000" w:rsidR="00000000" w:rsidRPr="00000000">
        <w:rPr>
          <w:rtl w:val="0"/>
        </w:rPr>
      </w:r>
    </w:p>
    <w:p w:rsidR="00000000" w:rsidDel="00000000" w:rsidP="00000000" w:rsidRDefault="00000000" w:rsidRPr="00000000" w14:paraId="000010F2">
      <w:pPr>
        <w:rPr/>
      </w:pPr>
      <w:r w:rsidDel="00000000" w:rsidR="00000000" w:rsidRPr="00000000">
        <w:rPr>
          <w:u w:val="single"/>
          <w:rtl w:val="0"/>
        </w:rPr>
        <w:t xml:space="preserve">Figure S5. Outcome reproducibility by discipline and year by claim as a proportion of the sample</w:t>
      </w: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{figure_s5}</w:t>
      </w:r>
    </w:p>
    <w:p w:rsidR="00000000" w:rsidDel="00000000" w:rsidP="00000000" w:rsidRDefault="00000000" w:rsidRPr="00000000" w14:paraId="000010F4">
      <w:pPr>
        <w:rPr>
          <w:u w:val="single"/>
        </w:rPr>
      </w:pPr>
      <w:r w:rsidDel="00000000" w:rsidR="00000000" w:rsidRPr="00000000">
        <w:rPr>
          <w:i w:val="1"/>
          <w:sz w:val="20"/>
          <w:szCs w:val="20"/>
          <w:rtl w:val="0"/>
        </w:rPr>
        <w:t xml:space="preserve">Caption: Outcome reproducibility as a percentage of the sample of claims from each year and each discipline.</w:t>
      </w:r>
      <w:r w:rsidDel="00000000" w:rsidR="00000000" w:rsidRPr="00000000">
        <w:rPr>
          <w:rtl w:val="0"/>
        </w:rPr>
      </w:r>
    </w:p>
    <w:p w:rsidR="00000000" w:rsidDel="00000000" w:rsidP="00000000" w:rsidRDefault="00000000" w:rsidRPr="00000000" w14:paraId="000010F5">
      <w:pPr>
        <w:pStyle w:val="Heading2"/>
        <w:rPr/>
      </w:pPr>
      <w:bookmarkStart w:colFirst="0" w:colLast="0" w:name="_t5jxud549wfe" w:id="57"/>
      <w:bookmarkEnd w:id="57"/>
      <w:r w:rsidDel="00000000" w:rsidR="00000000" w:rsidRPr="00000000">
        <w:rPr>
          <w:rtl w:val="0"/>
        </w:rPr>
        <w:t xml:space="preserve">Reproduction Outcomes by subfield</w:t>
      </w:r>
    </w:p>
    <w:p w:rsidR="00000000" w:rsidDel="00000000" w:rsidP="00000000" w:rsidRDefault="00000000" w:rsidRPr="00000000" w14:paraId="000010F6">
      <w:pPr>
        <w:rPr/>
      </w:pPr>
      <w:r w:rsidDel="00000000" w:rsidR="00000000" w:rsidRPr="00000000">
        <w:rPr>
          <w:rtl w:val="0"/>
        </w:rPr>
        <w:t xml:space="preserve">The selection of journals was done considering representation from 12 subdisciplines that were aggregated to 6 disciplines for expository purposes. Social-behavioral subdisciplines have fuzzy boundaries, and journals do not necessarily abide by those boundaries in the content that they publish. Nevertheless, the selection of journals was based on considering nominations of journals that were representative of these subdisciplines to ensure diverse representation across subdisciplines. Here, we summarize the primary reproduction outcomes separating the 62 journals into their originally identified subdiscipline. </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An obvious caution is that the sample sizes for some of these subsets are small leading to highly imprecise results. There is not a strong basis for interpreting variation across subdisciplines as indicative of meaningful differences in reproduction rates. </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Figure S6 illustrates that higher process reproducibility success is even more pronounced for Political Science and Economics after separating them from Public Administration and Finance, respectively. Likewise, Psychology’s process reproducibility performance is somewhat stronger after separating it from Health.</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u w:val="single"/>
        </w:rPr>
      </w:pPr>
      <w:r w:rsidDel="00000000" w:rsidR="00000000" w:rsidRPr="00000000">
        <w:rPr>
          <w:u w:val="single"/>
          <w:rtl w:val="0"/>
        </w:rPr>
        <w:t xml:space="preserve">Figure S6. Process reproducibility success rates by 12 subdisciplines</w:t>
      </w:r>
    </w:p>
    <w:p w:rsidR="00000000" w:rsidDel="00000000" w:rsidP="00000000" w:rsidRDefault="00000000" w:rsidRPr="00000000" w14:paraId="000010FD">
      <w:pPr>
        <w:rPr/>
      </w:pPr>
      <w:r w:rsidDel="00000000" w:rsidR="00000000" w:rsidRPr="00000000">
        <w:rPr>
          <w:u w:val="single"/>
          <w:rtl w:val="0"/>
        </w:rPr>
        <w:t xml:space="preserve">{figure_s6}</w:t>
      </w:r>
      <w:r w:rsidDel="00000000" w:rsidR="00000000" w:rsidRPr="00000000">
        <w:rPr>
          <w:rtl w:val="0"/>
        </w:rPr>
      </w:r>
    </w:p>
    <w:p w:rsidR="00000000" w:rsidDel="00000000" w:rsidP="00000000" w:rsidRDefault="00000000" w:rsidRPr="00000000" w14:paraId="000010FE">
      <w:pPr>
        <w:rPr/>
      </w:pPr>
      <w:r w:rsidDel="00000000" w:rsidR="00000000" w:rsidRPr="00000000">
        <w:rPr>
          <w:i w:val="1"/>
          <w:sz w:val="20"/>
          <w:szCs w:val="20"/>
          <w:rtl w:val="0"/>
        </w:rPr>
        <w:t xml:space="preserve">Caption: The left panel shows data and code availability as a percentage of papers; the right panel shows raw counts of papers with data and code available and not available. Note that middle purple and middle red reflect restricted data, which did not count as available data for process reproducibility, but might be accessible in principle.</w:t>
      </w:r>
      <w:r w:rsidDel="00000000" w:rsidR="00000000" w:rsidRPr="00000000">
        <w:rPr>
          <w:rtl w:val="0"/>
        </w:rPr>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W</w:t>
      </w:r>
      <w:r w:rsidDel="00000000" w:rsidR="00000000" w:rsidRPr="00000000">
        <w:rPr>
          <w:rtl w:val="0"/>
        </w:rPr>
        <w:t xml:space="preserve">e </w:t>
      </w:r>
      <w:r w:rsidDel="00000000" w:rsidR="00000000" w:rsidRPr="00000000">
        <w:rPr>
          <w:rtl w:val="0"/>
        </w:rPr>
        <w:t xml:space="preserve">plotted process reproducibility by discipline and year in Figure S7 for the 6 disciplines as reported in the main text. Combined, P</w:t>
      </w:r>
      <w:r w:rsidDel="00000000" w:rsidR="00000000" w:rsidRPr="00000000">
        <w:rPr>
          <w:rtl w:val="0"/>
        </w:rPr>
        <w:t xml:space="preserve">olitical Science and Economics</w:t>
      </w:r>
      <w:r w:rsidDel="00000000" w:rsidR="00000000" w:rsidRPr="00000000">
        <w:rPr>
          <w:rtl w:val="0"/>
        </w:rPr>
        <w:t xml:space="preserve"> were </w:t>
      </w:r>
      <w:r w:rsidDel="00000000" w:rsidR="00000000" w:rsidRPr="00000000">
        <w:rPr>
          <w:rtl w:val="0"/>
        </w:rPr>
        <w:t xml:space="preserve">{p_ratio_papers_open_data_and_code_econ_polisci_vs_other} times as likely as to have open data and code (dark purple; </w:t>
      </w:r>
      <w:r w:rsidDel="00000000" w:rsidR="00000000" w:rsidRPr="00000000">
        <w:rPr>
          <w:rtl w:val="0"/>
        </w:rPr>
        <w:t xml:space="preserve">{p_papers_open_data_and_code_econ_polisci})</w:t>
      </w:r>
      <w:r w:rsidDel="00000000" w:rsidR="00000000" w:rsidRPr="00000000">
        <w:rPr>
          <w:rtl w:val="0"/>
        </w:rPr>
        <w:t xml:space="preserve"> than the other disciplines </w:t>
      </w:r>
      <w:r w:rsidDel="00000000" w:rsidR="00000000" w:rsidRPr="00000000">
        <w:rPr>
          <w:rtl w:val="0"/>
        </w:rPr>
        <w:t xml:space="preserve">{p_papers_open_data_and_code_non_econ_polisci})</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 Figure S8, we report the same outcomes separated by the 12 subdisciplines. Again, the high performance of Political Science and Economics is more pronounced after separating them from Public Administration and Finance. </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u w:val="single"/>
        </w:rPr>
      </w:pPr>
      <w:r w:rsidDel="00000000" w:rsidR="00000000" w:rsidRPr="00000000">
        <w:rPr>
          <w:u w:val="single"/>
          <w:rtl w:val="0"/>
        </w:rPr>
        <w:t xml:space="preserve">Figure </w:t>
      </w:r>
      <w:r w:rsidDel="00000000" w:rsidR="00000000" w:rsidRPr="00000000">
        <w:rPr>
          <w:u w:val="single"/>
          <w:rtl w:val="0"/>
        </w:rPr>
        <w:t xml:space="preserve">S7.</w:t>
      </w:r>
      <w:r w:rsidDel="00000000" w:rsidR="00000000" w:rsidRPr="00000000">
        <w:rPr>
          <w:u w:val="single"/>
          <w:rtl w:val="0"/>
        </w:rPr>
        <w:t xml:space="preserve"> Process reproducibility success rates by year of publication for all disciplines</w:t>
      </w:r>
    </w:p>
    <w:p w:rsidR="00000000" w:rsidDel="00000000" w:rsidP="00000000" w:rsidRDefault="00000000" w:rsidRPr="00000000" w14:paraId="00001103">
      <w:pPr>
        <w:rPr/>
      </w:pPr>
      <w:r w:rsidDel="00000000" w:rsidR="00000000" w:rsidRPr="00000000">
        <w:rPr>
          <w:u w:val="single"/>
          <w:rtl w:val="0"/>
        </w:rPr>
        <w:t xml:space="preserve">{figure_s7}</w:t>
      </w:r>
      <w:r w:rsidDel="00000000" w:rsidR="00000000" w:rsidRPr="00000000">
        <w:rPr>
          <w:rtl w:val="0"/>
        </w:rPr>
      </w:r>
    </w:p>
    <w:p w:rsidR="00000000" w:rsidDel="00000000" w:rsidP="00000000" w:rsidRDefault="00000000" w:rsidRPr="00000000" w14:paraId="00001104">
      <w:pPr>
        <w:rPr>
          <w:i w:val="1"/>
          <w:sz w:val="20"/>
          <w:szCs w:val="20"/>
        </w:rPr>
      </w:pPr>
      <w:r w:rsidDel="00000000" w:rsidR="00000000" w:rsidRPr="00000000">
        <w:rPr>
          <w:i w:val="1"/>
          <w:sz w:val="20"/>
          <w:szCs w:val="20"/>
          <w:rtl w:val="0"/>
        </w:rPr>
        <w:t xml:space="preserve">Caption: Smallest sample sizes per cell were in education </w:t>
      </w:r>
      <w:r w:rsidDel="00000000" w:rsidR="00000000" w:rsidRPr="00000000">
        <w:rPr>
          <w:i w:val="1"/>
          <w:sz w:val="20"/>
          <w:szCs w:val="20"/>
          <w:rtl w:val="0"/>
        </w:rPr>
        <w:t xml:space="preserve">(n’s from {n_min_pr_edu_by_year} to {n_max_pr_edu_by_year} per year).</w:t>
      </w:r>
      <w:r w:rsidDel="00000000" w:rsidR="00000000" w:rsidRPr="00000000">
        <w:rPr>
          <w:i w:val="1"/>
          <w:sz w:val="20"/>
          <w:szCs w:val="20"/>
          <w:rtl w:val="0"/>
        </w:rPr>
        <w:t xml:space="preserve"> Note that middle purple and middle red reflect restricted data, which did not count as available data for process reproducibility, but might be accessible in principle.</w:t>
      </w:r>
    </w:p>
    <w:p w:rsidR="00000000" w:rsidDel="00000000" w:rsidP="00000000" w:rsidRDefault="00000000" w:rsidRPr="00000000" w14:paraId="00001105">
      <w:pPr>
        <w:rPr>
          <w:i w:val="1"/>
          <w:sz w:val="20"/>
          <w:szCs w:val="20"/>
        </w:rPr>
      </w:pPr>
      <w:r w:rsidDel="00000000" w:rsidR="00000000" w:rsidRPr="00000000">
        <w:rPr>
          <w:rtl w:val="0"/>
        </w:rPr>
      </w:r>
    </w:p>
    <w:p w:rsidR="00000000" w:rsidDel="00000000" w:rsidP="00000000" w:rsidRDefault="00000000" w:rsidRPr="00000000" w14:paraId="00001106">
      <w:pPr>
        <w:rPr>
          <w:u w:val="single"/>
        </w:rPr>
      </w:pPr>
      <w:r w:rsidDel="00000000" w:rsidR="00000000" w:rsidRPr="00000000">
        <w:rPr>
          <w:u w:val="single"/>
          <w:rtl w:val="0"/>
        </w:rPr>
        <w:t xml:space="preserve">Figure S8. Process reproducibility success rates by year of publication for 12 subdisciplines</w:t>
      </w:r>
    </w:p>
    <w:p w:rsidR="00000000" w:rsidDel="00000000" w:rsidP="00000000" w:rsidRDefault="00000000" w:rsidRPr="00000000" w14:paraId="00001107">
      <w:pPr>
        <w:rPr/>
      </w:pPr>
      <w:r w:rsidDel="00000000" w:rsidR="00000000" w:rsidRPr="00000000">
        <w:rPr>
          <w:u w:val="single"/>
          <w:rtl w:val="0"/>
        </w:rPr>
        <w:t xml:space="preserve">{figure_s8}</w:t>
      </w:r>
      <w:r w:rsidDel="00000000" w:rsidR="00000000" w:rsidRPr="00000000">
        <w:rPr>
          <w:rtl w:val="0"/>
        </w:rPr>
      </w:r>
    </w:p>
    <w:p w:rsidR="00000000" w:rsidDel="00000000" w:rsidP="00000000" w:rsidRDefault="00000000" w:rsidRPr="00000000" w14:paraId="00001108">
      <w:pPr>
        <w:rPr>
          <w:i w:val="1"/>
          <w:sz w:val="20"/>
          <w:szCs w:val="20"/>
        </w:rPr>
      </w:pPr>
      <w:r w:rsidDel="00000000" w:rsidR="00000000" w:rsidRPr="00000000">
        <w:rPr>
          <w:i w:val="1"/>
          <w:sz w:val="20"/>
          <w:szCs w:val="20"/>
          <w:rtl w:val="0"/>
        </w:rPr>
        <w:t xml:space="preserve">Caption: Smallest sample sizes per cell were in criminology and public administration, each having an n of {n_pr_crim_PA_alone_each_year} each year. Note that middle purple and middle red reflect restricted data, which did not count as available data for process reproducibility, but might be accessible in principle.</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Figure S9 presents outcome reproducibility by the 12 subdisciplines. It complements Figure 5 from the main text that showed the same data across 6 disciplines. Figure S10 separates those same outcomes by year. The higher performance for Political Science and Economics after separating the subdisciplines</w:t>
      </w:r>
      <w:r w:rsidDel="00000000" w:rsidR="00000000" w:rsidRPr="00000000">
        <w:rPr>
          <w:rtl w:val="0"/>
        </w:rPr>
        <w:t xml:space="preserve"> is less dramatic than for process reproducibility because no Public Administration and few Finance papers were subjected to outcome reproduction attempts because of lack of data availability.</w:t>
      </w:r>
      <w:r w:rsidDel="00000000" w:rsidR="00000000" w:rsidRPr="00000000">
        <w:rPr>
          <w:rtl w:val="0"/>
        </w:rPr>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u w:val="single"/>
        </w:rPr>
      </w:pPr>
      <w:r w:rsidDel="00000000" w:rsidR="00000000" w:rsidRPr="00000000">
        <w:rPr>
          <w:u w:val="single"/>
          <w:rtl w:val="0"/>
        </w:rPr>
        <w:t xml:space="preserve">Figure S9. Outcome reproducibility by 12 subdisciplines</w:t>
      </w:r>
    </w:p>
    <w:p w:rsidR="00000000" w:rsidDel="00000000" w:rsidP="00000000" w:rsidRDefault="00000000" w:rsidRPr="00000000" w14:paraId="0000110D">
      <w:pPr>
        <w:rPr>
          <w:i w:val="1"/>
          <w:sz w:val="20"/>
          <w:szCs w:val="20"/>
        </w:rPr>
      </w:pPr>
      <w:r w:rsidDel="00000000" w:rsidR="00000000" w:rsidRPr="00000000">
        <w:rPr>
          <w:u w:val="single"/>
          <w:rtl w:val="0"/>
        </w:rPr>
        <w:t xml:space="preserve">{figure_s9}</w:t>
      </w:r>
      <w:r w:rsidDel="00000000" w:rsidR="00000000" w:rsidRPr="00000000">
        <w:rPr>
          <w:rtl w:val="0"/>
        </w:rPr>
      </w:r>
    </w:p>
    <w:p w:rsidR="00000000" w:rsidDel="00000000" w:rsidP="00000000" w:rsidRDefault="00000000" w:rsidRPr="00000000" w14:paraId="0000110E">
      <w:pPr>
        <w:rPr>
          <w:i w:val="1"/>
          <w:sz w:val="20"/>
          <w:szCs w:val="20"/>
        </w:rPr>
      </w:pPr>
      <w:r w:rsidDel="00000000" w:rsidR="00000000" w:rsidRPr="00000000">
        <w:rPr>
          <w:i w:val="1"/>
          <w:sz w:val="20"/>
          <w:szCs w:val="20"/>
          <w:rtl w:val="0"/>
        </w:rPr>
        <w:t xml:space="preserve">Caption: The left column illustrates the proportion of outcome reproduction attempts from the sample of papers. The middle column illustrates outcome reproducibility as a percentage of the attempts. The right column illustrates outcome reproducibility as counts compared with the sample of papers.</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u w:val="single"/>
        </w:rPr>
      </w:pPr>
      <w:r w:rsidDel="00000000" w:rsidR="00000000" w:rsidRPr="00000000">
        <w:rPr>
          <w:u w:val="single"/>
          <w:rtl w:val="0"/>
        </w:rPr>
        <w:t xml:space="preserve">Figure S10. Outcome reproducibility by 12 subdisciplines and by year</w:t>
      </w:r>
    </w:p>
    <w:p w:rsidR="00000000" w:rsidDel="00000000" w:rsidP="00000000" w:rsidRDefault="00000000" w:rsidRPr="00000000" w14:paraId="00001111">
      <w:pPr>
        <w:rPr>
          <w:u w:val="single"/>
        </w:rPr>
      </w:pPr>
      <w:r w:rsidDel="00000000" w:rsidR="00000000" w:rsidRPr="00000000">
        <w:rPr>
          <w:u w:val="single"/>
          <w:rtl w:val="0"/>
        </w:rPr>
        <w:t xml:space="preserve">{figure_s10}</w:t>
      </w:r>
    </w:p>
    <w:p w:rsidR="00000000" w:rsidDel="00000000" w:rsidP="00000000" w:rsidRDefault="00000000" w:rsidRPr="00000000" w14:paraId="00001112">
      <w:pPr>
        <w:rPr>
          <w:i w:val="1"/>
          <w:sz w:val="20"/>
          <w:szCs w:val="20"/>
        </w:rPr>
      </w:pPr>
      <w:r w:rsidDel="00000000" w:rsidR="00000000" w:rsidRPr="00000000">
        <w:rPr>
          <w:i w:val="1"/>
          <w:sz w:val="20"/>
          <w:szCs w:val="20"/>
          <w:rtl w:val="0"/>
        </w:rPr>
        <w:t xml:space="preserve">Caption: Outcome reproducibility as a percentage of the sample of papers from each year and each discipline.</w:t>
      </w:r>
    </w:p>
    <w:p w:rsidR="00000000" w:rsidDel="00000000" w:rsidP="00000000" w:rsidRDefault="00000000" w:rsidRPr="00000000" w14:paraId="00001113">
      <w:pPr>
        <w:rPr>
          <w:i w:val="1"/>
          <w:sz w:val="20"/>
          <w:szCs w:val="20"/>
        </w:rPr>
      </w:pPr>
      <w:r w:rsidDel="00000000" w:rsidR="00000000" w:rsidRPr="00000000">
        <w:rPr>
          <w:rtl w:val="0"/>
        </w:rPr>
      </w:r>
    </w:p>
    <w:p w:rsidR="00000000" w:rsidDel="00000000" w:rsidP="00000000" w:rsidRDefault="00000000" w:rsidRPr="00000000" w14:paraId="00001114">
      <w:pPr>
        <w:pStyle w:val="Heading2"/>
        <w:rPr/>
      </w:pPr>
      <w:bookmarkStart w:colFirst="0" w:colLast="0" w:name="_bx0admbu0vn5" w:id="58"/>
      <w:bookmarkEnd w:id="58"/>
      <w:r w:rsidDel="00000000" w:rsidR="00000000" w:rsidRPr="00000000">
        <w:rPr>
          <w:rtl w:val="0"/>
        </w:rPr>
        <w:t xml:space="preserve">Outcome reproducibility assessments in the comparison with the whole sample by year of publication</w:t>
      </w:r>
    </w:p>
    <w:p w:rsidR="00000000" w:rsidDel="00000000" w:rsidP="00000000" w:rsidRDefault="00000000" w:rsidRPr="00000000" w14:paraId="00001115">
      <w:pPr>
        <w:rPr/>
      </w:pPr>
      <w:r w:rsidDel="00000000" w:rsidR="00000000" w:rsidRPr="00000000">
        <w:rPr>
          <w:rtl w:val="0"/>
        </w:rPr>
        <w:t xml:space="preserve">Table S3 presents the distribution of papers across research progress milestones by year. As with the discipline comparison in the main text, the requirement that data needed to be available produced the most substantial divergence from representativeness. In general, papers from more recent years became a larger proportion of the sample. P</w:t>
      </w:r>
      <w:r w:rsidDel="00000000" w:rsidR="00000000" w:rsidRPr="00000000">
        <w:rPr>
          <w:rtl w:val="0"/>
        </w:rPr>
        <w:t xml:space="preserve">apers published from 2014–2018 were {p_sample_pub_year_2014_to_2018_eligible} of papers eligible for reproduction and were {p_sample_pub_year_2014_to_2018_data_available} of the sample with data available. Papers published from 2009–2013 were {p_sample_pub_year_2009_to_2013_eligible} of papers eligible for reproduction and were {p_sample_pub_year_2009_to_2013_data_available} of the sample with data available. Subsequent steps of initiating and completing outcome reproducibility assessments produced less variation in representation by year.</w:t>
      </w:r>
      <w:r w:rsidDel="00000000" w:rsidR="00000000" w:rsidRPr="00000000">
        <w:rPr>
          <w:rtl w:val="0"/>
        </w:rPr>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u w:val="single"/>
          <w:rtl w:val="0"/>
        </w:rPr>
        <w:t xml:space="preserve">Table </w:t>
      </w:r>
      <w:r w:rsidDel="00000000" w:rsidR="00000000" w:rsidRPr="00000000">
        <w:rPr>
          <w:u w:val="single"/>
          <w:rtl w:val="0"/>
        </w:rPr>
        <w:t xml:space="preserve">S3. Number of papers at each stage of the selection process and number and percentage of papers and claims reproduced by year that the paper was published</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1118">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80"/>
        <w:gridCol w:w="780"/>
        <w:gridCol w:w="780"/>
        <w:gridCol w:w="780"/>
        <w:gridCol w:w="780"/>
        <w:gridCol w:w="780"/>
        <w:gridCol w:w="780"/>
        <w:gridCol w:w="780"/>
        <w:gridCol w:w="780"/>
        <w:gridCol w:w="780"/>
        <w:gridCol w:w="780"/>
        <w:tblGridChange w:id="0">
          <w:tblGrid>
            <w:gridCol w:w="780"/>
            <w:gridCol w:w="780"/>
            <w:gridCol w:w="780"/>
            <w:gridCol w:w="780"/>
            <w:gridCol w:w="780"/>
            <w:gridCol w:w="780"/>
            <w:gridCol w:w="780"/>
            <w:gridCol w:w="780"/>
            <w:gridCol w:w="780"/>
            <w:gridCol w:w="780"/>
            <w:gridCol w:w="780"/>
            <w:gridCol w:w="780"/>
          </w:tblGrid>
        </w:tblGridChange>
      </w:tblGrid>
      <w:tr>
        <w:trPr>
          <w:cantSplit w:val="0"/>
          <w:trHeight w:val="1041.3281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19">
            <w:pPr>
              <w:widowControl w:val="0"/>
              <w:spacing w:line="240" w:lineRule="auto"/>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1A">
            <w:pPr>
              <w:widowControl w:val="0"/>
              <w:rPr>
                <w:sz w:val="16"/>
                <w:szCs w:val="16"/>
              </w:rPr>
            </w:pPr>
            <w:r w:rsidDel="00000000" w:rsidR="00000000" w:rsidRPr="00000000">
              <w:rPr>
                <w:b w:val="1"/>
                <w:sz w:val="16"/>
                <w:szCs w:val="16"/>
                <w:rtl w:val="0"/>
              </w:rPr>
              <w:t xml:space="preserve">2009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1B">
            <w:pPr>
              <w:widowControl w:val="0"/>
              <w:jc w:val="center"/>
              <w:rPr>
                <w:sz w:val="16"/>
                <w:szCs w:val="16"/>
              </w:rPr>
            </w:pPr>
            <w:r w:rsidDel="00000000" w:rsidR="00000000" w:rsidRPr="00000000">
              <w:rPr>
                <w:b w:val="1"/>
                <w:sz w:val="16"/>
                <w:szCs w:val="16"/>
                <w:rtl w:val="0"/>
              </w:rPr>
              <w:t xml:space="preserve">2010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1C">
            <w:pPr>
              <w:widowControl w:val="0"/>
              <w:jc w:val="center"/>
              <w:rPr>
                <w:sz w:val="16"/>
                <w:szCs w:val="16"/>
              </w:rPr>
            </w:pPr>
            <w:r w:rsidDel="00000000" w:rsidR="00000000" w:rsidRPr="00000000">
              <w:rPr>
                <w:b w:val="1"/>
                <w:sz w:val="16"/>
                <w:szCs w:val="16"/>
                <w:rtl w:val="0"/>
              </w:rPr>
              <w:t xml:space="preserve">2011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1D">
            <w:pPr>
              <w:widowControl w:val="0"/>
              <w:jc w:val="center"/>
              <w:rPr>
                <w:sz w:val="16"/>
                <w:szCs w:val="16"/>
              </w:rPr>
            </w:pPr>
            <w:r w:rsidDel="00000000" w:rsidR="00000000" w:rsidRPr="00000000">
              <w:rPr>
                <w:b w:val="1"/>
                <w:sz w:val="16"/>
                <w:szCs w:val="16"/>
                <w:rtl w:val="0"/>
              </w:rPr>
              <w:t xml:space="preserve">2012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1E">
            <w:pPr>
              <w:widowControl w:val="0"/>
              <w:jc w:val="center"/>
              <w:rPr>
                <w:b w:val="1"/>
                <w:sz w:val="16"/>
                <w:szCs w:val="16"/>
              </w:rPr>
            </w:pPr>
            <w:r w:rsidDel="00000000" w:rsidR="00000000" w:rsidRPr="00000000">
              <w:rPr>
                <w:b w:val="1"/>
                <w:sz w:val="16"/>
                <w:szCs w:val="16"/>
                <w:rtl w:val="0"/>
              </w:rPr>
              <w:t xml:space="preserve">2013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1F">
            <w:pPr>
              <w:widowControl w:val="0"/>
              <w:jc w:val="center"/>
              <w:rPr>
                <w:b w:val="1"/>
                <w:sz w:val="16"/>
                <w:szCs w:val="16"/>
              </w:rPr>
            </w:pPr>
            <w:r w:rsidDel="00000000" w:rsidR="00000000" w:rsidRPr="00000000">
              <w:rPr>
                <w:b w:val="1"/>
                <w:sz w:val="16"/>
                <w:szCs w:val="16"/>
                <w:rtl w:val="0"/>
              </w:rPr>
              <w:t xml:space="preserve">2014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20">
            <w:pPr>
              <w:widowControl w:val="0"/>
              <w:jc w:val="center"/>
              <w:rPr>
                <w:b w:val="1"/>
                <w:sz w:val="16"/>
                <w:szCs w:val="16"/>
              </w:rPr>
            </w:pPr>
            <w:r w:rsidDel="00000000" w:rsidR="00000000" w:rsidRPr="00000000">
              <w:rPr>
                <w:b w:val="1"/>
                <w:sz w:val="16"/>
                <w:szCs w:val="16"/>
                <w:rtl w:val="0"/>
              </w:rPr>
              <w:t xml:space="preserve">2015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21">
            <w:pPr>
              <w:widowControl w:val="0"/>
              <w:jc w:val="center"/>
              <w:rPr>
                <w:b w:val="1"/>
                <w:sz w:val="16"/>
                <w:szCs w:val="16"/>
              </w:rPr>
            </w:pPr>
            <w:r w:rsidDel="00000000" w:rsidR="00000000" w:rsidRPr="00000000">
              <w:rPr>
                <w:b w:val="1"/>
                <w:sz w:val="16"/>
                <w:szCs w:val="16"/>
                <w:rtl w:val="0"/>
              </w:rPr>
              <w:t xml:space="preserve">2016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22">
            <w:pPr>
              <w:widowControl w:val="0"/>
              <w:jc w:val="center"/>
              <w:rPr>
                <w:b w:val="1"/>
                <w:sz w:val="16"/>
                <w:szCs w:val="16"/>
              </w:rPr>
            </w:pPr>
            <w:r w:rsidDel="00000000" w:rsidR="00000000" w:rsidRPr="00000000">
              <w:rPr>
                <w:b w:val="1"/>
                <w:sz w:val="16"/>
                <w:szCs w:val="16"/>
                <w:rtl w:val="0"/>
              </w:rPr>
              <w:t xml:space="preserve">2017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23">
            <w:pPr>
              <w:widowControl w:val="0"/>
              <w:jc w:val="center"/>
              <w:rPr>
                <w:b w:val="1"/>
                <w:sz w:val="16"/>
                <w:szCs w:val="16"/>
              </w:rPr>
            </w:pPr>
            <w:r w:rsidDel="00000000" w:rsidR="00000000" w:rsidRPr="00000000">
              <w:rPr>
                <w:b w:val="1"/>
                <w:sz w:val="16"/>
                <w:szCs w:val="16"/>
                <w:rtl w:val="0"/>
              </w:rPr>
              <w:t xml:space="preserve">2018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24">
            <w:pPr>
              <w:widowControl w:val="0"/>
              <w:jc w:val="center"/>
              <w:rPr>
                <w:b w:val="1"/>
                <w:sz w:val="16"/>
                <w:szCs w:val="16"/>
              </w:rPr>
            </w:pPr>
            <w:r w:rsidDel="00000000" w:rsidR="00000000" w:rsidRPr="00000000">
              <w:rPr>
                <w:b w:val="1"/>
                <w:sz w:val="16"/>
                <w:szCs w:val="16"/>
                <w:rtl w:val="0"/>
              </w:rPr>
              <w:t xml:space="preserve">Total</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125">
            <w:pPr>
              <w:widowControl w:val="0"/>
              <w:rPr>
                <w:sz w:val="16"/>
                <w:szCs w:val="16"/>
              </w:rPr>
            </w:pP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26">
            <w:pPr>
              <w:widowControl w:val="0"/>
              <w:spacing w:line="240" w:lineRule="auto"/>
              <w:jc w:val="center"/>
              <w:rPr>
                <w:sz w:val="16"/>
                <w:szCs w:val="16"/>
              </w:rPr>
            </w:pPr>
            <w:r w:rsidDel="00000000" w:rsidR="00000000" w:rsidRPr="00000000">
              <w:rPr>
                <w:sz w:val="16"/>
                <w:szCs w:val="16"/>
                <w:rtl w:val="0"/>
              </w:rPr>
              <w:t xml:space="preserve">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131">
            <w:pPr>
              <w:widowControl w:val="0"/>
              <w:rPr>
                <w:sz w:val="16"/>
                <w:szCs w:val="16"/>
              </w:rPr>
            </w:pPr>
            <w:r w:rsidDel="00000000" w:rsidR="00000000" w:rsidRPr="00000000">
              <w:rPr>
                <w:sz w:val="16"/>
                <w:szCs w:val="16"/>
                <w:rtl w:val="0"/>
              </w:rPr>
              <w:t xml:space="preserve">Papers with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2">
            <w:pPr>
              <w:widowControl w:val="0"/>
              <w:spacing w:line="240" w:lineRule="auto"/>
              <w:jc w:val="center"/>
              <w:rPr>
                <w:sz w:val="16"/>
                <w:szCs w:val="16"/>
              </w:rPr>
            </w:pPr>
            <w:r w:rsidDel="00000000" w:rsidR="00000000" w:rsidRPr="00000000">
              <w:rPr>
                <w:sz w:val="16"/>
                <w:szCs w:val="16"/>
                <w:rtl w:val="0"/>
              </w:rPr>
              <w:t xml:space="preserve">{table_s3_1_1}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3">
            <w:pPr>
              <w:widowControl w:val="0"/>
              <w:spacing w:line="240" w:lineRule="auto"/>
              <w:jc w:val="center"/>
              <w:rPr>
                <w:sz w:val="16"/>
                <w:szCs w:val="16"/>
              </w:rPr>
            </w:pPr>
            <w:r w:rsidDel="00000000" w:rsidR="00000000" w:rsidRPr="00000000">
              <w:rPr>
                <w:sz w:val="16"/>
                <w:szCs w:val="16"/>
                <w:rtl w:val="0"/>
              </w:rPr>
              <w:t xml:space="preserve">{table_s3_1_2}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4">
            <w:pPr>
              <w:widowControl w:val="0"/>
              <w:spacing w:line="240" w:lineRule="auto"/>
              <w:jc w:val="center"/>
              <w:rPr>
                <w:sz w:val="16"/>
                <w:szCs w:val="16"/>
              </w:rPr>
            </w:pPr>
            <w:r w:rsidDel="00000000" w:rsidR="00000000" w:rsidRPr="00000000">
              <w:rPr>
                <w:sz w:val="16"/>
                <w:szCs w:val="16"/>
                <w:rtl w:val="0"/>
              </w:rPr>
              <w:t xml:space="preserve">{table_s3_1_3}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5">
            <w:pPr>
              <w:widowControl w:val="0"/>
              <w:spacing w:line="240" w:lineRule="auto"/>
              <w:jc w:val="center"/>
              <w:rPr>
                <w:sz w:val="16"/>
                <w:szCs w:val="16"/>
              </w:rPr>
            </w:pPr>
            <w:r w:rsidDel="00000000" w:rsidR="00000000" w:rsidRPr="00000000">
              <w:rPr>
                <w:sz w:val="16"/>
                <w:szCs w:val="16"/>
                <w:rtl w:val="0"/>
              </w:rPr>
              <w:t xml:space="preserve">{table_s3_1_4}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6">
            <w:pPr>
              <w:widowControl w:val="0"/>
              <w:spacing w:line="240" w:lineRule="auto"/>
              <w:jc w:val="center"/>
              <w:rPr>
                <w:sz w:val="16"/>
                <w:szCs w:val="16"/>
              </w:rPr>
            </w:pPr>
            <w:r w:rsidDel="00000000" w:rsidR="00000000" w:rsidRPr="00000000">
              <w:rPr>
                <w:sz w:val="16"/>
                <w:szCs w:val="16"/>
                <w:rtl w:val="0"/>
              </w:rPr>
              <w:t xml:space="preserve">{table_s3_1_5}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7">
            <w:pPr>
              <w:widowControl w:val="0"/>
              <w:spacing w:line="240" w:lineRule="auto"/>
              <w:jc w:val="center"/>
              <w:rPr>
                <w:sz w:val="16"/>
                <w:szCs w:val="16"/>
              </w:rPr>
            </w:pPr>
            <w:r w:rsidDel="00000000" w:rsidR="00000000" w:rsidRPr="00000000">
              <w:rPr>
                <w:sz w:val="16"/>
                <w:szCs w:val="16"/>
                <w:rtl w:val="0"/>
              </w:rPr>
              <w:t xml:space="preserve">{table_s3_1_6}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8">
            <w:pPr>
              <w:widowControl w:val="0"/>
              <w:spacing w:line="240" w:lineRule="auto"/>
              <w:jc w:val="center"/>
              <w:rPr>
                <w:sz w:val="16"/>
                <w:szCs w:val="16"/>
              </w:rPr>
            </w:pPr>
            <w:r w:rsidDel="00000000" w:rsidR="00000000" w:rsidRPr="00000000">
              <w:rPr>
                <w:sz w:val="16"/>
                <w:szCs w:val="16"/>
                <w:rtl w:val="0"/>
              </w:rPr>
              <w:t xml:space="preserve">{table_s3_1_7}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9">
            <w:pPr>
              <w:widowControl w:val="0"/>
              <w:spacing w:line="240" w:lineRule="auto"/>
              <w:jc w:val="center"/>
              <w:rPr>
                <w:sz w:val="16"/>
                <w:szCs w:val="16"/>
              </w:rPr>
            </w:pPr>
            <w:r w:rsidDel="00000000" w:rsidR="00000000" w:rsidRPr="00000000">
              <w:rPr>
                <w:sz w:val="16"/>
                <w:szCs w:val="16"/>
                <w:rtl w:val="0"/>
              </w:rPr>
              <w:t xml:space="preserve">{table_s3_1_8}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A">
            <w:pPr>
              <w:widowControl w:val="0"/>
              <w:spacing w:line="240" w:lineRule="auto"/>
              <w:jc w:val="center"/>
              <w:rPr>
                <w:sz w:val="16"/>
                <w:szCs w:val="16"/>
              </w:rPr>
            </w:pPr>
            <w:r w:rsidDel="00000000" w:rsidR="00000000" w:rsidRPr="00000000">
              <w:rPr>
                <w:sz w:val="16"/>
                <w:szCs w:val="16"/>
                <w:rtl w:val="0"/>
              </w:rPr>
              <w:t xml:space="preserve">{table_s3_1_9}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B">
            <w:pPr>
              <w:widowControl w:val="0"/>
              <w:spacing w:line="240" w:lineRule="auto"/>
              <w:jc w:val="center"/>
              <w:rPr>
                <w:sz w:val="16"/>
                <w:szCs w:val="16"/>
              </w:rPr>
            </w:pPr>
            <w:r w:rsidDel="00000000" w:rsidR="00000000" w:rsidRPr="00000000">
              <w:rPr>
                <w:sz w:val="16"/>
                <w:szCs w:val="16"/>
                <w:rtl w:val="0"/>
              </w:rPr>
              <w:t xml:space="preserve">{table_s3_1_10}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C">
            <w:pPr>
              <w:widowControl w:val="0"/>
              <w:spacing w:line="240" w:lineRule="auto"/>
              <w:jc w:val="center"/>
              <w:rPr>
                <w:sz w:val="16"/>
                <w:szCs w:val="16"/>
              </w:rPr>
            </w:pPr>
            <w:r w:rsidDel="00000000" w:rsidR="00000000" w:rsidRPr="00000000">
              <w:rPr>
                <w:sz w:val="16"/>
                <w:szCs w:val="16"/>
                <w:rtl w:val="0"/>
              </w:rPr>
              <w:t xml:space="preserve">{table_s3_1_11}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13D">
            <w:pPr>
              <w:widowControl w:val="0"/>
              <w:rPr>
                <w:sz w:val="16"/>
                <w:szCs w:val="16"/>
              </w:rPr>
            </w:pPr>
            <w:r w:rsidDel="00000000" w:rsidR="00000000" w:rsidRPr="00000000">
              <w:rPr>
                <w:sz w:val="16"/>
                <w:szCs w:val="16"/>
                <w:rtl w:val="0"/>
              </w:rPr>
              <w:t xml:space="preserve">Papers eligible for reproduction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E">
            <w:pPr>
              <w:widowControl w:val="0"/>
              <w:spacing w:line="240" w:lineRule="auto"/>
              <w:jc w:val="center"/>
              <w:rPr>
                <w:sz w:val="16"/>
                <w:szCs w:val="16"/>
              </w:rPr>
            </w:pPr>
            <w:r w:rsidDel="00000000" w:rsidR="00000000" w:rsidRPr="00000000">
              <w:rPr>
                <w:sz w:val="16"/>
                <w:szCs w:val="16"/>
                <w:rtl w:val="0"/>
              </w:rPr>
              <w:t xml:space="preserve">{table_s3_2_1}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F">
            <w:pPr>
              <w:widowControl w:val="0"/>
              <w:spacing w:line="240" w:lineRule="auto"/>
              <w:jc w:val="center"/>
              <w:rPr>
                <w:sz w:val="16"/>
                <w:szCs w:val="16"/>
              </w:rPr>
            </w:pPr>
            <w:r w:rsidDel="00000000" w:rsidR="00000000" w:rsidRPr="00000000">
              <w:rPr>
                <w:sz w:val="16"/>
                <w:szCs w:val="16"/>
                <w:rtl w:val="0"/>
              </w:rPr>
              <w:t xml:space="preserve">{table_s3_2_2}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0">
            <w:pPr>
              <w:widowControl w:val="0"/>
              <w:spacing w:line="240" w:lineRule="auto"/>
              <w:jc w:val="center"/>
              <w:rPr>
                <w:sz w:val="16"/>
                <w:szCs w:val="16"/>
              </w:rPr>
            </w:pPr>
            <w:r w:rsidDel="00000000" w:rsidR="00000000" w:rsidRPr="00000000">
              <w:rPr>
                <w:sz w:val="16"/>
                <w:szCs w:val="16"/>
                <w:rtl w:val="0"/>
              </w:rPr>
              <w:t xml:space="preserve">{table_s3_2_3}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1">
            <w:pPr>
              <w:widowControl w:val="0"/>
              <w:spacing w:line="240" w:lineRule="auto"/>
              <w:jc w:val="center"/>
              <w:rPr>
                <w:sz w:val="16"/>
                <w:szCs w:val="16"/>
              </w:rPr>
            </w:pPr>
            <w:r w:rsidDel="00000000" w:rsidR="00000000" w:rsidRPr="00000000">
              <w:rPr>
                <w:sz w:val="16"/>
                <w:szCs w:val="16"/>
                <w:rtl w:val="0"/>
              </w:rPr>
              <w:t xml:space="preserve">{table_s3_2_4}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2">
            <w:pPr>
              <w:widowControl w:val="0"/>
              <w:spacing w:line="240" w:lineRule="auto"/>
              <w:jc w:val="center"/>
              <w:rPr>
                <w:sz w:val="16"/>
                <w:szCs w:val="16"/>
              </w:rPr>
            </w:pPr>
            <w:r w:rsidDel="00000000" w:rsidR="00000000" w:rsidRPr="00000000">
              <w:rPr>
                <w:sz w:val="16"/>
                <w:szCs w:val="16"/>
                <w:rtl w:val="0"/>
              </w:rPr>
              <w:t xml:space="preserve">{table_s3_2_5}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3">
            <w:pPr>
              <w:widowControl w:val="0"/>
              <w:spacing w:line="240" w:lineRule="auto"/>
              <w:jc w:val="center"/>
              <w:rPr>
                <w:sz w:val="16"/>
                <w:szCs w:val="16"/>
              </w:rPr>
            </w:pPr>
            <w:r w:rsidDel="00000000" w:rsidR="00000000" w:rsidRPr="00000000">
              <w:rPr>
                <w:sz w:val="16"/>
                <w:szCs w:val="16"/>
                <w:rtl w:val="0"/>
              </w:rPr>
              <w:t xml:space="preserve">{table_s3_2_6}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4">
            <w:pPr>
              <w:widowControl w:val="0"/>
              <w:spacing w:line="240" w:lineRule="auto"/>
              <w:jc w:val="center"/>
              <w:rPr>
                <w:sz w:val="16"/>
                <w:szCs w:val="16"/>
              </w:rPr>
            </w:pPr>
            <w:r w:rsidDel="00000000" w:rsidR="00000000" w:rsidRPr="00000000">
              <w:rPr>
                <w:sz w:val="16"/>
                <w:szCs w:val="16"/>
                <w:rtl w:val="0"/>
              </w:rPr>
              <w:t xml:space="preserve">{table_s3_2_7}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5">
            <w:pPr>
              <w:widowControl w:val="0"/>
              <w:spacing w:line="240" w:lineRule="auto"/>
              <w:jc w:val="center"/>
              <w:rPr>
                <w:sz w:val="16"/>
                <w:szCs w:val="16"/>
              </w:rPr>
            </w:pPr>
            <w:r w:rsidDel="00000000" w:rsidR="00000000" w:rsidRPr="00000000">
              <w:rPr>
                <w:sz w:val="16"/>
                <w:szCs w:val="16"/>
                <w:rtl w:val="0"/>
              </w:rPr>
              <w:t xml:space="preserve">{table_s3_2_8}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6">
            <w:pPr>
              <w:widowControl w:val="0"/>
              <w:spacing w:line="240" w:lineRule="auto"/>
              <w:jc w:val="center"/>
              <w:rPr>
                <w:sz w:val="16"/>
                <w:szCs w:val="16"/>
              </w:rPr>
            </w:pPr>
            <w:r w:rsidDel="00000000" w:rsidR="00000000" w:rsidRPr="00000000">
              <w:rPr>
                <w:sz w:val="16"/>
                <w:szCs w:val="16"/>
                <w:rtl w:val="0"/>
              </w:rPr>
              <w:t xml:space="preserve">{table_s3_2_9}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7">
            <w:pPr>
              <w:widowControl w:val="0"/>
              <w:spacing w:line="240" w:lineRule="auto"/>
              <w:jc w:val="center"/>
              <w:rPr>
                <w:sz w:val="16"/>
                <w:szCs w:val="16"/>
              </w:rPr>
            </w:pPr>
            <w:r w:rsidDel="00000000" w:rsidR="00000000" w:rsidRPr="00000000">
              <w:rPr>
                <w:sz w:val="16"/>
                <w:szCs w:val="16"/>
                <w:rtl w:val="0"/>
              </w:rPr>
              <w:t xml:space="preserve">{table_s3_2_10}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8">
            <w:pPr>
              <w:widowControl w:val="0"/>
              <w:spacing w:line="240" w:lineRule="auto"/>
              <w:jc w:val="center"/>
              <w:rPr>
                <w:sz w:val="16"/>
                <w:szCs w:val="16"/>
              </w:rPr>
            </w:pPr>
            <w:r w:rsidDel="00000000" w:rsidR="00000000" w:rsidRPr="00000000">
              <w:rPr>
                <w:sz w:val="16"/>
                <w:szCs w:val="16"/>
                <w:rtl w:val="0"/>
              </w:rPr>
              <w:t xml:space="preserve">{table_s3_2_11}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149">
            <w:pPr>
              <w:widowControl w:val="0"/>
              <w:rPr>
                <w:sz w:val="16"/>
                <w:szCs w:val="16"/>
              </w:rPr>
            </w:pPr>
            <w:r w:rsidDel="00000000" w:rsidR="00000000" w:rsidRPr="00000000">
              <w:rPr>
                <w:sz w:val="16"/>
                <w:szCs w:val="16"/>
                <w:rtl w:val="0"/>
              </w:rPr>
              <w:t xml:space="preserve">Papers with multiple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A">
            <w:pPr>
              <w:widowControl w:val="0"/>
              <w:spacing w:line="240" w:lineRule="auto"/>
              <w:jc w:val="center"/>
              <w:rPr>
                <w:sz w:val="16"/>
                <w:szCs w:val="16"/>
              </w:rPr>
            </w:pPr>
            <w:r w:rsidDel="00000000" w:rsidR="00000000" w:rsidRPr="00000000">
              <w:rPr>
                <w:sz w:val="16"/>
                <w:szCs w:val="16"/>
                <w:rtl w:val="0"/>
              </w:rPr>
              <w:t xml:space="preserve">{table_s3_3_1}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B">
            <w:pPr>
              <w:widowControl w:val="0"/>
              <w:spacing w:line="240" w:lineRule="auto"/>
              <w:jc w:val="center"/>
              <w:rPr>
                <w:sz w:val="16"/>
                <w:szCs w:val="16"/>
              </w:rPr>
            </w:pPr>
            <w:r w:rsidDel="00000000" w:rsidR="00000000" w:rsidRPr="00000000">
              <w:rPr>
                <w:sz w:val="16"/>
                <w:szCs w:val="16"/>
                <w:rtl w:val="0"/>
              </w:rPr>
              <w:t xml:space="preserve">{table_s3_3_2}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C">
            <w:pPr>
              <w:widowControl w:val="0"/>
              <w:spacing w:line="240" w:lineRule="auto"/>
              <w:jc w:val="center"/>
              <w:rPr>
                <w:sz w:val="16"/>
                <w:szCs w:val="16"/>
              </w:rPr>
            </w:pPr>
            <w:r w:rsidDel="00000000" w:rsidR="00000000" w:rsidRPr="00000000">
              <w:rPr>
                <w:sz w:val="16"/>
                <w:szCs w:val="16"/>
                <w:rtl w:val="0"/>
              </w:rPr>
              <w:t xml:space="preserve">{table_s3_3_3}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D">
            <w:pPr>
              <w:widowControl w:val="0"/>
              <w:spacing w:line="240" w:lineRule="auto"/>
              <w:jc w:val="center"/>
              <w:rPr>
                <w:sz w:val="16"/>
                <w:szCs w:val="16"/>
              </w:rPr>
            </w:pPr>
            <w:r w:rsidDel="00000000" w:rsidR="00000000" w:rsidRPr="00000000">
              <w:rPr>
                <w:sz w:val="16"/>
                <w:szCs w:val="16"/>
                <w:rtl w:val="0"/>
              </w:rPr>
              <w:t xml:space="preserve">{table_s3_3_4}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E">
            <w:pPr>
              <w:widowControl w:val="0"/>
              <w:spacing w:line="240" w:lineRule="auto"/>
              <w:jc w:val="center"/>
              <w:rPr>
                <w:sz w:val="16"/>
                <w:szCs w:val="16"/>
              </w:rPr>
            </w:pPr>
            <w:r w:rsidDel="00000000" w:rsidR="00000000" w:rsidRPr="00000000">
              <w:rPr>
                <w:sz w:val="16"/>
                <w:szCs w:val="16"/>
                <w:rtl w:val="0"/>
              </w:rPr>
              <w:t xml:space="preserve">{table_s3_3_5}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F">
            <w:pPr>
              <w:widowControl w:val="0"/>
              <w:spacing w:line="240" w:lineRule="auto"/>
              <w:jc w:val="center"/>
              <w:rPr>
                <w:sz w:val="16"/>
                <w:szCs w:val="16"/>
              </w:rPr>
            </w:pPr>
            <w:r w:rsidDel="00000000" w:rsidR="00000000" w:rsidRPr="00000000">
              <w:rPr>
                <w:sz w:val="16"/>
                <w:szCs w:val="16"/>
                <w:rtl w:val="0"/>
              </w:rPr>
              <w:t xml:space="preserve">{table_s3_3_6}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0">
            <w:pPr>
              <w:widowControl w:val="0"/>
              <w:spacing w:line="240" w:lineRule="auto"/>
              <w:jc w:val="center"/>
              <w:rPr>
                <w:sz w:val="16"/>
                <w:szCs w:val="16"/>
              </w:rPr>
            </w:pPr>
            <w:r w:rsidDel="00000000" w:rsidR="00000000" w:rsidRPr="00000000">
              <w:rPr>
                <w:sz w:val="16"/>
                <w:szCs w:val="16"/>
                <w:rtl w:val="0"/>
              </w:rPr>
              <w:t xml:space="preserve">{table_s3_3_7}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1">
            <w:pPr>
              <w:widowControl w:val="0"/>
              <w:spacing w:line="240" w:lineRule="auto"/>
              <w:jc w:val="center"/>
              <w:rPr>
                <w:sz w:val="16"/>
                <w:szCs w:val="16"/>
              </w:rPr>
            </w:pPr>
            <w:r w:rsidDel="00000000" w:rsidR="00000000" w:rsidRPr="00000000">
              <w:rPr>
                <w:sz w:val="16"/>
                <w:szCs w:val="16"/>
                <w:rtl w:val="0"/>
              </w:rPr>
              <w:t xml:space="preserve">{table_s3_3_8}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2">
            <w:pPr>
              <w:widowControl w:val="0"/>
              <w:spacing w:line="240" w:lineRule="auto"/>
              <w:jc w:val="center"/>
              <w:rPr>
                <w:sz w:val="16"/>
                <w:szCs w:val="16"/>
              </w:rPr>
            </w:pPr>
            <w:r w:rsidDel="00000000" w:rsidR="00000000" w:rsidRPr="00000000">
              <w:rPr>
                <w:sz w:val="16"/>
                <w:szCs w:val="16"/>
                <w:rtl w:val="0"/>
              </w:rPr>
              <w:t xml:space="preserve">{table_s3_3_9}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3">
            <w:pPr>
              <w:widowControl w:val="0"/>
              <w:spacing w:line="240" w:lineRule="auto"/>
              <w:jc w:val="center"/>
              <w:rPr>
                <w:sz w:val="16"/>
                <w:szCs w:val="16"/>
              </w:rPr>
            </w:pPr>
            <w:r w:rsidDel="00000000" w:rsidR="00000000" w:rsidRPr="00000000">
              <w:rPr>
                <w:sz w:val="16"/>
                <w:szCs w:val="16"/>
                <w:rtl w:val="0"/>
              </w:rPr>
              <w:t xml:space="preserve">{table_s3_3_10}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4">
            <w:pPr>
              <w:widowControl w:val="0"/>
              <w:spacing w:line="240" w:lineRule="auto"/>
              <w:jc w:val="center"/>
              <w:rPr>
                <w:sz w:val="16"/>
                <w:szCs w:val="16"/>
              </w:rPr>
            </w:pPr>
            <w:r w:rsidDel="00000000" w:rsidR="00000000" w:rsidRPr="00000000">
              <w:rPr>
                <w:sz w:val="16"/>
                <w:szCs w:val="16"/>
                <w:rtl w:val="0"/>
              </w:rPr>
              <w:t xml:space="preserve">{table_s3_3_11}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155">
            <w:pPr>
              <w:widowControl w:val="0"/>
              <w:rPr>
                <w:sz w:val="16"/>
                <w:szCs w:val="16"/>
              </w:rPr>
            </w:pPr>
            <w:r w:rsidDel="00000000" w:rsidR="00000000" w:rsidRPr="00000000">
              <w:rPr>
                <w:sz w:val="16"/>
                <w:szCs w:val="16"/>
                <w:rtl w:val="0"/>
              </w:rPr>
              <w:t xml:space="preserve">Papers with single claim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6">
            <w:pPr>
              <w:widowControl w:val="0"/>
              <w:spacing w:line="240" w:lineRule="auto"/>
              <w:jc w:val="center"/>
              <w:rPr>
                <w:sz w:val="16"/>
                <w:szCs w:val="16"/>
              </w:rPr>
            </w:pPr>
            <w:r w:rsidDel="00000000" w:rsidR="00000000" w:rsidRPr="00000000">
              <w:rPr>
                <w:sz w:val="16"/>
                <w:szCs w:val="16"/>
                <w:rtl w:val="0"/>
              </w:rPr>
              <w:t xml:space="preserve">{table_s3_4_1}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7">
            <w:pPr>
              <w:widowControl w:val="0"/>
              <w:spacing w:line="240" w:lineRule="auto"/>
              <w:jc w:val="center"/>
              <w:rPr>
                <w:sz w:val="16"/>
                <w:szCs w:val="16"/>
              </w:rPr>
            </w:pPr>
            <w:r w:rsidDel="00000000" w:rsidR="00000000" w:rsidRPr="00000000">
              <w:rPr>
                <w:sz w:val="16"/>
                <w:szCs w:val="16"/>
                <w:rtl w:val="0"/>
              </w:rPr>
              <w:t xml:space="preserve">{table_s3_4_2}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8">
            <w:pPr>
              <w:widowControl w:val="0"/>
              <w:spacing w:line="240" w:lineRule="auto"/>
              <w:jc w:val="center"/>
              <w:rPr>
                <w:sz w:val="16"/>
                <w:szCs w:val="16"/>
              </w:rPr>
            </w:pPr>
            <w:r w:rsidDel="00000000" w:rsidR="00000000" w:rsidRPr="00000000">
              <w:rPr>
                <w:sz w:val="16"/>
                <w:szCs w:val="16"/>
                <w:rtl w:val="0"/>
              </w:rPr>
              <w:t xml:space="preserve">{table_s3_4_3}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9">
            <w:pPr>
              <w:widowControl w:val="0"/>
              <w:spacing w:line="240" w:lineRule="auto"/>
              <w:jc w:val="center"/>
              <w:rPr>
                <w:sz w:val="16"/>
                <w:szCs w:val="16"/>
              </w:rPr>
            </w:pPr>
            <w:r w:rsidDel="00000000" w:rsidR="00000000" w:rsidRPr="00000000">
              <w:rPr>
                <w:sz w:val="16"/>
                <w:szCs w:val="16"/>
                <w:rtl w:val="0"/>
              </w:rPr>
              <w:t xml:space="preserve">{table_s3_4_4}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A">
            <w:pPr>
              <w:widowControl w:val="0"/>
              <w:spacing w:line="240" w:lineRule="auto"/>
              <w:jc w:val="center"/>
              <w:rPr>
                <w:sz w:val="16"/>
                <w:szCs w:val="16"/>
              </w:rPr>
            </w:pPr>
            <w:r w:rsidDel="00000000" w:rsidR="00000000" w:rsidRPr="00000000">
              <w:rPr>
                <w:sz w:val="16"/>
                <w:szCs w:val="16"/>
                <w:rtl w:val="0"/>
              </w:rPr>
              <w:t xml:space="preserve">{table_s3_4_5}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B">
            <w:pPr>
              <w:widowControl w:val="0"/>
              <w:spacing w:line="240" w:lineRule="auto"/>
              <w:jc w:val="center"/>
              <w:rPr>
                <w:sz w:val="16"/>
                <w:szCs w:val="16"/>
              </w:rPr>
            </w:pPr>
            <w:r w:rsidDel="00000000" w:rsidR="00000000" w:rsidRPr="00000000">
              <w:rPr>
                <w:sz w:val="16"/>
                <w:szCs w:val="16"/>
                <w:rtl w:val="0"/>
              </w:rPr>
              <w:t xml:space="preserve">{table_s3_4_6}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C">
            <w:pPr>
              <w:widowControl w:val="0"/>
              <w:spacing w:line="240" w:lineRule="auto"/>
              <w:jc w:val="center"/>
              <w:rPr>
                <w:sz w:val="16"/>
                <w:szCs w:val="16"/>
              </w:rPr>
            </w:pPr>
            <w:r w:rsidDel="00000000" w:rsidR="00000000" w:rsidRPr="00000000">
              <w:rPr>
                <w:sz w:val="16"/>
                <w:szCs w:val="16"/>
                <w:rtl w:val="0"/>
              </w:rPr>
              <w:t xml:space="preserve">{table_s3_4_7}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D">
            <w:pPr>
              <w:widowControl w:val="0"/>
              <w:spacing w:line="240" w:lineRule="auto"/>
              <w:jc w:val="center"/>
              <w:rPr>
                <w:sz w:val="16"/>
                <w:szCs w:val="16"/>
              </w:rPr>
            </w:pPr>
            <w:r w:rsidDel="00000000" w:rsidR="00000000" w:rsidRPr="00000000">
              <w:rPr>
                <w:sz w:val="16"/>
                <w:szCs w:val="16"/>
                <w:rtl w:val="0"/>
              </w:rPr>
              <w:t xml:space="preserve">{table_s3_4_8}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E">
            <w:pPr>
              <w:widowControl w:val="0"/>
              <w:spacing w:line="240" w:lineRule="auto"/>
              <w:jc w:val="center"/>
              <w:rPr>
                <w:sz w:val="16"/>
                <w:szCs w:val="16"/>
              </w:rPr>
            </w:pPr>
            <w:r w:rsidDel="00000000" w:rsidR="00000000" w:rsidRPr="00000000">
              <w:rPr>
                <w:sz w:val="16"/>
                <w:szCs w:val="16"/>
                <w:rtl w:val="0"/>
              </w:rPr>
              <w:t xml:space="preserve">{table_s3_4_9}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F">
            <w:pPr>
              <w:widowControl w:val="0"/>
              <w:spacing w:line="240" w:lineRule="auto"/>
              <w:jc w:val="center"/>
              <w:rPr>
                <w:sz w:val="16"/>
                <w:szCs w:val="16"/>
              </w:rPr>
            </w:pPr>
            <w:r w:rsidDel="00000000" w:rsidR="00000000" w:rsidRPr="00000000">
              <w:rPr>
                <w:sz w:val="16"/>
                <w:szCs w:val="16"/>
                <w:rtl w:val="0"/>
              </w:rPr>
              <w:t xml:space="preserve">{table_s3_4_10}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0">
            <w:pPr>
              <w:widowControl w:val="0"/>
              <w:spacing w:line="240" w:lineRule="auto"/>
              <w:jc w:val="center"/>
              <w:rPr>
                <w:sz w:val="16"/>
                <w:szCs w:val="16"/>
              </w:rPr>
            </w:pPr>
            <w:r w:rsidDel="00000000" w:rsidR="00000000" w:rsidRPr="00000000">
              <w:rPr>
                <w:sz w:val="16"/>
                <w:szCs w:val="16"/>
                <w:rtl w:val="0"/>
              </w:rPr>
              <w:t xml:space="preserve">{table_s3_4_11}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161">
            <w:pPr>
              <w:widowControl w:val="0"/>
              <w:rPr>
                <w:sz w:val="16"/>
                <w:szCs w:val="16"/>
              </w:rPr>
            </w:pPr>
            <w:r w:rsidDel="00000000" w:rsidR="00000000" w:rsidRPr="00000000">
              <w:rPr>
                <w:sz w:val="16"/>
                <w:szCs w:val="16"/>
                <w:rtl w:val="0"/>
              </w:rPr>
              <w:t xml:space="preserve">Papers with source or author data available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2">
            <w:pPr>
              <w:widowControl w:val="0"/>
              <w:spacing w:line="240" w:lineRule="auto"/>
              <w:jc w:val="center"/>
              <w:rPr>
                <w:sz w:val="16"/>
                <w:szCs w:val="16"/>
              </w:rPr>
            </w:pPr>
            <w:r w:rsidDel="00000000" w:rsidR="00000000" w:rsidRPr="00000000">
              <w:rPr>
                <w:sz w:val="16"/>
                <w:szCs w:val="16"/>
                <w:rtl w:val="0"/>
              </w:rPr>
              <w:t xml:space="preserve">{table_s3_5_1}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3">
            <w:pPr>
              <w:widowControl w:val="0"/>
              <w:spacing w:line="240" w:lineRule="auto"/>
              <w:jc w:val="center"/>
              <w:rPr>
                <w:sz w:val="16"/>
                <w:szCs w:val="16"/>
              </w:rPr>
            </w:pPr>
            <w:r w:rsidDel="00000000" w:rsidR="00000000" w:rsidRPr="00000000">
              <w:rPr>
                <w:sz w:val="16"/>
                <w:szCs w:val="16"/>
                <w:rtl w:val="0"/>
              </w:rPr>
              <w:t xml:space="preserve">{table_s3_5_2}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4">
            <w:pPr>
              <w:widowControl w:val="0"/>
              <w:spacing w:line="240" w:lineRule="auto"/>
              <w:jc w:val="center"/>
              <w:rPr>
                <w:sz w:val="16"/>
                <w:szCs w:val="16"/>
              </w:rPr>
            </w:pPr>
            <w:r w:rsidDel="00000000" w:rsidR="00000000" w:rsidRPr="00000000">
              <w:rPr>
                <w:sz w:val="16"/>
                <w:szCs w:val="16"/>
                <w:rtl w:val="0"/>
              </w:rPr>
              <w:t xml:space="preserve">{table_s3_5_3}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5">
            <w:pPr>
              <w:widowControl w:val="0"/>
              <w:spacing w:line="240" w:lineRule="auto"/>
              <w:jc w:val="center"/>
              <w:rPr>
                <w:sz w:val="16"/>
                <w:szCs w:val="16"/>
              </w:rPr>
            </w:pPr>
            <w:r w:rsidDel="00000000" w:rsidR="00000000" w:rsidRPr="00000000">
              <w:rPr>
                <w:sz w:val="16"/>
                <w:szCs w:val="16"/>
                <w:rtl w:val="0"/>
              </w:rPr>
              <w:t xml:space="preserve">{table_s3_5_4}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6">
            <w:pPr>
              <w:widowControl w:val="0"/>
              <w:spacing w:line="240" w:lineRule="auto"/>
              <w:jc w:val="center"/>
              <w:rPr>
                <w:sz w:val="16"/>
                <w:szCs w:val="16"/>
              </w:rPr>
            </w:pPr>
            <w:r w:rsidDel="00000000" w:rsidR="00000000" w:rsidRPr="00000000">
              <w:rPr>
                <w:sz w:val="16"/>
                <w:szCs w:val="16"/>
                <w:rtl w:val="0"/>
              </w:rPr>
              <w:t xml:space="preserve">{table_s3_5_5}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7">
            <w:pPr>
              <w:widowControl w:val="0"/>
              <w:spacing w:line="240" w:lineRule="auto"/>
              <w:jc w:val="center"/>
              <w:rPr>
                <w:sz w:val="16"/>
                <w:szCs w:val="16"/>
              </w:rPr>
            </w:pPr>
            <w:r w:rsidDel="00000000" w:rsidR="00000000" w:rsidRPr="00000000">
              <w:rPr>
                <w:sz w:val="16"/>
                <w:szCs w:val="16"/>
                <w:rtl w:val="0"/>
              </w:rPr>
              <w:t xml:space="preserve">{table_s3_5_6}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8">
            <w:pPr>
              <w:widowControl w:val="0"/>
              <w:spacing w:line="240" w:lineRule="auto"/>
              <w:jc w:val="center"/>
              <w:rPr>
                <w:sz w:val="16"/>
                <w:szCs w:val="16"/>
              </w:rPr>
            </w:pPr>
            <w:r w:rsidDel="00000000" w:rsidR="00000000" w:rsidRPr="00000000">
              <w:rPr>
                <w:sz w:val="16"/>
                <w:szCs w:val="16"/>
                <w:rtl w:val="0"/>
              </w:rPr>
              <w:t xml:space="preserve">{table_s3_5_7}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9">
            <w:pPr>
              <w:widowControl w:val="0"/>
              <w:spacing w:line="240" w:lineRule="auto"/>
              <w:jc w:val="center"/>
              <w:rPr>
                <w:sz w:val="16"/>
                <w:szCs w:val="16"/>
              </w:rPr>
            </w:pPr>
            <w:r w:rsidDel="00000000" w:rsidR="00000000" w:rsidRPr="00000000">
              <w:rPr>
                <w:sz w:val="16"/>
                <w:szCs w:val="16"/>
                <w:rtl w:val="0"/>
              </w:rPr>
              <w:t xml:space="preserve">{table_s3_5_8}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A">
            <w:pPr>
              <w:widowControl w:val="0"/>
              <w:spacing w:line="240" w:lineRule="auto"/>
              <w:jc w:val="center"/>
              <w:rPr>
                <w:sz w:val="16"/>
                <w:szCs w:val="16"/>
              </w:rPr>
            </w:pPr>
            <w:r w:rsidDel="00000000" w:rsidR="00000000" w:rsidRPr="00000000">
              <w:rPr>
                <w:sz w:val="16"/>
                <w:szCs w:val="16"/>
                <w:rtl w:val="0"/>
              </w:rPr>
              <w:t xml:space="preserve">{table_s3_5_9}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B">
            <w:pPr>
              <w:widowControl w:val="0"/>
              <w:spacing w:line="240" w:lineRule="auto"/>
              <w:jc w:val="center"/>
              <w:rPr>
                <w:sz w:val="16"/>
                <w:szCs w:val="16"/>
              </w:rPr>
            </w:pPr>
            <w:r w:rsidDel="00000000" w:rsidR="00000000" w:rsidRPr="00000000">
              <w:rPr>
                <w:sz w:val="16"/>
                <w:szCs w:val="16"/>
                <w:rtl w:val="0"/>
              </w:rPr>
              <w:t xml:space="preserve">{table_s3_5_10}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C">
            <w:pPr>
              <w:widowControl w:val="0"/>
              <w:spacing w:line="240" w:lineRule="auto"/>
              <w:jc w:val="center"/>
              <w:rPr>
                <w:sz w:val="16"/>
                <w:szCs w:val="16"/>
              </w:rPr>
            </w:pPr>
            <w:r w:rsidDel="00000000" w:rsidR="00000000" w:rsidRPr="00000000">
              <w:rPr>
                <w:sz w:val="16"/>
                <w:szCs w:val="16"/>
                <w:rtl w:val="0"/>
              </w:rPr>
              <w:t xml:space="preserve">{table_s3_5_11}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16D">
            <w:pPr>
              <w:widowControl w:val="0"/>
              <w:rPr>
                <w:sz w:val="16"/>
                <w:szCs w:val="16"/>
              </w:rPr>
            </w:pPr>
            <w:r w:rsidDel="00000000" w:rsidR="00000000" w:rsidRPr="00000000">
              <w:rPr>
                <w:sz w:val="16"/>
                <w:szCs w:val="16"/>
                <w:rtl w:val="0"/>
              </w:rPr>
              <w:t xml:space="preserve">Papers with reproduction started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E">
            <w:pPr>
              <w:widowControl w:val="0"/>
              <w:spacing w:line="240" w:lineRule="auto"/>
              <w:jc w:val="center"/>
              <w:rPr>
                <w:sz w:val="16"/>
                <w:szCs w:val="16"/>
              </w:rPr>
            </w:pPr>
            <w:r w:rsidDel="00000000" w:rsidR="00000000" w:rsidRPr="00000000">
              <w:rPr>
                <w:sz w:val="16"/>
                <w:szCs w:val="16"/>
                <w:rtl w:val="0"/>
              </w:rPr>
              <w:t xml:space="preserve">{table_s3_6_1}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F">
            <w:pPr>
              <w:widowControl w:val="0"/>
              <w:spacing w:line="240" w:lineRule="auto"/>
              <w:jc w:val="center"/>
              <w:rPr>
                <w:sz w:val="16"/>
                <w:szCs w:val="16"/>
              </w:rPr>
            </w:pPr>
            <w:r w:rsidDel="00000000" w:rsidR="00000000" w:rsidRPr="00000000">
              <w:rPr>
                <w:sz w:val="16"/>
                <w:szCs w:val="16"/>
                <w:rtl w:val="0"/>
              </w:rPr>
              <w:t xml:space="preserve">{table_s3_6_2}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0">
            <w:pPr>
              <w:widowControl w:val="0"/>
              <w:spacing w:line="240" w:lineRule="auto"/>
              <w:jc w:val="center"/>
              <w:rPr>
                <w:sz w:val="16"/>
                <w:szCs w:val="16"/>
              </w:rPr>
            </w:pPr>
            <w:r w:rsidDel="00000000" w:rsidR="00000000" w:rsidRPr="00000000">
              <w:rPr>
                <w:sz w:val="16"/>
                <w:szCs w:val="16"/>
                <w:rtl w:val="0"/>
              </w:rPr>
              <w:t xml:space="preserve">{table_s3_6_3}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1">
            <w:pPr>
              <w:widowControl w:val="0"/>
              <w:spacing w:line="240" w:lineRule="auto"/>
              <w:jc w:val="center"/>
              <w:rPr>
                <w:sz w:val="16"/>
                <w:szCs w:val="16"/>
              </w:rPr>
            </w:pPr>
            <w:r w:rsidDel="00000000" w:rsidR="00000000" w:rsidRPr="00000000">
              <w:rPr>
                <w:sz w:val="16"/>
                <w:szCs w:val="16"/>
                <w:rtl w:val="0"/>
              </w:rPr>
              <w:t xml:space="preserve">{table_s3_6_4}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2">
            <w:pPr>
              <w:widowControl w:val="0"/>
              <w:spacing w:line="240" w:lineRule="auto"/>
              <w:jc w:val="center"/>
              <w:rPr>
                <w:sz w:val="16"/>
                <w:szCs w:val="16"/>
              </w:rPr>
            </w:pPr>
            <w:r w:rsidDel="00000000" w:rsidR="00000000" w:rsidRPr="00000000">
              <w:rPr>
                <w:sz w:val="16"/>
                <w:szCs w:val="16"/>
                <w:rtl w:val="0"/>
              </w:rPr>
              <w:t xml:space="preserve">{table_s3_6_5}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3">
            <w:pPr>
              <w:widowControl w:val="0"/>
              <w:spacing w:line="240" w:lineRule="auto"/>
              <w:jc w:val="center"/>
              <w:rPr>
                <w:sz w:val="16"/>
                <w:szCs w:val="16"/>
              </w:rPr>
            </w:pPr>
            <w:r w:rsidDel="00000000" w:rsidR="00000000" w:rsidRPr="00000000">
              <w:rPr>
                <w:sz w:val="16"/>
                <w:szCs w:val="16"/>
                <w:rtl w:val="0"/>
              </w:rPr>
              <w:t xml:space="preserve">{table_s3_6_6}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4">
            <w:pPr>
              <w:widowControl w:val="0"/>
              <w:spacing w:line="240" w:lineRule="auto"/>
              <w:jc w:val="center"/>
              <w:rPr>
                <w:sz w:val="16"/>
                <w:szCs w:val="16"/>
              </w:rPr>
            </w:pPr>
            <w:r w:rsidDel="00000000" w:rsidR="00000000" w:rsidRPr="00000000">
              <w:rPr>
                <w:sz w:val="16"/>
                <w:szCs w:val="16"/>
                <w:rtl w:val="0"/>
              </w:rPr>
              <w:t xml:space="preserve">{table_s3_6_7}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5">
            <w:pPr>
              <w:widowControl w:val="0"/>
              <w:spacing w:line="240" w:lineRule="auto"/>
              <w:jc w:val="center"/>
              <w:rPr>
                <w:sz w:val="16"/>
                <w:szCs w:val="16"/>
              </w:rPr>
            </w:pPr>
            <w:r w:rsidDel="00000000" w:rsidR="00000000" w:rsidRPr="00000000">
              <w:rPr>
                <w:sz w:val="16"/>
                <w:szCs w:val="16"/>
                <w:rtl w:val="0"/>
              </w:rPr>
              <w:t xml:space="preserve">{table_s3_6_8}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6">
            <w:pPr>
              <w:widowControl w:val="0"/>
              <w:spacing w:line="240" w:lineRule="auto"/>
              <w:jc w:val="center"/>
              <w:rPr>
                <w:sz w:val="16"/>
                <w:szCs w:val="16"/>
              </w:rPr>
            </w:pPr>
            <w:r w:rsidDel="00000000" w:rsidR="00000000" w:rsidRPr="00000000">
              <w:rPr>
                <w:sz w:val="16"/>
                <w:szCs w:val="16"/>
                <w:rtl w:val="0"/>
              </w:rPr>
              <w:t xml:space="preserve">{table_s3_6_9}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7">
            <w:pPr>
              <w:widowControl w:val="0"/>
              <w:spacing w:line="240" w:lineRule="auto"/>
              <w:jc w:val="center"/>
              <w:rPr>
                <w:sz w:val="16"/>
                <w:szCs w:val="16"/>
              </w:rPr>
            </w:pPr>
            <w:r w:rsidDel="00000000" w:rsidR="00000000" w:rsidRPr="00000000">
              <w:rPr>
                <w:sz w:val="16"/>
                <w:szCs w:val="16"/>
                <w:rtl w:val="0"/>
              </w:rPr>
              <w:t xml:space="preserve">{table_s3_6_10}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8">
            <w:pPr>
              <w:widowControl w:val="0"/>
              <w:spacing w:line="240" w:lineRule="auto"/>
              <w:jc w:val="center"/>
              <w:rPr>
                <w:sz w:val="16"/>
                <w:szCs w:val="16"/>
              </w:rPr>
            </w:pPr>
            <w:r w:rsidDel="00000000" w:rsidR="00000000" w:rsidRPr="00000000">
              <w:rPr>
                <w:sz w:val="16"/>
                <w:szCs w:val="16"/>
                <w:rtl w:val="0"/>
              </w:rPr>
              <w:t xml:space="preserve">{table_s3_6_11}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179">
            <w:pPr>
              <w:widowControl w:val="0"/>
              <w:rPr>
                <w:sz w:val="16"/>
                <w:szCs w:val="16"/>
              </w:rPr>
            </w:pPr>
            <w:r w:rsidDel="00000000" w:rsidR="00000000" w:rsidRPr="00000000">
              <w:rPr>
                <w:sz w:val="16"/>
                <w:szCs w:val="16"/>
                <w:rtl w:val="0"/>
              </w:rPr>
              <w:t xml:space="preserve">Papers with reproduction completed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A">
            <w:pPr>
              <w:widowControl w:val="0"/>
              <w:spacing w:line="240" w:lineRule="auto"/>
              <w:jc w:val="center"/>
              <w:rPr>
                <w:sz w:val="16"/>
                <w:szCs w:val="16"/>
              </w:rPr>
            </w:pPr>
            <w:r w:rsidDel="00000000" w:rsidR="00000000" w:rsidRPr="00000000">
              <w:rPr>
                <w:sz w:val="16"/>
                <w:szCs w:val="16"/>
                <w:rtl w:val="0"/>
              </w:rPr>
              <w:t xml:space="preserve">{table_s3_7_1}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B">
            <w:pPr>
              <w:widowControl w:val="0"/>
              <w:spacing w:line="240" w:lineRule="auto"/>
              <w:jc w:val="center"/>
              <w:rPr>
                <w:sz w:val="16"/>
                <w:szCs w:val="16"/>
              </w:rPr>
            </w:pPr>
            <w:r w:rsidDel="00000000" w:rsidR="00000000" w:rsidRPr="00000000">
              <w:rPr>
                <w:sz w:val="16"/>
                <w:szCs w:val="16"/>
                <w:rtl w:val="0"/>
              </w:rPr>
              <w:t xml:space="preserve">{table_s3_7_2}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C">
            <w:pPr>
              <w:widowControl w:val="0"/>
              <w:spacing w:line="240" w:lineRule="auto"/>
              <w:jc w:val="center"/>
              <w:rPr>
                <w:sz w:val="16"/>
                <w:szCs w:val="16"/>
              </w:rPr>
            </w:pPr>
            <w:r w:rsidDel="00000000" w:rsidR="00000000" w:rsidRPr="00000000">
              <w:rPr>
                <w:sz w:val="16"/>
                <w:szCs w:val="16"/>
                <w:rtl w:val="0"/>
              </w:rPr>
              <w:t xml:space="preserve">{table_s3_7_3}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D">
            <w:pPr>
              <w:widowControl w:val="0"/>
              <w:spacing w:line="240" w:lineRule="auto"/>
              <w:jc w:val="center"/>
              <w:rPr>
                <w:sz w:val="16"/>
                <w:szCs w:val="16"/>
              </w:rPr>
            </w:pPr>
            <w:r w:rsidDel="00000000" w:rsidR="00000000" w:rsidRPr="00000000">
              <w:rPr>
                <w:sz w:val="16"/>
                <w:szCs w:val="16"/>
                <w:rtl w:val="0"/>
              </w:rPr>
              <w:t xml:space="preserve">{table_s3_7_4}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E">
            <w:pPr>
              <w:widowControl w:val="0"/>
              <w:spacing w:line="240" w:lineRule="auto"/>
              <w:jc w:val="center"/>
              <w:rPr>
                <w:sz w:val="16"/>
                <w:szCs w:val="16"/>
              </w:rPr>
            </w:pPr>
            <w:r w:rsidDel="00000000" w:rsidR="00000000" w:rsidRPr="00000000">
              <w:rPr>
                <w:sz w:val="16"/>
                <w:szCs w:val="16"/>
                <w:rtl w:val="0"/>
              </w:rPr>
              <w:t xml:space="preserve">{table_s3_7_5}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F">
            <w:pPr>
              <w:widowControl w:val="0"/>
              <w:spacing w:line="240" w:lineRule="auto"/>
              <w:jc w:val="center"/>
              <w:rPr>
                <w:sz w:val="16"/>
                <w:szCs w:val="16"/>
              </w:rPr>
            </w:pPr>
            <w:r w:rsidDel="00000000" w:rsidR="00000000" w:rsidRPr="00000000">
              <w:rPr>
                <w:sz w:val="16"/>
                <w:szCs w:val="16"/>
                <w:rtl w:val="0"/>
              </w:rPr>
              <w:t xml:space="preserve">{table_s3_7_6}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0">
            <w:pPr>
              <w:widowControl w:val="0"/>
              <w:spacing w:line="240" w:lineRule="auto"/>
              <w:jc w:val="center"/>
              <w:rPr>
                <w:sz w:val="16"/>
                <w:szCs w:val="16"/>
              </w:rPr>
            </w:pPr>
            <w:r w:rsidDel="00000000" w:rsidR="00000000" w:rsidRPr="00000000">
              <w:rPr>
                <w:sz w:val="16"/>
                <w:szCs w:val="16"/>
                <w:rtl w:val="0"/>
              </w:rPr>
              <w:t xml:space="preserve">{table_s3_7_7}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1">
            <w:pPr>
              <w:widowControl w:val="0"/>
              <w:spacing w:line="240" w:lineRule="auto"/>
              <w:jc w:val="center"/>
              <w:rPr>
                <w:sz w:val="16"/>
                <w:szCs w:val="16"/>
              </w:rPr>
            </w:pPr>
            <w:r w:rsidDel="00000000" w:rsidR="00000000" w:rsidRPr="00000000">
              <w:rPr>
                <w:sz w:val="16"/>
                <w:szCs w:val="16"/>
                <w:rtl w:val="0"/>
              </w:rPr>
              <w:t xml:space="preserve">{table_s3_7_8}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2">
            <w:pPr>
              <w:widowControl w:val="0"/>
              <w:spacing w:line="240" w:lineRule="auto"/>
              <w:jc w:val="center"/>
              <w:rPr>
                <w:sz w:val="16"/>
                <w:szCs w:val="16"/>
              </w:rPr>
            </w:pPr>
            <w:r w:rsidDel="00000000" w:rsidR="00000000" w:rsidRPr="00000000">
              <w:rPr>
                <w:sz w:val="16"/>
                <w:szCs w:val="16"/>
                <w:rtl w:val="0"/>
              </w:rPr>
              <w:t xml:space="preserve">{table_s3_7_9}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3">
            <w:pPr>
              <w:widowControl w:val="0"/>
              <w:spacing w:line="240" w:lineRule="auto"/>
              <w:jc w:val="center"/>
              <w:rPr>
                <w:sz w:val="16"/>
                <w:szCs w:val="16"/>
              </w:rPr>
            </w:pPr>
            <w:r w:rsidDel="00000000" w:rsidR="00000000" w:rsidRPr="00000000">
              <w:rPr>
                <w:sz w:val="16"/>
                <w:szCs w:val="16"/>
                <w:rtl w:val="0"/>
              </w:rPr>
              <w:t xml:space="preserve">{table_s3_7_10}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4">
            <w:pPr>
              <w:widowControl w:val="0"/>
              <w:spacing w:line="240" w:lineRule="auto"/>
              <w:jc w:val="center"/>
              <w:rPr>
                <w:sz w:val="16"/>
                <w:szCs w:val="16"/>
              </w:rPr>
            </w:pPr>
            <w:r w:rsidDel="00000000" w:rsidR="00000000" w:rsidRPr="00000000">
              <w:rPr>
                <w:sz w:val="16"/>
                <w:szCs w:val="16"/>
                <w:rtl w:val="0"/>
              </w:rPr>
              <w:t xml:space="preserve">{table_s3_7_11}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185">
            <w:pPr>
              <w:widowControl w:val="0"/>
              <w:rPr>
                <w:sz w:val="16"/>
                <w:szCs w:val="16"/>
              </w:rPr>
            </w:pPr>
            <w:r w:rsidDel="00000000" w:rsidR="00000000" w:rsidRPr="00000000">
              <w:rPr>
                <w:sz w:val="16"/>
                <w:szCs w:val="16"/>
                <w:rtl w:val="0"/>
              </w:rPr>
              <w:t xml:space="preserve">Total reproductions of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6">
            <w:pPr>
              <w:widowControl w:val="0"/>
              <w:spacing w:line="240" w:lineRule="auto"/>
              <w:jc w:val="center"/>
              <w:rPr>
                <w:sz w:val="16"/>
                <w:szCs w:val="16"/>
              </w:rPr>
            </w:pPr>
            <w:r w:rsidDel="00000000" w:rsidR="00000000" w:rsidRPr="00000000">
              <w:rPr>
                <w:sz w:val="16"/>
                <w:szCs w:val="16"/>
                <w:rtl w:val="0"/>
              </w:rPr>
              <w:t xml:space="preserve">{table_s3_8_1}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7">
            <w:pPr>
              <w:widowControl w:val="0"/>
              <w:spacing w:line="240" w:lineRule="auto"/>
              <w:jc w:val="center"/>
              <w:rPr>
                <w:sz w:val="16"/>
                <w:szCs w:val="16"/>
              </w:rPr>
            </w:pPr>
            <w:r w:rsidDel="00000000" w:rsidR="00000000" w:rsidRPr="00000000">
              <w:rPr>
                <w:sz w:val="16"/>
                <w:szCs w:val="16"/>
                <w:rtl w:val="0"/>
              </w:rPr>
              <w:t xml:space="preserve">{table_s3_8_2}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8">
            <w:pPr>
              <w:widowControl w:val="0"/>
              <w:spacing w:line="240" w:lineRule="auto"/>
              <w:jc w:val="center"/>
              <w:rPr>
                <w:sz w:val="16"/>
                <w:szCs w:val="16"/>
              </w:rPr>
            </w:pPr>
            <w:r w:rsidDel="00000000" w:rsidR="00000000" w:rsidRPr="00000000">
              <w:rPr>
                <w:sz w:val="16"/>
                <w:szCs w:val="16"/>
                <w:rtl w:val="0"/>
              </w:rPr>
              <w:t xml:space="preserve">{table_s3_8_3}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9">
            <w:pPr>
              <w:widowControl w:val="0"/>
              <w:spacing w:line="240" w:lineRule="auto"/>
              <w:jc w:val="center"/>
              <w:rPr>
                <w:sz w:val="16"/>
                <w:szCs w:val="16"/>
              </w:rPr>
            </w:pPr>
            <w:r w:rsidDel="00000000" w:rsidR="00000000" w:rsidRPr="00000000">
              <w:rPr>
                <w:sz w:val="16"/>
                <w:szCs w:val="16"/>
                <w:rtl w:val="0"/>
              </w:rPr>
              <w:t xml:space="preserve">{table_s3_8_4}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A">
            <w:pPr>
              <w:widowControl w:val="0"/>
              <w:spacing w:line="240" w:lineRule="auto"/>
              <w:jc w:val="center"/>
              <w:rPr>
                <w:sz w:val="16"/>
                <w:szCs w:val="16"/>
              </w:rPr>
            </w:pPr>
            <w:r w:rsidDel="00000000" w:rsidR="00000000" w:rsidRPr="00000000">
              <w:rPr>
                <w:sz w:val="16"/>
                <w:szCs w:val="16"/>
                <w:rtl w:val="0"/>
              </w:rPr>
              <w:t xml:space="preserve">{table_s3_8_5}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B">
            <w:pPr>
              <w:widowControl w:val="0"/>
              <w:spacing w:line="240" w:lineRule="auto"/>
              <w:jc w:val="center"/>
              <w:rPr>
                <w:sz w:val="16"/>
                <w:szCs w:val="16"/>
              </w:rPr>
            </w:pPr>
            <w:r w:rsidDel="00000000" w:rsidR="00000000" w:rsidRPr="00000000">
              <w:rPr>
                <w:sz w:val="16"/>
                <w:szCs w:val="16"/>
                <w:rtl w:val="0"/>
              </w:rPr>
              <w:t xml:space="preserve">{table_s3_8_6}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C">
            <w:pPr>
              <w:widowControl w:val="0"/>
              <w:spacing w:line="240" w:lineRule="auto"/>
              <w:jc w:val="center"/>
              <w:rPr>
                <w:sz w:val="16"/>
                <w:szCs w:val="16"/>
              </w:rPr>
            </w:pPr>
            <w:r w:rsidDel="00000000" w:rsidR="00000000" w:rsidRPr="00000000">
              <w:rPr>
                <w:sz w:val="16"/>
                <w:szCs w:val="16"/>
                <w:rtl w:val="0"/>
              </w:rPr>
              <w:t xml:space="preserve">{table_s3_8_7}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D">
            <w:pPr>
              <w:widowControl w:val="0"/>
              <w:spacing w:line="240" w:lineRule="auto"/>
              <w:jc w:val="center"/>
              <w:rPr>
                <w:sz w:val="16"/>
                <w:szCs w:val="16"/>
              </w:rPr>
            </w:pPr>
            <w:r w:rsidDel="00000000" w:rsidR="00000000" w:rsidRPr="00000000">
              <w:rPr>
                <w:sz w:val="16"/>
                <w:szCs w:val="16"/>
                <w:rtl w:val="0"/>
              </w:rPr>
              <w:t xml:space="preserve">{table_s3_8_8}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E">
            <w:pPr>
              <w:widowControl w:val="0"/>
              <w:spacing w:line="240" w:lineRule="auto"/>
              <w:jc w:val="center"/>
              <w:rPr>
                <w:sz w:val="16"/>
                <w:szCs w:val="16"/>
              </w:rPr>
            </w:pPr>
            <w:r w:rsidDel="00000000" w:rsidR="00000000" w:rsidRPr="00000000">
              <w:rPr>
                <w:sz w:val="16"/>
                <w:szCs w:val="16"/>
                <w:rtl w:val="0"/>
              </w:rPr>
              <w:t xml:space="preserve">{table_s3_8_9}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F">
            <w:pPr>
              <w:widowControl w:val="0"/>
              <w:spacing w:line="240" w:lineRule="auto"/>
              <w:jc w:val="center"/>
              <w:rPr>
                <w:sz w:val="16"/>
                <w:szCs w:val="16"/>
              </w:rPr>
            </w:pPr>
            <w:r w:rsidDel="00000000" w:rsidR="00000000" w:rsidRPr="00000000">
              <w:rPr>
                <w:sz w:val="16"/>
                <w:szCs w:val="16"/>
                <w:rtl w:val="0"/>
              </w:rPr>
              <w:t xml:space="preserve">{table_s3_8_10}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90">
            <w:pPr>
              <w:widowControl w:val="0"/>
              <w:spacing w:line="240" w:lineRule="auto"/>
              <w:jc w:val="center"/>
              <w:rPr>
                <w:sz w:val="16"/>
                <w:szCs w:val="16"/>
              </w:rPr>
            </w:pPr>
            <w:r w:rsidDel="00000000" w:rsidR="00000000" w:rsidRPr="00000000">
              <w:rPr>
                <w:sz w:val="16"/>
                <w:szCs w:val="16"/>
                <w:rtl w:val="0"/>
              </w:rPr>
              <w:t xml:space="preserve">{table_s3_8_11}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191">
            <w:pPr>
              <w:widowControl w:val="0"/>
              <w:rPr>
                <w:sz w:val="16"/>
                <w:szCs w:val="16"/>
              </w:rPr>
            </w:pPr>
            <w:r w:rsidDel="00000000" w:rsidR="00000000" w:rsidRPr="00000000">
              <w:rPr>
                <w:sz w:val="16"/>
                <w:szCs w:val="16"/>
                <w:rtl w:val="0"/>
              </w:rPr>
              <w:t xml:space="preserve">Reproductions of unique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92">
            <w:pPr>
              <w:widowControl w:val="0"/>
              <w:spacing w:line="240" w:lineRule="auto"/>
              <w:jc w:val="center"/>
              <w:rPr>
                <w:sz w:val="16"/>
                <w:szCs w:val="16"/>
              </w:rPr>
            </w:pPr>
            <w:r w:rsidDel="00000000" w:rsidR="00000000" w:rsidRPr="00000000">
              <w:rPr>
                <w:sz w:val="16"/>
                <w:szCs w:val="16"/>
                <w:rtl w:val="0"/>
              </w:rPr>
              <w:t xml:space="preserve">{table_s3_9_1}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93">
            <w:pPr>
              <w:widowControl w:val="0"/>
              <w:spacing w:line="240" w:lineRule="auto"/>
              <w:jc w:val="center"/>
              <w:rPr>
                <w:sz w:val="16"/>
                <w:szCs w:val="16"/>
              </w:rPr>
            </w:pPr>
            <w:r w:rsidDel="00000000" w:rsidR="00000000" w:rsidRPr="00000000">
              <w:rPr>
                <w:sz w:val="16"/>
                <w:szCs w:val="16"/>
                <w:rtl w:val="0"/>
              </w:rPr>
              <w:t xml:space="preserve">{table_s3_9_2}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94">
            <w:pPr>
              <w:widowControl w:val="0"/>
              <w:spacing w:line="240" w:lineRule="auto"/>
              <w:jc w:val="center"/>
              <w:rPr>
                <w:sz w:val="16"/>
                <w:szCs w:val="16"/>
              </w:rPr>
            </w:pPr>
            <w:r w:rsidDel="00000000" w:rsidR="00000000" w:rsidRPr="00000000">
              <w:rPr>
                <w:sz w:val="16"/>
                <w:szCs w:val="16"/>
                <w:rtl w:val="0"/>
              </w:rPr>
              <w:t xml:space="preserve">{table_s3_9_3}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95">
            <w:pPr>
              <w:widowControl w:val="0"/>
              <w:spacing w:line="240" w:lineRule="auto"/>
              <w:jc w:val="center"/>
              <w:rPr>
                <w:sz w:val="16"/>
                <w:szCs w:val="16"/>
              </w:rPr>
            </w:pPr>
            <w:r w:rsidDel="00000000" w:rsidR="00000000" w:rsidRPr="00000000">
              <w:rPr>
                <w:sz w:val="16"/>
                <w:szCs w:val="16"/>
                <w:rtl w:val="0"/>
              </w:rPr>
              <w:t xml:space="preserve">{table_s3_9_4}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96">
            <w:pPr>
              <w:widowControl w:val="0"/>
              <w:spacing w:line="240" w:lineRule="auto"/>
              <w:jc w:val="center"/>
              <w:rPr>
                <w:sz w:val="16"/>
                <w:szCs w:val="16"/>
              </w:rPr>
            </w:pPr>
            <w:r w:rsidDel="00000000" w:rsidR="00000000" w:rsidRPr="00000000">
              <w:rPr>
                <w:sz w:val="16"/>
                <w:szCs w:val="16"/>
                <w:rtl w:val="0"/>
              </w:rPr>
              <w:t xml:space="preserve">{table_s3_9_5}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97">
            <w:pPr>
              <w:widowControl w:val="0"/>
              <w:spacing w:line="240" w:lineRule="auto"/>
              <w:jc w:val="center"/>
              <w:rPr>
                <w:sz w:val="16"/>
                <w:szCs w:val="16"/>
              </w:rPr>
            </w:pPr>
            <w:r w:rsidDel="00000000" w:rsidR="00000000" w:rsidRPr="00000000">
              <w:rPr>
                <w:sz w:val="16"/>
                <w:szCs w:val="16"/>
                <w:rtl w:val="0"/>
              </w:rPr>
              <w:t xml:space="preserve">{table_s3_9_6}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98">
            <w:pPr>
              <w:widowControl w:val="0"/>
              <w:spacing w:line="240" w:lineRule="auto"/>
              <w:jc w:val="center"/>
              <w:rPr>
                <w:sz w:val="16"/>
                <w:szCs w:val="16"/>
              </w:rPr>
            </w:pPr>
            <w:r w:rsidDel="00000000" w:rsidR="00000000" w:rsidRPr="00000000">
              <w:rPr>
                <w:sz w:val="16"/>
                <w:szCs w:val="16"/>
                <w:rtl w:val="0"/>
              </w:rPr>
              <w:t xml:space="preserve">{table_s3_9_7}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99">
            <w:pPr>
              <w:widowControl w:val="0"/>
              <w:spacing w:line="240" w:lineRule="auto"/>
              <w:jc w:val="center"/>
              <w:rPr>
                <w:sz w:val="16"/>
                <w:szCs w:val="16"/>
              </w:rPr>
            </w:pPr>
            <w:r w:rsidDel="00000000" w:rsidR="00000000" w:rsidRPr="00000000">
              <w:rPr>
                <w:sz w:val="16"/>
                <w:szCs w:val="16"/>
                <w:rtl w:val="0"/>
              </w:rPr>
              <w:t xml:space="preserve">{table_s3_9_8}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9A">
            <w:pPr>
              <w:widowControl w:val="0"/>
              <w:spacing w:line="240" w:lineRule="auto"/>
              <w:jc w:val="center"/>
              <w:rPr>
                <w:sz w:val="16"/>
                <w:szCs w:val="16"/>
              </w:rPr>
            </w:pPr>
            <w:r w:rsidDel="00000000" w:rsidR="00000000" w:rsidRPr="00000000">
              <w:rPr>
                <w:sz w:val="16"/>
                <w:szCs w:val="16"/>
                <w:rtl w:val="0"/>
              </w:rPr>
              <w:t xml:space="preserve">{table_s3_9_9}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9B">
            <w:pPr>
              <w:widowControl w:val="0"/>
              <w:spacing w:line="240" w:lineRule="auto"/>
              <w:jc w:val="center"/>
              <w:rPr>
                <w:sz w:val="16"/>
                <w:szCs w:val="16"/>
              </w:rPr>
            </w:pPr>
            <w:r w:rsidDel="00000000" w:rsidR="00000000" w:rsidRPr="00000000">
              <w:rPr>
                <w:sz w:val="16"/>
                <w:szCs w:val="16"/>
                <w:rtl w:val="0"/>
              </w:rPr>
              <w:t xml:space="preserve">{table_s3_9_10}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9C">
            <w:pPr>
              <w:widowControl w:val="0"/>
              <w:spacing w:line="240" w:lineRule="auto"/>
              <w:jc w:val="center"/>
              <w:rPr>
                <w:sz w:val="16"/>
                <w:szCs w:val="16"/>
              </w:rPr>
            </w:pPr>
            <w:r w:rsidDel="00000000" w:rsidR="00000000" w:rsidRPr="00000000">
              <w:rPr>
                <w:sz w:val="16"/>
                <w:szCs w:val="16"/>
                <w:rtl w:val="0"/>
              </w:rPr>
              <w:t xml:space="preserve">{table_s3_9_11}</w:t>
            </w:r>
          </w:p>
        </w:tc>
      </w:tr>
    </w:tbl>
    <w:p w:rsidR="00000000" w:rsidDel="00000000" w:rsidP="00000000" w:rsidRDefault="00000000" w:rsidRPr="00000000" w14:paraId="0000119D">
      <w:pPr>
        <w:pStyle w:val="Heading2"/>
        <w:rPr/>
      </w:pPr>
      <w:bookmarkStart w:colFirst="0" w:colLast="0" w:name="_55oxh0h920ug" w:id="59"/>
      <w:bookmarkEnd w:id="59"/>
      <w:r w:rsidDel="00000000" w:rsidR="00000000" w:rsidRPr="00000000">
        <w:rPr>
          <w:rtl w:val="0"/>
        </w:rPr>
        <w:t xml:space="preserve">Reproduction outcomes by journal</w:t>
      </w:r>
    </w:p>
    <w:p w:rsidR="00000000" w:rsidDel="00000000" w:rsidP="00000000" w:rsidRDefault="00000000" w:rsidRPr="00000000" w14:paraId="0000119E">
      <w:pPr>
        <w:rPr/>
      </w:pPr>
      <w:r w:rsidDel="00000000" w:rsidR="00000000" w:rsidRPr="00000000">
        <w:rPr>
          <w:rtl w:val="0"/>
        </w:rPr>
        <w:t xml:space="preserve">Here we provide process (Table S4) and outcome (Table S5) reproducibility results for papers by journal. Sample sizes are too small for generating confident inferences about variation across journals. Nevertheless, these data may be useful for generating hypotheses, or exploring potential associations between journal policies and reproducibility outcomes across the sample.</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u w:val="single"/>
        </w:rPr>
      </w:pPr>
      <w:r w:rsidDel="00000000" w:rsidR="00000000" w:rsidRPr="00000000">
        <w:rPr>
          <w:u w:val="single"/>
          <w:rtl w:val="0"/>
        </w:rPr>
        <w:t xml:space="preserve">Table S4. Process reproducibility for papers by Journal</w:t>
      </w:r>
    </w:p>
    <w:tbl>
      <w:tblPr>
        <w:tblStyle w:val="Table9"/>
        <w:tblW w:w="937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807.8571428571429"/>
        <w:gridCol w:w="807.8571428571429"/>
        <w:gridCol w:w="807.8571428571429"/>
        <w:gridCol w:w="807.8571428571429"/>
        <w:gridCol w:w="807.8571428571429"/>
        <w:gridCol w:w="807.8571428571429"/>
        <w:gridCol w:w="807.8571428571429"/>
        <w:gridCol w:w="585"/>
        <w:tblGridChange w:id="0">
          <w:tblGrid>
            <w:gridCol w:w="3135"/>
            <w:gridCol w:w="807.8571428571429"/>
            <w:gridCol w:w="807.8571428571429"/>
            <w:gridCol w:w="807.8571428571429"/>
            <w:gridCol w:w="807.8571428571429"/>
            <w:gridCol w:w="807.8571428571429"/>
            <w:gridCol w:w="807.8571428571429"/>
            <w:gridCol w:w="807.8571428571429"/>
            <w:gridCol w:w="585"/>
          </w:tblGrid>
        </w:tblGridChange>
      </w:tblGrid>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1A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1A2">
            <w:pPr>
              <w:jc w:val="center"/>
              <w:rPr>
                <w:sz w:val="14"/>
                <w:szCs w:val="14"/>
              </w:rPr>
            </w:pPr>
            <w:r w:rsidDel="00000000" w:rsidR="00000000" w:rsidRPr="00000000">
              <w:rPr>
                <w:sz w:val="14"/>
                <w:szCs w:val="14"/>
                <w:rtl w:val="0"/>
              </w:rPr>
              <w:t xml:space="preserve">Open data, code available</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1A3">
            <w:pPr>
              <w:jc w:val="center"/>
              <w:rPr>
                <w:sz w:val="14"/>
                <w:szCs w:val="14"/>
              </w:rPr>
            </w:pPr>
            <w:r w:rsidDel="00000000" w:rsidR="00000000" w:rsidRPr="00000000">
              <w:rPr>
                <w:sz w:val="14"/>
                <w:szCs w:val="14"/>
                <w:rtl w:val="0"/>
              </w:rPr>
              <w:t xml:space="preserve">Data restricted, code available</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1A4">
            <w:pPr>
              <w:jc w:val="center"/>
              <w:rPr>
                <w:sz w:val="14"/>
                <w:szCs w:val="14"/>
              </w:rPr>
            </w:pPr>
            <w:r w:rsidDel="00000000" w:rsidR="00000000" w:rsidRPr="00000000">
              <w:rPr>
                <w:sz w:val="14"/>
                <w:szCs w:val="14"/>
                <w:rtl w:val="0"/>
              </w:rPr>
              <w:t xml:space="preserve">Data shared directly, code available</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1A5">
            <w:pPr>
              <w:jc w:val="center"/>
              <w:rPr>
                <w:sz w:val="14"/>
                <w:szCs w:val="14"/>
              </w:rPr>
            </w:pPr>
            <w:r w:rsidDel="00000000" w:rsidR="00000000" w:rsidRPr="00000000">
              <w:rPr>
                <w:sz w:val="14"/>
                <w:szCs w:val="14"/>
                <w:rtl w:val="0"/>
              </w:rPr>
              <w:t xml:space="preserve">Open data, code unavailable</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1A6">
            <w:pPr>
              <w:jc w:val="center"/>
              <w:rPr>
                <w:sz w:val="14"/>
                <w:szCs w:val="14"/>
              </w:rPr>
            </w:pPr>
            <w:r w:rsidDel="00000000" w:rsidR="00000000" w:rsidRPr="00000000">
              <w:rPr>
                <w:sz w:val="14"/>
                <w:szCs w:val="14"/>
                <w:rtl w:val="0"/>
              </w:rPr>
              <w:t xml:space="preserve">Data shared directly, code unavailable</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1A7">
            <w:pPr>
              <w:jc w:val="center"/>
              <w:rPr>
                <w:sz w:val="14"/>
                <w:szCs w:val="14"/>
              </w:rPr>
            </w:pPr>
            <w:r w:rsidDel="00000000" w:rsidR="00000000" w:rsidRPr="00000000">
              <w:rPr>
                <w:sz w:val="14"/>
                <w:szCs w:val="14"/>
                <w:rtl w:val="0"/>
              </w:rPr>
              <w:t xml:space="preserve">Data unavailable, code available</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1A8">
            <w:pPr>
              <w:jc w:val="center"/>
              <w:rPr>
                <w:sz w:val="14"/>
                <w:szCs w:val="14"/>
              </w:rPr>
            </w:pPr>
            <w:r w:rsidDel="00000000" w:rsidR="00000000" w:rsidRPr="00000000">
              <w:rPr>
                <w:sz w:val="14"/>
                <w:szCs w:val="14"/>
                <w:rtl w:val="0"/>
              </w:rPr>
              <w:t xml:space="preserve">Neither data nor code available</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1A9">
            <w:pPr>
              <w:jc w:val="center"/>
              <w:rPr>
                <w:sz w:val="20"/>
                <w:szCs w:val="20"/>
              </w:rPr>
            </w:pPr>
            <w:r w:rsidDel="00000000" w:rsidR="00000000" w:rsidRPr="00000000">
              <w:rPr>
                <w:sz w:val="20"/>
                <w:szCs w:val="20"/>
                <w:rtl w:val="0"/>
              </w:rPr>
              <w:t xml:space="preserve">Total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A">
            <w:pPr>
              <w:rPr>
                <w:sz w:val="20"/>
                <w:szCs w:val="20"/>
              </w:rPr>
            </w:pPr>
            <w:r w:rsidDel="00000000" w:rsidR="00000000" w:rsidRPr="00000000">
              <w:rPr>
                <w:b w:val="1"/>
                <w:sz w:val="20"/>
                <w:szCs w:val="20"/>
                <w:rtl w:val="0"/>
              </w:rPr>
              <w:t xml:space="preserve">Business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2">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3">
            <w:pPr>
              <w:rPr>
                <w:sz w:val="20"/>
                <w:szCs w:val="20"/>
              </w:rPr>
            </w:pPr>
            <w:r w:rsidDel="00000000" w:rsidR="00000000" w:rsidRPr="00000000">
              <w:rPr>
                <w:sz w:val="20"/>
                <w:szCs w:val="20"/>
                <w:rtl w:val="0"/>
              </w:rPr>
              <w:t xml:space="preserve">{table_s4_1_1}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4">
            <w:pPr>
              <w:jc w:val="center"/>
              <w:rPr>
                <w:sz w:val="20"/>
                <w:szCs w:val="20"/>
              </w:rPr>
            </w:pPr>
            <w:r w:rsidDel="00000000" w:rsidR="00000000" w:rsidRPr="00000000">
              <w:rPr>
                <w:sz w:val="20"/>
                <w:szCs w:val="20"/>
                <w:rtl w:val="0"/>
              </w:rPr>
              <w:t xml:space="preserve">{table_s4_1_2}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5">
            <w:pPr>
              <w:jc w:val="center"/>
              <w:rPr>
                <w:sz w:val="20"/>
                <w:szCs w:val="20"/>
              </w:rPr>
            </w:pPr>
            <w:r w:rsidDel="00000000" w:rsidR="00000000" w:rsidRPr="00000000">
              <w:rPr>
                <w:sz w:val="20"/>
                <w:szCs w:val="20"/>
                <w:rtl w:val="0"/>
              </w:rPr>
              <w:t xml:space="preserve">{table_s4_1_3}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6">
            <w:pPr>
              <w:jc w:val="center"/>
              <w:rPr>
                <w:sz w:val="20"/>
                <w:szCs w:val="20"/>
              </w:rPr>
            </w:pPr>
            <w:r w:rsidDel="00000000" w:rsidR="00000000" w:rsidRPr="00000000">
              <w:rPr>
                <w:sz w:val="20"/>
                <w:szCs w:val="20"/>
                <w:rtl w:val="0"/>
              </w:rPr>
              <w:t xml:space="preserve">{table_s4_1_4}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7">
            <w:pPr>
              <w:jc w:val="center"/>
              <w:rPr>
                <w:sz w:val="20"/>
                <w:szCs w:val="20"/>
              </w:rPr>
            </w:pPr>
            <w:r w:rsidDel="00000000" w:rsidR="00000000" w:rsidRPr="00000000">
              <w:rPr>
                <w:sz w:val="20"/>
                <w:szCs w:val="20"/>
                <w:rtl w:val="0"/>
              </w:rPr>
              <w:t xml:space="preserve">{table_s4_1_5}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8">
            <w:pPr>
              <w:jc w:val="center"/>
              <w:rPr>
                <w:sz w:val="20"/>
                <w:szCs w:val="20"/>
              </w:rPr>
            </w:pPr>
            <w:r w:rsidDel="00000000" w:rsidR="00000000" w:rsidRPr="00000000">
              <w:rPr>
                <w:sz w:val="20"/>
                <w:szCs w:val="20"/>
                <w:rtl w:val="0"/>
              </w:rPr>
              <w:t xml:space="preserve">{table_s4_1_6}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9">
            <w:pPr>
              <w:jc w:val="center"/>
              <w:rPr>
                <w:sz w:val="20"/>
                <w:szCs w:val="20"/>
              </w:rPr>
            </w:pPr>
            <w:r w:rsidDel="00000000" w:rsidR="00000000" w:rsidRPr="00000000">
              <w:rPr>
                <w:sz w:val="20"/>
                <w:szCs w:val="20"/>
                <w:rtl w:val="0"/>
              </w:rPr>
              <w:t xml:space="preserve">{table_s4_1_7}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A">
            <w:pPr>
              <w:jc w:val="center"/>
              <w:rPr>
                <w:sz w:val="20"/>
                <w:szCs w:val="20"/>
              </w:rPr>
            </w:pPr>
            <w:r w:rsidDel="00000000" w:rsidR="00000000" w:rsidRPr="00000000">
              <w:rPr>
                <w:sz w:val="20"/>
                <w:szCs w:val="20"/>
                <w:rtl w:val="0"/>
              </w:rPr>
              <w:t xml:space="preserve">{table_s4_1_8}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B">
            <w:pPr>
              <w:jc w:val="center"/>
              <w:rPr>
                <w:sz w:val="20"/>
                <w:szCs w:val="20"/>
              </w:rPr>
            </w:pPr>
            <w:r w:rsidDel="00000000" w:rsidR="00000000" w:rsidRPr="00000000">
              <w:rPr>
                <w:sz w:val="20"/>
                <w:szCs w:val="20"/>
                <w:rtl w:val="0"/>
              </w:rPr>
              <w:t xml:space="preserve">{table_s4_1_9}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C">
            <w:pPr>
              <w:rPr>
                <w:sz w:val="20"/>
                <w:szCs w:val="20"/>
              </w:rPr>
            </w:pPr>
            <w:r w:rsidDel="00000000" w:rsidR="00000000" w:rsidRPr="00000000">
              <w:rPr>
                <w:sz w:val="20"/>
                <w:szCs w:val="20"/>
                <w:rtl w:val="0"/>
              </w:rPr>
              <w:t xml:space="preserve">{table_s4_2_1}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D">
            <w:pPr>
              <w:jc w:val="center"/>
              <w:rPr>
                <w:sz w:val="20"/>
                <w:szCs w:val="20"/>
              </w:rPr>
            </w:pPr>
            <w:r w:rsidDel="00000000" w:rsidR="00000000" w:rsidRPr="00000000">
              <w:rPr>
                <w:sz w:val="20"/>
                <w:szCs w:val="20"/>
                <w:rtl w:val="0"/>
              </w:rPr>
              <w:t xml:space="preserve">{table_s4_2_2}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E">
            <w:pPr>
              <w:jc w:val="center"/>
              <w:rPr>
                <w:sz w:val="20"/>
                <w:szCs w:val="20"/>
              </w:rPr>
            </w:pPr>
            <w:r w:rsidDel="00000000" w:rsidR="00000000" w:rsidRPr="00000000">
              <w:rPr>
                <w:sz w:val="20"/>
                <w:szCs w:val="20"/>
                <w:rtl w:val="0"/>
              </w:rPr>
              <w:t xml:space="preserve">{table_s4_2_3}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F">
            <w:pPr>
              <w:jc w:val="center"/>
              <w:rPr>
                <w:sz w:val="20"/>
                <w:szCs w:val="20"/>
              </w:rPr>
            </w:pPr>
            <w:r w:rsidDel="00000000" w:rsidR="00000000" w:rsidRPr="00000000">
              <w:rPr>
                <w:sz w:val="20"/>
                <w:szCs w:val="20"/>
                <w:rtl w:val="0"/>
              </w:rPr>
              <w:t xml:space="preserve">{table_s4_2_4}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0">
            <w:pPr>
              <w:jc w:val="center"/>
              <w:rPr>
                <w:sz w:val="20"/>
                <w:szCs w:val="20"/>
              </w:rPr>
            </w:pPr>
            <w:r w:rsidDel="00000000" w:rsidR="00000000" w:rsidRPr="00000000">
              <w:rPr>
                <w:sz w:val="20"/>
                <w:szCs w:val="20"/>
                <w:rtl w:val="0"/>
              </w:rPr>
              <w:t xml:space="preserve">{table_s4_2_5}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1">
            <w:pPr>
              <w:jc w:val="center"/>
              <w:rPr>
                <w:sz w:val="20"/>
                <w:szCs w:val="20"/>
              </w:rPr>
            </w:pPr>
            <w:r w:rsidDel="00000000" w:rsidR="00000000" w:rsidRPr="00000000">
              <w:rPr>
                <w:sz w:val="20"/>
                <w:szCs w:val="20"/>
                <w:rtl w:val="0"/>
              </w:rPr>
              <w:t xml:space="preserve">{table_s4_2_6}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2">
            <w:pPr>
              <w:jc w:val="center"/>
              <w:rPr>
                <w:sz w:val="20"/>
                <w:szCs w:val="20"/>
              </w:rPr>
            </w:pPr>
            <w:r w:rsidDel="00000000" w:rsidR="00000000" w:rsidRPr="00000000">
              <w:rPr>
                <w:sz w:val="20"/>
                <w:szCs w:val="20"/>
                <w:rtl w:val="0"/>
              </w:rPr>
              <w:t xml:space="preserve">{table_s4_2_7}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3">
            <w:pPr>
              <w:jc w:val="center"/>
              <w:rPr>
                <w:sz w:val="20"/>
                <w:szCs w:val="20"/>
              </w:rPr>
            </w:pPr>
            <w:r w:rsidDel="00000000" w:rsidR="00000000" w:rsidRPr="00000000">
              <w:rPr>
                <w:sz w:val="20"/>
                <w:szCs w:val="20"/>
                <w:rtl w:val="0"/>
              </w:rPr>
              <w:t xml:space="preserve">{table_s4_2_8}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4">
            <w:pPr>
              <w:jc w:val="center"/>
              <w:rPr>
                <w:sz w:val="20"/>
                <w:szCs w:val="20"/>
              </w:rPr>
            </w:pPr>
            <w:r w:rsidDel="00000000" w:rsidR="00000000" w:rsidRPr="00000000">
              <w:rPr>
                <w:sz w:val="20"/>
                <w:szCs w:val="20"/>
                <w:rtl w:val="0"/>
              </w:rPr>
              <w:t xml:space="preserve">{table_s4_2_9}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5">
            <w:pPr>
              <w:rPr>
                <w:sz w:val="20"/>
                <w:szCs w:val="20"/>
              </w:rPr>
            </w:pPr>
            <w:r w:rsidDel="00000000" w:rsidR="00000000" w:rsidRPr="00000000">
              <w:rPr>
                <w:sz w:val="20"/>
                <w:szCs w:val="20"/>
                <w:rtl w:val="0"/>
              </w:rPr>
              <w:t xml:space="preserve">{table_s4_3_1}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6">
            <w:pPr>
              <w:jc w:val="center"/>
              <w:rPr>
                <w:sz w:val="20"/>
                <w:szCs w:val="20"/>
              </w:rPr>
            </w:pPr>
            <w:r w:rsidDel="00000000" w:rsidR="00000000" w:rsidRPr="00000000">
              <w:rPr>
                <w:sz w:val="20"/>
                <w:szCs w:val="20"/>
                <w:rtl w:val="0"/>
              </w:rPr>
              <w:t xml:space="preserve">{table_s4_3_2}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7">
            <w:pPr>
              <w:jc w:val="center"/>
              <w:rPr>
                <w:sz w:val="20"/>
                <w:szCs w:val="20"/>
              </w:rPr>
            </w:pPr>
            <w:r w:rsidDel="00000000" w:rsidR="00000000" w:rsidRPr="00000000">
              <w:rPr>
                <w:sz w:val="20"/>
                <w:szCs w:val="20"/>
                <w:rtl w:val="0"/>
              </w:rPr>
              <w:t xml:space="preserve">{table_s4_3_3}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8">
            <w:pPr>
              <w:jc w:val="center"/>
              <w:rPr>
                <w:sz w:val="20"/>
                <w:szCs w:val="20"/>
              </w:rPr>
            </w:pPr>
            <w:r w:rsidDel="00000000" w:rsidR="00000000" w:rsidRPr="00000000">
              <w:rPr>
                <w:sz w:val="20"/>
                <w:szCs w:val="20"/>
                <w:rtl w:val="0"/>
              </w:rPr>
              <w:t xml:space="preserve">{table_s4_3_4}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9">
            <w:pPr>
              <w:jc w:val="center"/>
              <w:rPr>
                <w:sz w:val="20"/>
                <w:szCs w:val="20"/>
              </w:rPr>
            </w:pPr>
            <w:r w:rsidDel="00000000" w:rsidR="00000000" w:rsidRPr="00000000">
              <w:rPr>
                <w:sz w:val="20"/>
                <w:szCs w:val="20"/>
                <w:rtl w:val="0"/>
              </w:rPr>
              <w:t xml:space="preserve">{table_s4_3_5}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A">
            <w:pPr>
              <w:jc w:val="center"/>
              <w:rPr>
                <w:sz w:val="20"/>
                <w:szCs w:val="20"/>
              </w:rPr>
            </w:pPr>
            <w:r w:rsidDel="00000000" w:rsidR="00000000" w:rsidRPr="00000000">
              <w:rPr>
                <w:sz w:val="20"/>
                <w:szCs w:val="20"/>
                <w:rtl w:val="0"/>
              </w:rPr>
              <w:t xml:space="preserve">{table_s4_3_6}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B">
            <w:pPr>
              <w:jc w:val="center"/>
              <w:rPr>
                <w:sz w:val="20"/>
                <w:szCs w:val="20"/>
              </w:rPr>
            </w:pPr>
            <w:r w:rsidDel="00000000" w:rsidR="00000000" w:rsidRPr="00000000">
              <w:rPr>
                <w:sz w:val="20"/>
                <w:szCs w:val="20"/>
                <w:rtl w:val="0"/>
              </w:rPr>
              <w:t xml:space="preserve">{table_s4_3_7}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C">
            <w:pPr>
              <w:jc w:val="center"/>
              <w:rPr>
                <w:sz w:val="20"/>
                <w:szCs w:val="20"/>
              </w:rPr>
            </w:pPr>
            <w:r w:rsidDel="00000000" w:rsidR="00000000" w:rsidRPr="00000000">
              <w:rPr>
                <w:sz w:val="20"/>
                <w:szCs w:val="20"/>
                <w:rtl w:val="0"/>
              </w:rPr>
              <w:t xml:space="preserve">{table_s4_3_8}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D">
            <w:pPr>
              <w:jc w:val="center"/>
              <w:rPr>
                <w:sz w:val="20"/>
                <w:szCs w:val="20"/>
              </w:rPr>
            </w:pPr>
            <w:r w:rsidDel="00000000" w:rsidR="00000000" w:rsidRPr="00000000">
              <w:rPr>
                <w:sz w:val="20"/>
                <w:szCs w:val="20"/>
                <w:rtl w:val="0"/>
              </w:rPr>
              <w:t xml:space="preserve">{table_s4_3_9}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E">
            <w:pPr>
              <w:rPr>
                <w:sz w:val="20"/>
                <w:szCs w:val="20"/>
              </w:rPr>
            </w:pPr>
            <w:r w:rsidDel="00000000" w:rsidR="00000000" w:rsidRPr="00000000">
              <w:rPr>
                <w:sz w:val="20"/>
                <w:szCs w:val="20"/>
                <w:rtl w:val="0"/>
              </w:rPr>
              <w:t xml:space="preserve">{table_s4_4_1}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F">
            <w:pPr>
              <w:jc w:val="center"/>
              <w:rPr>
                <w:sz w:val="20"/>
                <w:szCs w:val="20"/>
              </w:rPr>
            </w:pPr>
            <w:r w:rsidDel="00000000" w:rsidR="00000000" w:rsidRPr="00000000">
              <w:rPr>
                <w:sz w:val="20"/>
                <w:szCs w:val="20"/>
                <w:rtl w:val="0"/>
              </w:rPr>
              <w:t xml:space="preserve">{table_s4_4_2}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0">
            <w:pPr>
              <w:jc w:val="center"/>
              <w:rPr>
                <w:sz w:val="20"/>
                <w:szCs w:val="20"/>
              </w:rPr>
            </w:pPr>
            <w:r w:rsidDel="00000000" w:rsidR="00000000" w:rsidRPr="00000000">
              <w:rPr>
                <w:sz w:val="20"/>
                <w:szCs w:val="20"/>
                <w:rtl w:val="0"/>
              </w:rPr>
              <w:t xml:space="preserve">{table_s4_4_3}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1">
            <w:pPr>
              <w:jc w:val="center"/>
              <w:rPr>
                <w:sz w:val="20"/>
                <w:szCs w:val="20"/>
              </w:rPr>
            </w:pPr>
            <w:r w:rsidDel="00000000" w:rsidR="00000000" w:rsidRPr="00000000">
              <w:rPr>
                <w:sz w:val="20"/>
                <w:szCs w:val="20"/>
                <w:rtl w:val="0"/>
              </w:rPr>
              <w:t xml:space="preserve">{table_s4_4_4}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2">
            <w:pPr>
              <w:jc w:val="center"/>
              <w:rPr>
                <w:sz w:val="20"/>
                <w:szCs w:val="20"/>
              </w:rPr>
            </w:pPr>
            <w:r w:rsidDel="00000000" w:rsidR="00000000" w:rsidRPr="00000000">
              <w:rPr>
                <w:sz w:val="20"/>
                <w:szCs w:val="20"/>
                <w:rtl w:val="0"/>
              </w:rPr>
              <w:t xml:space="preserve">{table_s4_4_5}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3">
            <w:pPr>
              <w:jc w:val="center"/>
              <w:rPr>
                <w:sz w:val="20"/>
                <w:szCs w:val="20"/>
              </w:rPr>
            </w:pPr>
            <w:r w:rsidDel="00000000" w:rsidR="00000000" w:rsidRPr="00000000">
              <w:rPr>
                <w:sz w:val="20"/>
                <w:szCs w:val="20"/>
                <w:rtl w:val="0"/>
              </w:rPr>
              <w:t xml:space="preserve">{table_s4_4_6}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4">
            <w:pPr>
              <w:jc w:val="center"/>
              <w:rPr>
                <w:sz w:val="20"/>
                <w:szCs w:val="20"/>
              </w:rPr>
            </w:pPr>
            <w:r w:rsidDel="00000000" w:rsidR="00000000" w:rsidRPr="00000000">
              <w:rPr>
                <w:sz w:val="20"/>
                <w:szCs w:val="20"/>
                <w:rtl w:val="0"/>
              </w:rPr>
              <w:t xml:space="preserve">{table_s4_4_7}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5">
            <w:pPr>
              <w:jc w:val="center"/>
              <w:rPr>
                <w:sz w:val="20"/>
                <w:szCs w:val="20"/>
              </w:rPr>
            </w:pPr>
            <w:r w:rsidDel="00000000" w:rsidR="00000000" w:rsidRPr="00000000">
              <w:rPr>
                <w:sz w:val="20"/>
                <w:szCs w:val="20"/>
                <w:rtl w:val="0"/>
              </w:rPr>
              <w:t xml:space="preserve">{table_s4_4_8}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6">
            <w:pPr>
              <w:jc w:val="center"/>
              <w:rPr>
                <w:sz w:val="20"/>
                <w:szCs w:val="20"/>
              </w:rPr>
            </w:pPr>
            <w:r w:rsidDel="00000000" w:rsidR="00000000" w:rsidRPr="00000000">
              <w:rPr>
                <w:sz w:val="20"/>
                <w:szCs w:val="20"/>
                <w:rtl w:val="0"/>
              </w:rPr>
              <w:t xml:space="preserve">{table_s4_4_9}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7">
            <w:pPr>
              <w:rPr>
                <w:sz w:val="20"/>
                <w:szCs w:val="20"/>
              </w:rPr>
            </w:pPr>
            <w:r w:rsidDel="00000000" w:rsidR="00000000" w:rsidRPr="00000000">
              <w:rPr>
                <w:sz w:val="20"/>
                <w:szCs w:val="20"/>
                <w:rtl w:val="0"/>
              </w:rPr>
              <w:t xml:space="preserve">{table_s4_5_1}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8">
            <w:pPr>
              <w:jc w:val="center"/>
              <w:rPr>
                <w:sz w:val="20"/>
                <w:szCs w:val="20"/>
              </w:rPr>
            </w:pPr>
            <w:r w:rsidDel="00000000" w:rsidR="00000000" w:rsidRPr="00000000">
              <w:rPr>
                <w:sz w:val="20"/>
                <w:szCs w:val="20"/>
                <w:rtl w:val="0"/>
              </w:rPr>
              <w:t xml:space="preserve">{table_s4_5_2}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9">
            <w:pPr>
              <w:jc w:val="center"/>
              <w:rPr>
                <w:sz w:val="20"/>
                <w:szCs w:val="20"/>
              </w:rPr>
            </w:pPr>
            <w:r w:rsidDel="00000000" w:rsidR="00000000" w:rsidRPr="00000000">
              <w:rPr>
                <w:sz w:val="20"/>
                <w:szCs w:val="20"/>
                <w:rtl w:val="0"/>
              </w:rPr>
              <w:t xml:space="preserve">{table_s4_5_3}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A">
            <w:pPr>
              <w:jc w:val="center"/>
              <w:rPr>
                <w:sz w:val="20"/>
                <w:szCs w:val="20"/>
              </w:rPr>
            </w:pPr>
            <w:r w:rsidDel="00000000" w:rsidR="00000000" w:rsidRPr="00000000">
              <w:rPr>
                <w:sz w:val="20"/>
                <w:szCs w:val="20"/>
                <w:rtl w:val="0"/>
              </w:rPr>
              <w:t xml:space="preserve">{table_s4_5_4}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B">
            <w:pPr>
              <w:jc w:val="center"/>
              <w:rPr>
                <w:sz w:val="20"/>
                <w:szCs w:val="20"/>
              </w:rPr>
            </w:pPr>
            <w:r w:rsidDel="00000000" w:rsidR="00000000" w:rsidRPr="00000000">
              <w:rPr>
                <w:sz w:val="20"/>
                <w:szCs w:val="20"/>
                <w:rtl w:val="0"/>
              </w:rPr>
              <w:t xml:space="preserve">{table_s4_5_5}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C">
            <w:pPr>
              <w:jc w:val="center"/>
              <w:rPr>
                <w:sz w:val="20"/>
                <w:szCs w:val="20"/>
              </w:rPr>
            </w:pPr>
            <w:r w:rsidDel="00000000" w:rsidR="00000000" w:rsidRPr="00000000">
              <w:rPr>
                <w:sz w:val="20"/>
                <w:szCs w:val="20"/>
                <w:rtl w:val="0"/>
              </w:rPr>
              <w:t xml:space="preserve">{table_s4_5_6}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D">
            <w:pPr>
              <w:jc w:val="center"/>
              <w:rPr>
                <w:sz w:val="20"/>
                <w:szCs w:val="20"/>
              </w:rPr>
            </w:pPr>
            <w:r w:rsidDel="00000000" w:rsidR="00000000" w:rsidRPr="00000000">
              <w:rPr>
                <w:sz w:val="20"/>
                <w:szCs w:val="20"/>
                <w:rtl w:val="0"/>
              </w:rPr>
              <w:t xml:space="preserve">{table_s4_5_7}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E">
            <w:pPr>
              <w:jc w:val="center"/>
              <w:rPr>
                <w:sz w:val="20"/>
                <w:szCs w:val="20"/>
              </w:rPr>
            </w:pPr>
            <w:r w:rsidDel="00000000" w:rsidR="00000000" w:rsidRPr="00000000">
              <w:rPr>
                <w:sz w:val="20"/>
                <w:szCs w:val="20"/>
                <w:rtl w:val="0"/>
              </w:rPr>
              <w:t xml:space="preserve">{table_s4_5_8}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F">
            <w:pPr>
              <w:jc w:val="center"/>
              <w:rPr>
                <w:sz w:val="20"/>
                <w:szCs w:val="20"/>
              </w:rPr>
            </w:pPr>
            <w:r w:rsidDel="00000000" w:rsidR="00000000" w:rsidRPr="00000000">
              <w:rPr>
                <w:sz w:val="20"/>
                <w:szCs w:val="20"/>
                <w:rtl w:val="0"/>
              </w:rPr>
              <w:t xml:space="preserve">{table_s4_5_9}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0">
            <w:pPr>
              <w:rPr>
                <w:sz w:val="20"/>
                <w:szCs w:val="20"/>
              </w:rPr>
            </w:pPr>
            <w:r w:rsidDel="00000000" w:rsidR="00000000" w:rsidRPr="00000000">
              <w:rPr>
                <w:sz w:val="20"/>
                <w:szCs w:val="20"/>
                <w:rtl w:val="0"/>
              </w:rPr>
              <w:t xml:space="preserve">{table_s4_6_1}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1">
            <w:pPr>
              <w:jc w:val="center"/>
              <w:rPr>
                <w:sz w:val="20"/>
                <w:szCs w:val="20"/>
              </w:rPr>
            </w:pPr>
            <w:r w:rsidDel="00000000" w:rsidR="00000000" w:rsidRPr="00000000">
              <w:rPr>
                <w:sz w:val="20"/>
                <w:szCs w:val="20"/>
                <w:rtl w:val="0"/>
              </w:rPr>
              <w:t xml:space="preserve">{table_s4_6_2}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2">
            <w:pPr>
              <w:jc w:val="center"/>
              <w:rPr>
                <w:sz w:val="20"/>
                <w:szCs w:val="20"/>
              </w:rPr>
            </w:pPr>
            <w:r w:rsidDel="00000000" w:rsidR="00000000" w:rsidRPr="00000000">
              <w:rPr>
                <w:sz w:val="20"/>
                <w:szCs w:val="20"/>
                <w:rtl w:val="0"/>
              </w:rPr>
              <w:t xml:space="preserve">{table_s4_6_3}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3">
            <w:pPr>
              <w:jc w:val="center"/>
              <w:rPr>
                <w:sz w:val="20"/>
                <w:szCs w:val="20"/>
              </w:rPr>
            </w:pPr>
            <w:r w:rsidDel="00000000" w:rsidR="00000000" w:rsidRPr="00000000">
              <w:rPr>
                <w:sz w:val="20"/>
                <w:szCs w:val="20"/>
                <w:rtl w:val="0"/>
              </w:rPr>
              <w:t xml:space="preserve">{table_s4_6_4}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4">
            <w:pPr>
              <w:jc w:val="center"/>
              <w:rPr>
                <w:sz w:val="20"/>
                <w:szCs w:val="20"/>
              </w:rPr>
            </w:pPr>
            <w:r w:rsidDel="00000000" w:rsidR="00000000" w:rsidRPr="00000000">
              <w:rPr>
                <w:sz w:val="20"/>
                <w:szCs w:val="20"/>
                <w:rtl w:val="0"/>
              </w:rPr>
              <w:t xml:space="preserve">{table_s4_6_5}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5">
            <w:pPr>
              <w:jc w:val="center"/>
              <w:rPr>
                <w:sz w:val="20"/>
                <w:szCs w:val="20"/>
              </w:rPr>
            </w:pPr>
            <w:r w:rsidDel="00000000" w:rsidR="00000000" w:rsidRPr="00000000">
              <w:rPr>
                <w:sz w:val="20"/>
                <w:szCs w:val="20"/>
                <w:rtl w:val="0"/>
              </w:rPr>
              <w:t xml:space="preserve">{table_s4_6_6}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6">
            <w:pPr>
              <w:jc w:val="center"/>
              <w:rPr>
                <w:sz w:val="20"/>
                <w:szCs w:val="20"/>
              </w:rPr>
            </w:pPr>
            <w:r w:rsidDel="00000000" w:rsidR="00000000" w:rsidRPr="00000000">
              <w:rPr>
                <w:sz w:val="20"/>
                <w:szCs w:val="20"/>
                <w:rtl w:val="0"/>
              </w:rPr>
              <w:t xml:space="preserve">{table_s4_6_7}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7">
            <w:pPr>
              <w:jc w:val="center"/>
              <w:rPr>
                <w:sz w:val="20"/>
                <w:szCs w:val="20"/>
              </w:rPr>
            </w:pPr>
            <w:r w:rsidDel="00000000" w:rsidR="00000000" w:rsidRPr="00000000">
              <w:rPr>
                <w:sz w:val="20"/>
                <w:szCs w:val="20"/>
                <w:rtl w:val="0"/>
              </w:rPr>
              <w:t xml:space="preserve">{table_s4_6_8}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8">
            <w:pPr>
              <w:jc w:val="center"/>
              <w:rPr>
                <w:sz w:val="20"/>
                <w:szCs w:val="20"/>
              </w:rPr>
            </w:pPr>
            <w:r w:rsidDel="00000000" w:rsidR="00000000" w:rsidRPr="00000000">
              <w:rPr>
                <w:sz w:val="20"/>
                <w:szCs w:val="20"/>
                <w:rtl w:val="0"/>
              </w:rPr>
              <w:t xml:space="preserve">{table_s4_6_9}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9">
            <w:pPr>
              <w:rPr>
                <w:sz w:val="20"/>
                <w:szCs w:val="20"/>
              </w:rPr>
            </w:pPr>
            <w:r w:rsidDel="00000000" w:rsidR="00000000" w:rsidRPr="00000000">
              <w:rPr>
                <w:sz w:val="20"/>
                <w:szCs w:val="20"/>
                <w:rtl w:val="0"/>
              </w:rPr>
              <w:t xml:space="preserve">{table_s4_7_1}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A">
            <w:pPr>
              <w:jc w:val="center"/>
              <w:rPr>
                <w:sz w:val="20"/>
                <w:szCs w:val="20"/>
              </w:rPr>
            </w:pPr>
            <w:r w:rsidDel="00000000" w:rsidR="00000000" w:rsidRPr="00000000">
              <w:rPr>
                <w:sz w:val="20"/>
                <w:szCs w:val="20"/>
                <w:rtl w:val="0"/>
              </w:rPr>
              <w:t xml:space="preserve">{table_s4_7_2}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B">
            <w:pPr>
              <w:jc w:val="center"/>
              <w:rPr>
                <w:sz w:val="20"/>
                <w:szCs w:val="20"/>
              </w:rPr>
            </w:pPr>
            <w:r w:rsidDel="00000000" w:rsidR="00000000" w:rsidRPr="00000000">
              <w:rPr>
                <w:sz w:val="20"/>
                <w:szCs w:val="20"/>
                <w:rtl w:val="0"/>
              </w:rPr>
              <w:t xml:space="preserve">{table_s4_7_3}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C">
            <w:pPr>
              <w:jc w:val="center"/>
              <w:rPr>
                <w:sz w:val="20"/>
                <w:szCs w:val="20"/>
              </w:rPr>
            </w:pPr>
            <w:r w:rsidDel="00000000" w:rsidR="00000000" w:rsidRPr="00000000">
              <w:rPr>
                <w:sz w:val="20"/>
                <w:szCs w:val="20"/>
                <w:rtl w:val="0"/>
              </w:rPr>
              <w:t xml:space="preserve">{table_s4_7_4}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D">
            <w:pPr>
              <w:jc w:val="center"/>
              <w:rPr>
                <w:sz w:val="20"/>
                <w:szCs w:val="20"/>
              </w:rPr>
            </w:pPr>
            <w:r w:rsidDel="00000000" w:rsidR="00000000" w:rsidRPr="00000000">
              <w:rPr>
                <w:sz w:val="20"/>
                <w:szCs w:val="20"/>
                <w:rtl w:val="0"/>
              </w:rPr>
              <w:t xml:space="preserve">{table_s4_7_5}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E">
            <w:pPr>
              <w:jc w:val="center"/>
              <w:rPr>
                <w:sz w:val="20"/>
                <w:szCs w:val="20"/>
              </w:rPr>
            </w:pPr>
            <w:r w:rsidDel="00000000" w:rsidR="00000000" w:rsidRPr="00000000">
              <w:rPr>
                <w:sz w:val="20"/>
                <w:szCs w:val="20"/>
                <w:rtl w:val="0"/>
              </w:rPr>
              <w:t xml:space="preserve">{table_s4_7_6}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F">
            <w:pPr>
              <w:jc w:val="center"/>
              <w:rPr>
                <w:sz w:val="20"/>
                <w:szCs w:val="20"/>
              </w:rPr>
            </w:pPr>
            <w:r w:rsidDel="00000000" w:rsidR="00000000" w:rsidRPr="00000000">
              <w:rPr>
                <w:sz w:val="20"/>
                <w:szCs w:val="20"/>
                <w:rtl w:val="0"/>
              </w:rPr>
              <w:t xml:space="preserve">{table_s4_7_7}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0">
            <w:pPr>
              <w:jc w:val="center"/>
              <w:rPr>
                <w:sz w:val="20"/>
                <w:szCs w:val="20"/>
              </w:rPr>
            </w:pPr>
            <w:r w:rsidDel="00000000" w:rsidR="00000000" w:rsidRPr="00000000">
              <w:rPr>
                <w:sz w:val="20"/>
                <w:szCs w:val="20"/>
                <w:rtl w:val="0"/>
              </w:rPr>
              <w:t xml:space="preserve">{table_s4_7_8}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1">
            <w:pPr>
              <w:jc w:val="center"/>
              <w:rPr>
                <w:sz w:val="20"/>
                <w:szCs w:val="20"/>
              </w:rPr>
            </w:pPr>
            <w:r w:rsidDel="00000000" w:rsidR="00000000" w:rsidRPr="00000000">
              <w:rPr>
                <w:sz w:val="20"/>
                <w:szCs w:val="20"/>
                <w:rtl w:val="0"/>
              </w:rPr>
              <w:t xml:space="preserve">{table_s4_7_9}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2">
            <w:pPr>
              <w:rPr>
                <w:sz w:val="20"/>
                <w:szCs w:val="20"/>
              </w:rPr>
            </w:pPr>
            <w:r w:rsidDel="00000000" w:rsidR="00000000" w:rsidRPr="00000000">
              <w:rPr>
                <w:sz w:val="20"/>
                <w:szCs w:val="20"/>
                <w:rtl w:val="0"/>
              </w:rPr>
              <w:t xml:space="preserve">{table_s4_8_1}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3">
            <w:pPr>
              <w:jc w:val="center"/>
              <w:rPr>
                <w:sz w:val="20"/>
                <w:szCs w:val="20"/>
              </w:rPr>
            </w:pPr>
            <w:r w:rsidDel="00000000" w:rsidR="00000000" w:rsidRPr="00000000">
              <w:rPr>
                <w:sz w:val="20"/>
                <w:szCs w:val="20"/>
                <w:rtl w:val="0"/>
              </w:rPr>
              <w:t xml:space="preserve">{table_s4_8_2}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4">
            <w:pPr>
              <w:jc w:val="center"/>
              <w:rPr>
                <w:sz w:val="20"/>
                <w:szCs w:val="20"/>
              </w:rPr>
            </w:pPr>
            <w:r w:rsidDel="00000000" w:rsidR="00000000" w:rsidRPr="00000000">
              <w:rPr>
                <w:sz w:val="20"/>
                <w:szCs w:val="20"/>
                <w:rtl w:val="0"/>
              </w:rPr>
              <w:t xml:space="preserve">{table_s4_8_3}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5">
            <w:pPr>
              <w:jc w:val="center"/>
              <w:rPr>
                <w:sz w:val="20"/>
                <w:szCs w:val="20"/>
              </w:rPr>
            </w:pPr>
            <w:r w:rsidDel="00000000" w:rsidR="00000000" w:rsidRPr="00000000">
              <w:rPr>
                <w:sz w:val="20"/>
                <w:szCs w:val="20"/>
                <w:rtl w:val="0"/>
              </w:rPr>
              <w:t xml:space="preserve">{table_s4_8_4}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6">
            <w:pPr>
              <w:jc w:val="center"/>
              <w:rPr>
                <w:sz w:val="20"/>
                <w:szCs w:val="20"/>
              </w:rPr>
            </w:pPr>
            <w:r w:rsidDel="00000000" w:rsidR="00000000" w:rsidRPr="00000000">
              <w:rPr>
                <w:sz w:val="20"/>
                <w:szCs w:val="20"/>
                <w:rtl w:val="0"/>
              </w:rPr>
              <w:t xml:space="preserve">{table_s4_8_5}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7">
            <w:pPr>
              <w:jc w:val="center"/>
              <w:rPr>
                <w:sz w:val="20"/>
                <w:szCs w:val="20"/>
              </w:rPr>
            </w:pPr>
            <w:r w:rsidDel="00000000" w:rsidR="00000000" w:rsidRPr="00000000">
              <w:rPr>
                <w:sz w:val="20"/>
                <w:szCs w:val="20"/>
                <w:rtl w:val="0"/>
              </w:rPr>
              <w:t xml:space="preserve">{table_s4_8_6}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8">
            <w:pPr>
              <w:jc w:val="center"/>
              <w:rPr>
                <w:sz w:val="20"/>
                <w:szCs w:val="20"/>
              </w:rPr>
            </w:pPr>
            <w:r w:rsidDel="00000000" w:rsidR="00000000" w:rsidRPr="00000000">
              <w:rPr>
                <w:sz w:val="20"/>
                <w:szCs w:val="20"/>
                <w:rtl w:val="0"/>
              </w:rPr>
              <w:t xml:space="preserve">{table_s4_8_7}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9">
            <w:pPr>
              <w:jc w:val="center"/>
              <w:rPr>
                <w:sz w:val="20"/>
                <w:szCs w:val="20"/>
              </w:rPr>
            </w:pPr>
            <w:r w:rsidDel="00000000" w:rsidR="00000000" w:rsidRPr="00000000">
              <w:rPr>
                <w:sz w:val="20"/>
                <w:szCs w:val="20"/>
                <w:rtl w:val="0"/>
              </w:rPr>
              <w:t xml:space="preserve">{table_s4_8_8}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A">
            <w:pPr>
              <w:jc w:val="center"/>
              <w:rPr>
                <w:sz w:val="20"/>
                <w:szCs w:val="20"/>
              </w:rPr>
            </w:pPr>
            <w:r w:rsidDel="00000000" w:rsidR="00000000" w:rsidRPr="00000000">
              <w:rPr>
                <w:sz w:val="20"/>
                <w:szCs w:val="20"/>
                <w:rtl w:val="0"/>
              </w:rPr>
              <w:t xml:space="preserve">{table_s4_8_9}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B">
            <w:pPr>
              <w:rPr>
                <w:sz w:val="20"/>
                <w:szCs w:val="20"/>
              </w:rPr>
            </w:pPr>
            <w:r w:rsidDel="00000000" w:rsidR="00000000" w:rsidRPr="00000000">
              <w:rPr>
                <w:sz w:val="20"/>
                <w:szCs w:val="20"/>
                <w:rtl w:val="0"/>
              </w:rPr>
              <w:t xml:space="preserve">{table_s4_9_1}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C">
            <w:pPr>
              <w:jc w:val="center"/>
              <w:rPr>
                <w:sz w:val="20"/>
                <w:szCs w:val="20"/>
              </w:rPr>
            </w:pPr>
            <w:r w:rsidDel="00000000" w:rsidR="00000000" w:rsidRPr="00000000">
              <w:rPr>
                <w:sz w:val="20"/>
                <w:szCs w:val="20"/>
                <w:rtl w:val="0"/>
              </w:rPr>
              <w:t xml:space="preserve">{table_s4_9_2}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D">
            <w:pPr>
              <w:jc w:val="center"/>
              <w:rPr>
                <w:sz w:val="20"/>
                <w:szCs w:val="20"/>
              </w:rPr>
            </w:pPr>
            <w:r w:rsidDel="00000000" w:rsidR="00000000" w:rsidRPr="00000000">
              <w:rPr>
                <w:sz w:val="20"/>
                <w:szCs w:val="20"/>
                <w:rtl w:val="0"/>
              </w:rPr>
              <w:t xml:space="preserve">{table_s4_9_3}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E">
            <w:pPr>
              <w:jc w:val="center"/>
              <w:rPr>
                <w:sz w:val="20"/>
                <w:szCs w:val="20"/>
              </w:rPr>
            </w:pPr>
            <w:r w:rsidDel="00000000" w:rsidR="00000000" w:rsidRPr="00000000">
              <w:rPr>
                <w:sz w:val="20"/>
                <w:szCs w:val="20"/>
                <w:rtl w:val="0"/>
              </w:rPr>
              <w:t xml:space="preserve">{table_s4_9_4}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F">
            <w:pPr>
              <w:jc w:val="center"/>
              <w:rPr>
                <w:sz w:val="20"/>
                <w:szCs w:val="20"/>
              </w:rPr>
            </w:pPr>
            <w:r w:rsidDel="00000000" w:rsidR="00000000" w:rsidRPr="00000000">
              <w:rPr>
                <w:sz w:val="20"/>
                <w:szCs w:val="20"/>
                <w:rtl w:val="0"/>
              </w:rPr>
              <w:t xml:space="preserve">{table_s4_9_5}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0">
            <w:pPr>
              <w:jc w:val="center"/>
              <w:rPr>
                <w:sz w:val="20"/>
                <w:szCs w:val="20"/>
              </w:rPr>
            </w:pPr>
            <w:r w:rsidDel="00000000" w:rsidR="00000000" w:rsidRPr="00000000">
              <w:rPr>
                <w:sz w:val="20"/>
                <w:szCs w:val="20"/>
                <w:rtl w:val="0"/>
              </w:rPr>
              <w:t xml:space="preserve">{table_s4_9_6}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1">
            <w:pPr>
              <w:jc w:val="center"/>
              <w:rPr>
                <w:sz w:val="20"/>
                <w:szCs w:val="20"/>
              </w:rPr>
            </w:pPr>
            <w:r w:rsidDel="00000000" w:rsidR="00000000" w:rsidRPr="00000000">
              <w:rPr>
                <w:sz w:val="20"/>
                <w:szCs w:val="20"/>
                <w:rtl w:val="0"/>
              </w:rPr>
              <w:t xml:space="preserve">{table_s4_9_7}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2">
            <w:pPr>
              <w:jc w:val="center"/>
              <w:rPr>
                <w:sz w:val="20"/>
                <w:szCs w:val="20"/>
              </w:rPr>
            </w:pPr>
            <w:r w:rsidDel="00000000" w:rsidR="00000000" w:rsidRPr="00000000">
              <w:rPr>
                <w:sz w:val="20"/>
                <w:szCs w:val="20"/>
                <w:rtl w:val="0"/>
              </w:rPr>
              <w:t xml:space="preserve">{table_s4_9_8}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3">
            <w:pPr>
              <w:jc w:val="center"/>
              <w:rPr>
                <w:sz w:val="20"/>
                <w:szCs w:val="20"/>
              </w:rPr>
            </w:pPr>
            <w:r w:rsidDel="00000000" w:rsidR="00000000" w:rsidRPr="00000000">
              <w:rPr>
                <w:sz w:val="20"/>
                <w:szCs w:val="20"/>
                <w:rtl w:val="0"/>
              </w:rPr>
              <w:t xml:space="preserve">{table_s4_9_9}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4">
            <w:pPr>
              <w:rPr>
                <w:sz w:val="20"/>
                <w:szCs w:val="20"/>
              </w:rPr>
            </w:pPr>
            <w:r w:rsidDel="00000000" w:rsidR="00000000" w:rsidRPr="00000000">
              <w:rPr>
                <w:sz w:val="20"/>
                <w:szCs w:val="20"/>
                <w:rtl w:val="0"/>
              </w:rPr>
              <w:t xml:space="preserve">{table_s4_10_1}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5">
            <w:pPr>
              <w:jc w:val="center"/>
              <w:rPr>
                <w:sz w:val="20"/>
                <w:szCs w:val="20"/>
              </w:rPr>
            </w:pPr>
            <w:r w:rsidDel="00000000" w:rsidR="00000000" w:rsidRPr="00000000">
              <w:rPr>
                <w:sz w:val="20"/>
                <w:szCs w:val="20"/>
                <w:rtl w:val="0"/>
              </w:rPr>
              <w:t xml:space="preserve">{table_s4_10_2}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6">
            <w:pPr>
              <w:jc w:val="center"/>
              <w:rPr>
                <w:sz w:val="20"/>
                <w:szCs w:val="20"/>
              </w:rPr>
            </w:pPr>
            <w:r w:rsidDel="00000000" w:rsidR="00000000" w:rsidRPr="00000000">
              <w:rPr>
                <w:sz w:val="20"/>
                <w:szCs w:val="20"/>
                <w:rtl w:val="0"/>
              </w:rPr>
              <w:t xml:space="preserve">{table_s4_10_3}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7">
            <w:pPr>
              <w:jc w:val="center"/>
              <w:rPr>
                <w:sz w:val="20"/>
                <w:szCs w:val="20"/>
              </w:rPr>
            </w:pPr>
            <w:r w:rsidDel="00000000" w:rsidR="00000000" w:rsidRPr="00000000">
              <w:rPr>
                <w:sz w:val="20"/>
                <w:szCs w:val="20"/>
                <w:rtl w:val="0"/>
              </w:rPr>
              <w:t xml:space="preserve">{table_s4_10_4}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8">
            <w:pPr>
              <w:jc w:val="center"/>
              <w:rPr>
                <w:sz w:val="20"/>
                <w:szCs w:val="20"/>
              </w:rPr>
            </w:pPr>
            <w:r w:rsidDel="00000000" w:rsidR="00000000" w:rsidRPr="00000000">
              <w:rPr>
                <w:sz w:val="20"/>
                <w:szCs w:val="20"/>
                <w:rtl w:val="0"/>
              </w:rPr>
              <w:t xml:space="preserve">{table_s4_10_5}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9">
            <w:pPr>
              <w:jc w:val="center"/>
              <w:rPr>
                <w:sz w:val="20"/>
                <w:szCs w:val="20"/>
              </w:rPr>
            </w:pPr>
            <w:r w:rsidDel="00000000" w:rsidR="00000000" w:rsidRPr="00000000">
              <w:rPr>
                <w:sz w:val="20"/>
                <w:szCs w:val="20"/>
                <w:rtl w:val="0"/>
              </w:rPr>
              <w:t xml:space="preserve">{table_s4_10_6}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A">
            <w:pPr>
              <w:jc w:val="center"/>
              <w:rPr>
                <w:sz w:val="20"/>
                <w:szCs w:val="20"/>
              </w:rPr>
            </w:pPr>
            <w:r w:rsidDel="00000000" w:rsidR="00000000" w:rsidRPr="00000000">
              <w:rPr>
                <w:sz w:val="20"/>
                <w:szCs w:val="20"/>
                <w:rtl w:val="0"/>
              </w:rPr>
              <w:t xml:space="preserve">{table_s4_10_7}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B">
            <w:pPr>
              <w:jc w:val="center"/>
              <w:rPr>
                <w:sz w:val="20"/>
                <w:szCs w:val="20"/>
              </w:rPr>
            </w:pPr>
            <w:r w:rsidDel="00000000" w:rsidR="00000000" w:rsidRPr="00000000">
              <w:rPr>
                <w:sz w:val="20"/>
                <w:szCs w:val="20"/>
                <w:rtl w:val="0"/>
              </w:rPr>
              <w:t xml:space="preserve">{table_s4_10_8}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C">
            <w:pPr>
              <w:jc w:val="center"/>
              <w:rPr>
                <w:sz w:val="20"/>
                <w:szCs w:val="20"/>
              </w:rPr>
            </w:pPr>
            <w:r w:rsidDel="00000000" w:rsidR="00000000" w:rsidRPr="00000000">
              <w:rPr>
                <w:sz w:val="20"/>
                <w:szCs w:val="20"/>
                <w:rtl w:val="0"/>
              </w:rPr>
              <w:t xml:space="preserve">{table_s4_10_9}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D">
            <w:pPr>
              <w:rPr>
                <w:sz w:val="20"/>
                <w:szCs w:val="20"/>
              </w:rPr>
            </w:pPr>
            <w:r w:rsidDel="00000000" w:rsidR="00000000" w:rsidRPr="00000000">
              <w:rPr>
                <w:sz w:val="20"/>
                <w:szCs w:val="20"/>
                <w:rtl w:val="0"/>
              </w:rPr>
              <w:t xml:space="preserve">{table_s4_11_1}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E">
            <w:pPr>
              <w:jc w:val="center"/>
              <w:rPr>
                <w:sz w:val="20"/>
                <w:szCs w:val="20"/>
              </w:rPr>
            </w:pPr>
            <w:r w:rsidDel="00000000" w:rsidR="00000000" w:rsidRPr="00000000">
              <w:rPr>
                <w:sz w:val="20"/>
                <w:szCs w:val="20"/>
                <w:rtl w:val="0"/>
              </w:rPr>
              <w:t xml:space="preserve">{table_s4_11_2}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F">
            <w:pPr>
              <w:jc w:val="center"/>
              <w:rPr>
                <w:sz w:val="20"/>
                <w:szCs w:val="20"/>
              </w:rPr>
            </w:pPr>
            <w:r w:rsidDel="00000000" w:rsidR="00000000" w:rsidRPr="00000000">
              <w:rPr>
                <w:sz w:val="20"/>
                <w:szCs w:val="20"/>
                <w:rtl w:val="0"/>
              </w:rPr>
              <w:t xml:space="preserve">{table_s4_11_3}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0">
            <w:pPr>
              <w:jc w:val="center"/>
              <w:rPr>
                <w:sz w:val="20"/>
                <w:szCs w:val="20"/>
              </w:rPr>
            </w:pPr>
            <w:r w:rsidDel="00000000" w:rsidR="00000000" w:rsidRPr="00000000">
              <w:rPr>
                <w:sz w:val="20"/>
                <w:szCs w:val="20"/>
                <w:rtl w:val="0"/>
              </w:rPr>
              <w:t xml:space="preserve">{table_s4_11_4}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1">
            <w:pPr>
              <w:jc w:val="center"/>
              <w:rPr>
                <w:sz w:val="20"/>
                <w:szCs w:val="20"/>
              </w:rPr>
            </w:pPr>
            <w:r w:rsidDel="00000000" w:rsidR="00000000" w:rsidRPr="00000000">
              <w:rPr>
                <w:sz w:val="20"/>
                <w:szCs w:val="20"/>
                <w:rtl w:val="0"/>
              </w:rPr>
              <w:t xml:space="preserve">{table_s4_11_5}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2">
            <w:pPr>
              <w:jc w:val="center"/>
              <w:rPr>
                <w:sz w:val="20"/>
                <w:szCs w:val="20"/>
              </w:rPr>
            </w:pPr>
            <w:r w:rsidDel="00000000" w:rsidR="00000000" w:rsidRPr="00000000">
              <w:rPr>
                <w:sz w:val="20"/>
                <w:szCs w:val="20"/>
                <w:rtl w:val="0"/>
              </w:rPr>
              <w:t xml:space="preserve">{table_s4_11_6}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3">
            <w:pPr>
              <w:jc w:val="center"/>
              <w:rPr>
                <w:sz w:val="20"/>
                <w:szCs w:val="20"/>
              </w:rPr>
            </w:pPr>
            <w:r w:rsidDel="00000000" w:rsidR="00000000" w:rsidRPr="00000000">
              <w:rPr>
                <w:sz w:val="20"/>
                <w:szCs w:val="20"/>
                <w:rtl w:val="0"/>
              </w:rPr>
              <w:t xml:space="preserve">{table_s4_11_7}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4">
            <w:pPr>
              <w:jc w:val="center"/>
              <w:rPr>
                <w:sz w:val="20"/>
                <w:szCs w:val="20"/>
              </w:rPr>
            </w:pPr>
            <w:r w:rsidDel="00000000" w:rsidR="00000000" w:rsidRPr="00000000">
              <w:rPr>
                <w:sz w:val="20"/>
                <w:szCs w:val="20"/>
                <w:rtl w:val="0"/>
              </w:rPr>
              <w:t xml:space="preserve">{table_s4_11_8}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5">
            <w:pPr>
              <w:jc w:val="center"/>
              <w:rPr>
                <w:sz w:val="20"/>
                <w:szCs w:val="20"/>
              </w:rPr>
            </w:pPr>
            <w:r w:rsidDel="00000000" w:rsidR="00000000" w:rsidRPr="00000000">
              <w:rPr>
                <w:sz w:val="20"/>
                <w:szCs w:val="20"/>
                <w:rtl w:val="0"/>
              </w:rPr>
              <w:t xml:space="preserve">{table_s4_11_9}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6">
            <w:pPr>
              <w:rPr>
                <w:sz w:val="20"/>
                <w:szCs w:val="20"/>
              </w:rPr>
            </w:pPr>
            <w:r w:rsidDel="00000000" w:rsidR="00000000" w:rsidRPr="00000000">
              <w:rPr>
                <w:sz w:val="20"/>
                <w:szCs w:val="20"/>
                <w:rtl w:val="0"/>
              </w:rPr>
              <w:t xml:space="preserve">{table_s4_12_1}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7">
            <w:pPr>
              <w:jc w:val="center"/>
              <w:rPr>
                <w:sz w:val="20"/>
                <w:szCs w:val="20"/>
              </w:rPr>
            </w:pPr>
            <w:r w:rsidDel="00000000" w:rsidR="00000000" w:rsidRPr="00000000">
              <w:rPr>
                <w:sz w:val="20"/>
                <w:szCs w:val="20"/>
                <w:rtl w:val="0"/>
              </w:rPr>
              <w:t xml:space="preserve">{table_s4_12_2}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8">
            <w:pPr>
              <w:jc w:val="center"/>
              <w:rPr>
                <w:sz w:val="20"/>
                <w:szCs w:val="20"/>
              </w:rPr>
            </w:pPr>
            <w:r w:rsidDel="00000000" w:rsidR="00000000" w:rsidRPr="00000000">
              <w:rPr>
                <w:sz w:val="20"/>
                <w:szCs w:val="20"/>
                <w:rtl w:val="0"/>
              </w:rPr>
              <w:t xml:space="preserve">{table_s4_12_3}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9">
            <w:pPr>
              <w:jc w:val="center"/>
              <w:rPr>
                <w:sz w:val="20"/>
                <w:szCs w:val="20"/>
              </w:rPr>
            </w:pPr>
            <w:r w:rsidDel="00000000" w:rsidR="00000000" w:rsidRPr="00000000">
              <w:rPr>
                <w:sz w:val="20"/>
                <w:szCs w:val="20"/>
                <w:rtl w:val="0"/>
              </w:rPr>
              <w:t xml:space="preserve">{table_s4_12_4}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A">
            <w:pPr>
              <w:jc w:val="center"/>
              <w:rPr>
                <w:sz w:val="20"/>
                <w:szCs w:val="20"/>
              </w:rPr>
            </w:pPr>
            <w:r w:rsidDel="00000000" w:rsidR="00000000" w:rsidRPr="00000000">
              <w:rPr>
                <w:sz w:val="20"/>
                <w:szCs w:val="20"/>
                <w:rtl w:val="0"/>
              </w:rPr>
              <w:t xml:space="preserve">{table_s4_12_5}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B">
            <w:pPr>
              <w:jc w:val="center"/>
              <w:rPr>
                <w:sz w:val="20"/>
                <w:szCs w:val="20"/>
              </w:rPr>
            </w:pPr>
            <w:r w:rsidDel="00000000" w:rsidR="00000000" w:rsidRPr="00000000">
              <w:rPr>
                <w:sz w:val="20"/>
                <w:szCs w:val="20"/>
                <w:rtl w:val="0"/>
              </w:rPr>
              <w:t xml:space="preserve">{table_s4_12_6}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C">
            <w:pPr>
              <w:jc w:val="center"/>
              <w:rPr>
                <w:sz w:val="20"/>
                <w:szCs w:val="20"/>
              </w:rPr>
            </w:pPr>
            <w:r w:rsidDel="00000000" w:rsidR="00000000" w:rsidRPr="00000000">
              <w:rPr>
                <w:sz w:val="20"/>
                <w:szCs w:val="20"/>
                <w:rtl w:val="0"/>
              </w:rPr>
              <w:t xml:space="preserve">{table_s4_12_7}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D">
            <w:pPr>
              <w:jc w:val="center"/>
              <w:rPr>
                <w:sz w:val="20"/>
                <w:szCs w:val="20"/>
              </w:rPr>
            </w:pPr>
            <w:r w:rsidDel="00000000" w:rsidR="00000000" w:rsidRPr="00000000">
              <w:rPr>
                <w:sz w:val="20"/>
                <w:szCs w:val="20"/>
                <w:rtl w:val="0"/>
              </w:rPr>
              <w:t xml:space="preserve">{table_s4_12_8}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E">
            <w:pPr>
              <w:jc w:val="center"/>
              <w:rPr>
                <w:sz w:val="20"/>
                <w:szCs w:val="20"/>
              </w:rPr>
            </w:pPr>
            <w:r w:rsidDel="00000000" w:rsidR="00000000" w:rsidRPr="00000000">
              <w:rPr>
                <w:sz w:val="20"/>
                <w:szCs w:val="20"/>
                <w:rtl w:val="0"/>
              </w:rPr>
              <w:t xml:space="preserve">{table_s4_12_9}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F">
            <w:pPr>
              <w:rPr>
                <w:b w:val="1"/>
                <w:sz w:val="20"/>
                <w:szCs w:val="20"/>
              </w:rPr>
            </w:pPr>
            <w:r w:rsidDel="00000000" w:rsidR="00000000" w:rsidRPr="00000000">
              <w:rPr>
                <w:b w:val="1"/>
                <w:sz w:val="20"/>
                <w:szCs w:val="20"/>
                <w:rtl w:val="0"/>
              </w:rPr>
              <w:t xml:space="preserve">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0">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1">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2">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3">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4">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5">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6">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7">
            <w:pPr>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8">
            <w:pPr>
              <w:rPr>
                <w:sz w:val="20"/>
                <w:szCs w:val="20"/>
              </w:rPr>
            </w:pPr>
            <w:r w:rsidDel="00000000" w:rsidR="00000000" w:rsidRPr="00000000">
              <w:rPr>
                <w:sz w:val="20"/>
                <w:szCs w:val="20"/>
                <w:rtl w:val="0"/>
              </w:rPr>
              <w:t xml:space="preserve">{table_s4_13_1}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9">
            <w:pPr>
              <w:jc w:val="center"/>
              <w:rPr>
                <w:sz w:val="20"/>
                <w:szCs w:val="20"/>
              </w:rPr>
            </w:pPr>
            <w:r w:rsidDel="00000000" w:rsidR="00000000" w:rsidRPr="00000000">
              <w:rPr>
                <w:sz w:val="20"/>
                <w:szCs w:val="20"/>
                <w:rtl w:val="0"/>
              </w:rPr>
              <w:t xml:space="preserve">{table_s4_13_2}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A">
            <w:pPr>
              <w:jc w:val="center"/>
              <w:rPr>
                <w:sz w:val="20"/>
                <w:szCs w:val="20"/>
              </w:rPr>
            </w:pPr>
            <w:r w:rsidDel="00000000" w:rsidR="00000000" w:rsidRPr="00000000">
              <w:rPr>
                <w:sz w:val="20"/>
                <w:szCs w:val="20"/>
                <w:rtl w:val="0"/>
              </w:rPr>
              <w:t xml:space="preserve">{table_s4_13_3}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B">
            <w:pPr>
              <w:jc w:val="center"/>
              <w:rPr>
                <w:sz w:val="20"/>
                <w:szCs w:val="20"/>
              </w:rPr>
            </w:pPr>
            <w:r w:rsidDel="00000000" w:rsidR="00000000" w:rsidRPr="00000000">
              <w:rPr>
                <w:sz w:val="20"/>
                <w:szCs w:val="20"/>
                <w:rtl w:val="0"/>
              </w:rPr>
              <w:t xml:space="preserve">{table_s4_13_4}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C">
            <w:pPr>
              <w:jc w:val="center"/>
              <w:rPr>
                <w:sz w:val="20"/>
                <w:szCs w:val="20"/>
              </w:rPr>
            </w:pPr>
            <w:r w:rsidDel="00000000" w:rsidR="00000000" w:rsidRPr="00000000">
              <w:rPr>
                <w:sz w:val="20"/>
                <w:szCs w:val="20"/>
                <w:rtl w:val="0"/>
              </w:rPr>
              <w:t xml:space="preserve">{table_s4_13_5}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D">
            <w:pPr>
              <w:jc w:val="center"/>
              <w:rPr>
                <w:sz w:val="20"/>
                <w:szCs w:val="20"/>
              </w:rPr>
            </w:pPr>
            <w:r w:rsidDel="00000000" w:rsidR="00000000" w:rsidRPr="00000000">
              <w:rPr>
                <w:sz w:val="20"/>
                <w:szCs w:val="20"/>
                <w:rtl w:val="0"/>
              </w:rPr>
              <w:t xml:space="preserve">{table_s4_13_6}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E">
            <w:pPr>
              <w:jc w:val="center"/>
              <w:rPr>
                <w:sz w:val="20"/>
                <w:szCs w:val="20"/>
              </w:rPr>
            </w:pPr>
            <w:r w:rsidDel="00000000" w:rsidR="00000000" w:rsidRPr="00000000">
              <w:rPr>
                <w:sz w:val="20"/>
                <w:szCs w:val="20"/>
                <w:rtl w:val="0"/>
              </w:rPr>
              <w:t xml:space="preserve">{table_s4_13_7}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F">
            <w:pPr>
              <w:jc w:val="center"/>
              <w:rPr>
                <w:sz w:val="20"/>
                <w:szCs w:val="20"/>
              </w:rPr>
            </w:pPr>
            <w:r w:rsidDel="00000000" w:rsidR="00000000" w:rsidRPr="00000000">
              <w:rPr>
                <w:sz w:val="20"/>
                <w:szCs w:val="20"/>
                <w:rtl w:val="0"/>
              </w:rPr>
              <w:t xml:space="preserve">{table_s4_13_8}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0">
            <w:pPr>
              <w:jc w:val="center"/>
              <w:rPr>
                <w:sz w:val="20"/>
                <w:szCs w:val="20"/>
              </w:rPr>
            </w:pPr>
            <w:r w:rsidDel="00000000" w:rsidR="00000000" w:rsidRPr="00000000">
              <w:rPr>
                <w:sz w:val="20"/>
                <w:szCs w:val="20"/>
                <w:rtl w:val="0"/>
              </w:rPr>
              <w:t xml:space="preserve">{table_s4_13_9}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1">
            <w:pPr>
              <w:rPr>
                <w:sz w:val="20"/>
                <w:szCs w:val="20"/>
              </w:rPr>
            </w:pPr>
            <w:r w:rsidDel="00000000" w:rsidR="00000000" w:rsidRPr="00000000">
              <w:rPr>
                <w:sz w:val="20"/>
                <w:szCs w:val="20"/>
                <w:rtl w:val="0"/>
              </w:rPr>
              <w:t xml:space="preserve">{table_s4_14_1}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2">
            <w:pPr>
              <w:jc w:val="center"/>
              <w:rPr>
                <w:sz w:val="20"/>
                <w:szCs w:val="20"/>
              </w:rPr>
            </w:pPr>
            <w:r w:rsidDel="00000000" w:rsidR="00000000" w:rsidRPr="00000000">
              <w:rPr>
                <w:sz w:val="20"/>
                <w:szCs w:val="20"/>
                <w:rtl w:val="0"/>
              </w:rPr>
              <w:t xml:space="preserve">{table_s4_14_2}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3">
            <w:pPr>
              <w:jc w:val="center"/>
              <w:rPr>
                <w:sz w:val="20"/>
                <w:szCs w:val="20"/>
              </w:rPr>
            </w:pPr>
            <w:r w:rsidDel="00000000" w:rsidR="00000000" w:rsidRPr="00000000">
              <w:rPr>
                <w:sz w:val="20"/>
                <w:szCs w:val="20"/>
                <w:rtl w:val="0"/>
              </w:rPr>
              <w:t xml:space="preserve">{table_s4_14_3}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4">
            <w:pPr>
              <w:jc w:val="center"/>
              <w:rPr>
                <w:sz w:val="20"/>
                <w:szCs w:val="20"/>
              </w:rPr>
            </w:pPr>
            <w:r w:rsidDel="00000000" w:rsidR="00000000" w:rsidRPr="00000000">
              <w:rPr>
                <w:sz w:val="20"/>
                <w:szCs w:val="20"/>
                <w:rtl w:val="0"/>
              </w:rPr>
              <w:t xml:space="preserve">{table_s4_14_4}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5">
            <w:pPr>
              <w:jc w:val="center"/>
              <w:rPr>
                <w:sz w:val="20"/>
                <w:szCs w:val="20"/>
              </w:rPr>
            </w:pPr>
            <w:r w:rsidDel="00000000" w:rsidR="00000000" w:rsidRPr="00000000">
              <w:rPr>
                <w:sz w:val="20"/>
                <w:szCs w:val="20"/>
                <w:rtl w:val="0"/>
              </w:rPr>
              <w:t xml:space="preserve">{table_s4_14_5}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6">
            <w:pPr>
              <w:jc w:val="center"/>
              <w:rPr>
                <w:sz w:val="20"/>
                <w:szCs w:val="20"/>
              </w:rPr>
            </w:pPr>
            <w:r w:rsidDel="00000000" w:rsidR="00000000" w:rsidRPr="00000000">
              <w:rPr>
                <w:sz w:val="20"/>
                <w:szCs w:val="20"/>
                <w:rtl w:val="0"/>
              </w:rPr>
              <w:t xml:space="preserve">{table_s4_14_6}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7">
            <w:pPr>
              <w:jc w:val="center"/>
              <w:rPr>
                <w:sz w:val="20"/>
                <w:szCs w:val="20"/>
              </w:rPr>
            </w:pPr>
            <w:r w:rsidDel="00000000" w:rsidR="00000000" w:rsidRPr="00000000">
              <w:rPr>
                <w:sz w:val="20"/>
                <w:szCs w:val="20"/>
                <w:rtl w:val="0"/>
              </w:rPr>
              <w:t xml:space="preserve">{table_s4_14_7}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8">
            <w:pPr>
              <w:jc w:val="center"/>
              <w:rPr>
                <w:sz w:val="20"/>
                <w:szCs w:val="20"/>
              </w:rPr>
            </w:pPr>
            <w:r w:rsidDel="00000000" w:rsidR="00000000" w:rsidRPr="00000000">
              <w:rPr>
                <w:sz w:val="20"/>
                <w:szCs w:val="20"/>
                <w:rtl w:val="0"/>
              </w:rPr>
              <w:t xml:space="preserve">{table_s4_14_8}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9">
            <w:pPr>
              <w:jc w:val="center"/>
              <w:rPr>
                <w:sz w:val="20"/>
                <w:szCs w:val="20"/>
              </w:rPr>
            </w:pPr>
            <w:r w:rsidDel="00000000" w:rsidR="00000000" w:rsidRPr="00000000">
              <w:rPr>
                <w:sz w:val="20"/>
                <w:szCs w:val="20"/>
                <w:rtl w:val="0"/>
              </w:rPr>
              <w:t xml:space="preserve">{table_s4_14_9}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A">
            <w:pPr>
              <w:rPr>
                <w:sz w:val="20"/>
                <w:szCs w:val="20"/>
              </w:rPr>
            </w:pPr>
            <w:r w:rsidDel="00000000" w:rsidR="00000000" w:rsidRPr="00000000">
              <w:rPr>
                <w:sz w:val="20"/>
                <w:szCs w:val="20"/>
                <w:rtl w:val="0"/>
              </w:rPr>
              <w:t xml:space="preserve">{table_s4_15_1}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B">
            <w:pPr>
              <w:jc w:val="center"/>
              <w:rPr>
                <w:sz w:val="20"/>
                <w:szCs w:val="20"/>
              </w:rPr>
            </w:pPr>
            <w:r w:rsidDel="00000000" w:rsidR="00000000" w:rsidRPr="00000000">
              <w:rPr>
                <w:sz w:val="20"/>
                <w:szCs w:val="20"/>
                <w:rtl w:val="0"/>
              </w:rPr>
              <w:t xml:space="preserve">{table_s4_15_2}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C">
            <w:pPr>
              <w:jc w:val="center"/>
              <w:rPr>
                <w:sz w:val="20"/>
                <w:szCs w:val="20"/>
              </w:rPr>
            </w:pPr>
            <w:r w:rsidDel="00000000" w:rsidR="00000000" w:rsidRPr="00000000">
              <w:rPr>
                <w:sz w:val="20"/>
                <w:szCs w:val="20"/>
                <w:rtl w:val="0"/>
              </w:rPr>
              <w:t xml:space="preserve">{table_s4_15_3}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D">
            <w:pPr>
              <w:jc w:val="center"/>
              <w:rPr>
                <w:sz w:val="20"/>
                <w:szCs w:val="20"/>
              </w:rPr>
            </w:pPr>
            <w:r w:rsidDel="00000000" w:rsidR="00000000" w:rsidRPr="00000000">
              <w:rPr>
                <w:sz w:val="20"/>
                <w:szCs w:val="20"/>
                <w:rtl w:val="0"/>
              </w:rPr>
              <w:t xml:space="preserve">{table_s4_15_4}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E">
            <w:pPr>
              <w:jc w:val="center"/>
              <w:rPr>
                <w:sz w:val="20"/>
                <w:szCs w:val="20"/>
              </w:rPr>
            </w:pPr>
            <w:r w:rsidDel="00000000" w:rsidR="00000000" w:rsidRPr="00000000">
              <w:rPr>
                <w:sz w:val="20"/>
                <w:szCs w:val="20"/>
                <w:rtl w:val="0"/>
              </w:rPr>
              <w:t xml:space="preserve">{table_s4_15_5}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F">
            <w:pPr>
              <w:jc w:val="center"/>
              <w:rPr>
                <w:sz w:val="20"/>
                <w:szCs w:val="20"/>
              </w:rPr>
            </w:pPr>
            <w:r w:rsidDel="00000000" w:rsidR="00000000" w:rsidRPr="00000000">
              <w:rPr>
                <w:sz w:val="20"/>
                <w:szCs w:val="20"/>
                <w:rtl w:val="0"/>
              </w:rPr>
              <w:t xml:space="preserve">{table_s4_15_6}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0">
            <w:pPr>
              <w:jc w:val="center"/>
              <w:rPr>
                <w:sz w:val="20"/>
                <w:szCs w:val="20"/>
              </w:rPr>
            </w:pPr>
            <w:r w:rsidDel="00000000" w:rsidR="00000000" w:rsidRPr="00000000">
              <w:rPr>
                <w:sz w:val="20"/>
                <w:szCs w:val="20"/>
                <w:rtl w:val="0"/>
              </w:rPr>
              <w:t xml:space="preserve">{table_s4_15_7}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1">
            <w:pPr>
              <w:jc w:val="center"/>
              <w:rPr>
                <w:sz w:val="20"/>
                <w:szCs w:val="20"/>
              </w:rPr>
            </w:pPr>
            <w:r w:rsidDel="00000000" w:rsidR="00000000" w:rsidRPr="00000000">
              <w:rPr>
                <w:sz w:val="20"/>
                <w:szCs w:val="20"/>
                <w:rtl w:val="0"/>
              </w:rPr>
              <w:t xml:space="preserve">{table_s4_15_8}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2">
            <w:pPr>
              <w:jc w:val="center"/>
              <w:rPr>
                <w:sz w:val="20"/>
                <w:szCs w:val="20"/>
              </w:rPr>
            </w:pPr>
            <w:r w:rsidDel="00000000" w:rsidR="00000000" w:rsidRPr="00000000">
              <w:rPr>
                <w:sz w:val="20"/>
                <w:szCs w:val="20"/>
                <w:rtl w:val="0"/>
              </w:rPr>
              <w:t xml:space="preserve">{table_s4_15_9}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3">
            <w:pPr>
              <w:rPr>
                <w:sz w:val="20"/>
                <w:szCs w:val="20"/>
              </w:rPr>
            </w:pPr>
            <w:r w:rsidDel="00000000" w:rsidR="00000000" w:rsidRPr="00000000">
              <w:rPr>
                <w:sz w:val="20"/>
                <w:szCs w:val="20"/>
                <w:rtl w:val="0"/>
              </w:rPr>
              <w:t xml:space="preserve">{table_s4_16_1}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4">
            <w:pPr>
              <w:jc w:val="center"/>
              <w:rPr>
                <w:sz w:val="20"/>
                <w:szCs w:val="20"/>
              </w:rPr>
            </w:pPr>
            <w:r w:rsidDel="00000000" w:rsidR="00000000" w:rsidRPr="00000000">
              <w:rPr>
                <w:sz w:val="20"/>
                <w:szCs w:val="20"/>
                <w:rtl w:val="0"/>
              </w:rPr>
              <w:t xml:space="preserve">{table_s4_16_2}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5">
            <w:pPr>
              <w:jc w:val="center"/>
              <w:rPr>
                <w:sz w:val="20"/>
                <w:szCs w:val="20"/>
              </w:rPr>
            </w:pPr>
            <w:r w:rsidDel="00000000" w:rsidR="00000000" w:rsidRPr="00000000">
              <w:rPr>
                <w:sz w:val="20"/>
                <w:szCs w:val="20"/>
                <w:rtl w:val="0"/>
              </w:rPr>
              <w:t xml:space="preserve">{table_s4_16_3}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6">
            <w:pPr>
              <w:jc w:val="center"/>
              <w:rPr>
                <w:sz w:val="20"/>
                <w:szCs w:val="20"/>
              </w:rPr>
            </w:pPr>
            <w:r w:rsidDel="00000000" w:rsidR="00000000" w:rsidRPr="00000000">
              <w:rPr>
                <w:sz w:val="20"/>
                <w:szCs w:val="20"/>
                <w:rtl w:val="0"/>
              </w:rPr>
              <w:t xml:space="preserve">{table_s4_16_4}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7">
            <w:pPr>
              <w:jc w:val="center"/>
              <w:rPr>
                <w:sz w:val="20"/>
                <w:szCs w:val="20"/>
              </w:rPr>
            </w:pPr>
            <w:r w:rsidDel="00000000" w:rsidR="00000000" w:rsidRPr="00000000">
              <w:rPr>
                <w:sz w:val="20"/>
                <w:szCs w:val="20"/>
                <w:rtl w:val="0"/>
              </w:rPr>
              <w:t xml:space="preserve">{table_s4_16_5}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8">
            <w:pPr>
              <w:jc w:val="center"/>
              <w:rPr>
                <w:sz w:val="20"/>
                <w:szCs w:val="20"/>
              </w:rPr>
            </w:pPr>
            <w:r w:rsidDel="00000000" w:rsidR="00000000" w:rsidRPr="00000000">
              <w:rPr>
                <w:sz w:val="20"/>
                <w:szCs w:val="20"/>
                <w:rtl w:val="0"/>
              </w:rPr>
              <w:t xml:space="preserve">{table_s4_16_6}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9">
            <w:pPr>
              <w:jc w:val="center"/>
              <w:rPr>
                <w:sz w:val="20"/>
                <w:szCs w:val="20"/>
              </w:rPr>
            </w:pPr>
            <w:r w:rsidDel="00000000" w:rsidR="00000000" w:rsidRPr="00000000">
              <w:rPr>
                <w:sz w:val="20"/>
                <w:szCs w:val="20"/>
                <w:rtl w:val="0"/>
              </w:rPr>
              <w:t xml:space="preserve">{table_s4_16_7}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A">
            <w:pPr>
              <w:jc w:val="center"/>
              <w:rPr>
                <w:sz w:val="20"/>
                <w:szCs w:val="20"/>
              </w:rPr>
            </w:pPr>
            <w:r w:rsidDel="00000000" w:rsidR="00000000" w:rsidRPr="00000000">
              <w:rPr>
                <w:sz w:val="20"/>
                <w:szCs w:val="20"/>
                <w:rtl w:val="0"/>
              </w:rPr>
              <w:t xml:space="preserve">{table_s4_16_8}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B">
            <w:pPr>
              <w:jc w:val="center"/>
              <w:rPr>
                <w:sz w:val="20"/>
                <w:szCs w:val="20"/>
              </w:rPr>
            </w:pPr>
            <w:r w:rsidDel="00000000" w:rsidR="00000000" w:rsidRPr="00000000">
              <w:rPr>
                <w:sz w:val="20"/>
                <w:szCs w:val="20"/>
                <w:rtl w:val="0"/>
              </w:rPr>
              <w:t xml:space="preserve">{table_s4_16_9}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C">
            <w:pPr>
              <w:rPr>
                <w:sz w:val="20"/>
                <w:szCs w:val="20"/>
              </w:rPr>
            </w:pPr>
            <w:r w:rsidDel="00000000" w:rsidR="00000000" w:rsidRPr="00000000">
              <w:rPr>
                <w:sz w:val="20"/>
                <w:szCs w:val="20"/>
                <w:rtl w:val="0"/>
              </w:rPr>
              <w:t xml:space="preserve">{table_s4_17_1}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D">
            <w:pPr>
              <w:jc w:val="center"/>
              <w:rPr>
                <w:sz w:val="20"/>
                <w:szCs w:val="20"/>
              </w:rPr>
            </w:pPr>
            <w:r w:rsidDel="00000000" w:rsidR="00000000" w:rsidRPr="00000000">
              <w:rPr>
                <w:sz w:val="20"/>
                <w:szCs w:val="20"/>
                <w:rtl w:val="0"/>
              </w:rPr>
              <w:t xml:space="preserve">{table_s4_17_2}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E">
            <w:pPr>
              <w:jc w:val="center"/>
              <w:rPr>
                <w:sz w:val="20"/>
                <w:szCs w:val="20"/>
              </w:rPr>
            </w:pPr>
            <w:r w:rsidDel="00000000" w:rsidR="00000000" w:rsidRPr="00000000">
              <w:rPr>
                <w:sz w:val="20"/>
                <w:szCs w:val="20"/>
                <w:rtl w:val="0"/>
              </w:rPr>
              <w:t xml:space="preserve">{table_s4_17_3}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F">
            <w:pPr>
              <w:jc w:val="center"/>
              <w:rPr>
                <w:sz w:val="20"/>
                <w:szCs w:val="20"/>
              </w:rPr>
            </w:pPr>
            <w:r w:rsidDel="00000000" w:rsidR="00000000" w:rsidRPr="00000000">
              <w:rPr>
                <w:sz w:val="20"/>
                <w:szCs w:val="20"/>
                <w:rtl w:val="0"/>
              </w:rPr>
              <w:t xml:space="preserve">{table_s4_17_4}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0">
            <w:pPr>
              <w:jc w:val="center"/>
              <w:rPr>
                <w:sz w:val="20"/>
                <w:szCs w:val="20"/>
              </w:rPr>
            </w:pPr>
            <w:r w:rsidDel="00000000" w:rsidR="00000000" w:rsidRPr="00000000">
              <w:rPr>
                <w:sz w:val="20"/>
                <w:szCs w:val="20"/>
                <w:rtl w:val="0"/>
              </w:rPr>
              <w:t xml:space="preserve">{table_s4_17_5}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1">
            <w:pPr>
              <w:jc w:val="center"/>
              <w:rPr>
                <w:sz w:val="20"/>
                <w:szCs w:val="20"/>
              </w:rPr>
            </w:pPr>
            <w:r w:rsidDel="00000000" w:rsidR="00000000" w:rsidRPr="00000000">
              <w:rPr>
                <w:sz w:val="20"/>
                <w:szCs w:val="20"/>
                <w:rtl w:val="0"/>
              </w:rPr>
              <w:t xml:space="preserve">{table_s4_17_6}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2">
            <w:pPr>
              <w:jc w:val="center"/>
              <w:rPr>
                <w:sz w:val="20"/>
                <w:szCs w:val="20"/>
              </w:rPr>
            </w:pPr>
            <w:r w:rsidDel="00000000" w:rsidR="00000000" w:rsidRPr="00000000">
              <w:rPr>
                <w:sz w:val="20"/>
                <w:szCs w:val="20"/>
                <w:rtl w:val="0"/>
              </w:rPr>
              <w:t xml:space="preserve">{table_s4_17_7}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3">
            <w:pPr>
              <w:jc w:val="center"/>
              <w:rPr>
                <w:sz w:val="20"/>
                <w:szCs w:val="20"/>
              </w:rPr>
            </w:pPr>
            <w:r w:rsidDel="00000000" w:rsidR="00000000" w:rsidRPr="00000000">
              <w:rPr>
                <w:sz w:val="20"/>
                <w:szCs w:val="20"/>
                <w:rtl w:val="0"/>
              </w:rPr>
              <w:t xml:space="preserve">{table_s4_17_8}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4">
            <w:pPr>
              <w:jc w:val="center"/>
              <w:rPr>
                <w:sz w:val="20"/>
                <w:szCs w:val="20"/>
              </w:rPr>
            </w:pPr>
            <w:r w:rsidDel="00000000" w:rsidR="00000000" w:rsidRPr="00000000">
              <w:rPr>
                <w:sz w:val="20"/>
                <w:szCs w:val="20"/>
                <w:rtl w:val="0"/>
              </w:rPr>
              <w:t xml:space="preserve">{table_s4_17_9}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5">
            <w:pPr>
              <w:rPr>
                <w:sz w:val="20"/>
                <w:szCs w:val="20"/>
              </w:rPr>
            </w:pPr>
            <w:r w:rsidDel="00000000" w:rsidR="00000000" w:rsidRPr="00000000">
              <w:rPr>
                <w:sz w:val="20"/>
                <w:szCs w:val="20"/>
                <w:rtl w:val="0"/>
              </w:rPr>
              <w:t xml:space="preserve">{table_s4_18_1}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6">
            <w:pPr>
              <w:jc w:val="center"/>
              <w:rPr>
                <w:sz w:val="20"/>
                <w:szCs w:val="20"/>
              </w:rPr>
            </w:pPr>
            <w:r w:rsidDel="00000000" w:rsidR="00000000" w:rsidRPr="00000000">
              <w:rPr>
                <w:sz w:val="20"/>
                <w:szCs w:val="20"/>
                <w:rtl w:val="0"/>
              </w:rPr>
              <w:t xml:space="preserve">{table_s4_18_2}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7">
            <w:pPr>
              <w:jc w:val="center"/>
              <w:rPr>
                <w:sz w:val="20"/>
                <w:szCs w:val="20"/>
              </w:rPr>
            </w:pPr>
            <w:r w:rsidDel="00000000" w:rsidR="00000000" w:rsidRPr="00000000">
              <w:rPr>
                <w:sz w:val="20"/>
                <w:szCs w:val="20"/>
                <w:rtl w:val="0"/>
              </w:rPr>
              <w:t xml:space="preserve">{table_s4_18_3}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8">
            <w:pPr>
              <w:jc w:val="center"/>
              <w:rPr>
                <w:sz w:val="20"/>
                <w:szCs w:val="20"/>
              </w:rPr>
            </w:pPr>
            <w:r w:rsidDel="00000000" w:rsidR="00000000" w:rsidRPr="00000000">
              <w:rPr>
                <w:sz w:val="20"/>
                <w:szCs w:val="20"/>
                <w:rtl w:val="0"/>
              </w:rPr>
              <w:t xml:space="preserve">{table_s4_18_4}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9">
            <w:pPr>
              <w:jc w:val="center"/>
              <w:rPr>
                <w:sz w:val="20"/>
                <w:szCs w:val="20"/>
              </w:rPr>
            </w:pPr>
            <w:r w:rsidDel="00000000" w:rsidR="00000000" w:rsidRPr="00000000">
              <w:rPr>
                <w:sz w:val="20"/>
                <w:szCs w:val="20"/>
                <w:rtl w:val="0"/>
              </w:rPr>
              <w:t xml:space="preserve">{table_s4_18_5}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A">
            <w:pPr>
              <w:jc w:val="center"/>
              <w:rPr>
                <w:sz w:val="20"/>
                <w:szCs w:val="20"/>
              </w:rPr>
            </w:pPr>
            <w:r w:rsidDel="00000000" w:rsidR="00000000" w:rsidRPr="00000000">
              <w:rPr>
                <w:sz w:val="20"/>
                <w:szCs w:val="20"/>
                <w:rtl w:val="0"/>
              </w:rPr>
              <w:t xml:space="preserve">{table_s4_18_6}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B">
            <w:pPr>
              <w:jc w:val="center"/>
              <w:rPr>
                <w:sz w:val="20"/>
                <w:szCs w:val="20"/>
              </w:rPr>
            </w:pPr>
            <w:r w:rsidDel="00000000" w:rsidR="00000000" w:rsidRPr="00000000">
              <w:rPr>
                <w:sz w:val="20"/>
                <w:szCs w:val="20"/>
                <w:rtl w:val="0"/>
              </w:rPr>
              <w:t xml:space="preserve">{table_s4_18_7}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C">
            <w:pPr>
              <w:jc w:val="center"/>
              <w:rPr>
                <w:sz w:val="20"/>
                <w:szCs w:val="20"/>
              </w:rPr>
            </w:pPr>
            <w:r w:rsidDel="00000000" w:rsidR="00000000" w:rsidRPr="00000000">
              <w:rPr>
                <w:sz w:val="20"/>
                <w:szCs w:val="20"/>
                <w:rtl w:val="0"/>
              </w:rPr>
              <w:t xml:space="preserve">{table_s4_18_8}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D">
            <w:pPr>
              <w:jc w:val="center"/>
              <w:rPr>
                <w:sz w:val="20"/>
                <w:szCs w:val="20"/>
              </w:rPr>
            </w:pPr>
            <w:r w:rsidDel="00000000" w:rsidR="00000000" w:rsidRPr="00000000">
              <w:rPr>
                <w:sz w:val="20"/>
                <w:szCs w:val="20"/>
                <w:rtl w:val="0"/>
              </w:rPr>
              <w:t xml:space="preserve">{table_s4_18_9}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E">
            <w:pPr>
              <w:rPr>
                <w:sz w:val="20"/>
                <w:szCs w:val="20"/>
              </w:rPr>
            </w:pPr>
            <w:r w:rsidDel="00000000" w:rsidR="00000000" w:rsidRPr="00000000">
              <w:rPr>
                <w:sz w:val="20"/>
                <w:szCs w:val="20"/>
                <w:rtl w:val="0"/>
              </w:rPr>
              <w:t xml:space="preserve">{table_s4_19_1}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F">
            <w:pPr>
              <w:jc w:val="center"/>
              <w:rPr>
                <w:sz w:val="20"/>
                <w:szCs w:val="20"/>
              </w:rPr>
            </w:pPr>
            <w:r w:rsidDel="00000000" w:rsidR="00000000" w:rsidRPr="00000000">
              <w:rPr>
                <w:sz w:val="20"/>
                <w:szCs w:val="20"/>
                <w:rtl w:val="0"/>
              </w:rPr>
              <w:t xml:space="preserve">{table_s4_19_2}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0">
            <w:pPr>
              <w:jc w:val="center"/>
              <w:rPr>
                <w:sz w:val="20"/>
                <w:szCs w:val="20"/>
              </w:rPr>
            </w:pPr>
            <w:r w:rsidDel="00000000" w:rsidR="00000000" w:rsidRPr="00000000">
              <w:rPr>
                <w:sz w:val="20"/>
                <w:szCs w:val="20"/>
                <w:rtl w:val="0"/>
              </w:rPr>
              <w:t xml:space="preserve">{table_s4_19_3}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1">
            <w:pPr>
              <w:jc w:val="center"/>
              <w:rPr>
                <w:sz w:val="20"/>
                <w:szCs w:val="20"/>
              </w:rPr>
            </w:pPr>
            <w:r w:rsidDel="00000000" w:rsidR="00000000" w:rsidRPr="00000000">
              <w:rPr>
                <w:sz w:val="20"/>
                <w:szCs w:val="20"/>
                <w:rtl w:val="0"/>
              </w:rPr>
              <w:t xml:space="preserve">{table_s4_19_4}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2">
            <w:pPr>
              <w:jc w:val="center"/>
              <w:rPr>
                <w:sz w:val="20"/>
                <w:szCs w:val="20"/>
              </w:rPr>
            </w:pPr>
            <w:r w:rsidDel="00000000" w:rsidR="00000000" w:rsidRPr="00000000">
              <w:rPr>
                <w:sz w:val="20"/>
                <w:szCs w:val="20"/>
                <w:rtl w:val="0"/>
              </w:rPr>
              <w:t xml:space="preserve">{table_s4_19_5}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3">
            <w:pPr>
              <w:jc w:val="center"/>
              <w:rPr>
                <w:sz w:val="20"/>
                <w:szCs w:val="20"/>
              </w:rPr>
            </w:pPr>
            <w:r w:rsidDel="00000000" w:rsidR="00000000" w:rsidRPr="00000000">
              <w:rPr>
                <w:sz w:val="20"/>
                <w:szCs w:val="20"/>
                <w:rtl w:val="0"/>
              </w:rPr>
              <w:t xml:space="preserve">{table_s4_19_6}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4">
            <w:pPr>
              <w:jc w:val="center"/>
              <w:rPr>
                <w:sz w:val="20"/>
                <w:szCs w:val="20"/>
              </w:rPr>
            </w:pPr>
            <w:r w:rsidDel="00000000" w:rsidR="00000000" w:rsidRPr="00000000">
              <w:rPr>
                <w:sz w:val="20"/>
                <w:szCs w:val="20"/>
                <w:rtl w:val="0"/>
              </w:rPr>
              <w:t xml:space="preserve">{table_s4_19_7}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5">
            <w:pPr>
              <w:jc w:val="center"/>
              <w:rPr>
                <w:sz w:val="20"/>
                <w:szCs w:val="20"/>
              </w:rPr>
            </w:pPr>
            <w:r w:rsidDel="00000000" w:rsidR="00000000" w:rsidRPr="00000000">
              <w:rPr>
                <w:sz w:val="20"/>
                <w:szCs w:val="20"/>
                <w:rtl w:val="0"/>
              </w:rPr>
              <w:t xml:space="preserve">{table_s4_19_8}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6">
            <w:pPr>
              <w:jc w:val="center"/>
              <w:rPr>
                <w:sz w:val="20"/>
                <w:szCs w:val="20"/>
              </w:rPr>
            </w:pPr>
            <w:r w:rsidDel="00000000" w:rsidR="00000000" w:rsidRPr="00000000">
              <w:rPr>
                <w:sz w:val="20"/>
                <w:szCs w:val="20"/>
                <w:rtl w:val="0"/>
              </w:rPr>
              <w:t xml:space="preserve">{table_s4_19_9}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7">
            <w:pPr>
              <w:rPr>
                <w:sz w:val="20"/>
                <w:szCs w:val="20"/>
              </w:rPr>
            </w:pPr>
            <w:r w:rsidDel="00000000" w:rsidR="00000000" w:rsidRPr="00000000">
              <w:rPr>
                <w:sz w:val="20"/>
                <w:szCs w:val="20"/>
                <w:rtl w:val="0"/>
              </w:rPr>
              <w:t xml:space="preserve">{table_s4_20_1}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8">
            <w:pPr>
              <w:jc w:val="center"/>
              <w:rPr>
                <w:sz w:val="20"/>
                <w:szCs w:val="20"/>
              </w:rPr>
            </w:pPr>
            <w:r w:rsidDel="00000000" w:rsidR="00000000" w:rsidRPr="00000000">
              <w:rPr>
                <w:sz w:val="20"/>
                <w:szCs w:val="20"/>
                <w:rtl w:val="0"/>
              </w:rPr>
              <w:t xml:space="preserve">{table_s4_20_2}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9">
            <w:pPr>
              <w:jc w:val="center"/>
              <w:rPr>
                <w:sz w:val="20"/>
                <w:szCs w:val="20"/>
              </w:rPr>
            </w:pPr>
            <w:r w:rsidDel="00000000" w:rsidR="00000000" w:rsidRPr="00000000">
              <w:rPr>
                <w:sz w:val="20"/>
                <w:szCs w:val="20"/>
                <w:rtl w:val="0"/>
              </w:rPr>
              <w:t xml:space="preserve">{table_s4_20_3}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A">
            <w:pPr>
              <w:jc w:val="center"/>
              <w:rPr>
                <w:sz w:val="20"/>
                <w:szCs w:val="20"/>
              </w:rPr>
            </w:pPr>
            <w:r w:rsidDel="00000000" w:rsidR="00000000" w:rsidRPr="00000000">
              <w:rPr>
                <w:sz w:val="20"/>
                <w:szCs w:val="20"/>
                <w:rtl w:val="0"/>
              </w:rPr>
              <w:t xml:space="preserve">{table_s4_20_4}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B">
            <w:pPr>
              <w:jc w:val="center"/>
              <w:rPr>
                <w:sz w:val="20"/>
                <w:szCs w:val="20"/>
              </w:rPr>
            </w:pPr>
            <w:r w:rsidDel="00000000" w:rsidR="00000000" w:rsidRPr="00000000">
              <w:rPr>
                <w:sz w:val="20"/>
                <w:szCs w:val="20"/>
                <w:rtl w:val="0"/>
              </w:rPr>
              <w:t xml:space="preserve">{table_s4_20_5}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C">
            <w:pPr>
              <w:jc w:val="center"/>
              <w:rPr>
                <w:sz w:val="20"/>
                <w:szCs w:val="20"/>
              </w:rPr>
            </w:pPr>
            <w:r w:rsidDel="00000000" w:rsidR="00000000" w:rsidRPr="00000000">
              <w:rPr>
                <w:sz w:val="20"/>
                <w:szCs w:val="20"/>
                <w:rtl w:val="0"/>
              </w:rPr>
              <w:t xml:space="preserve">{table_s4_20_6}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D">
            <w:pPr>
              <w:jc w:val="center"/>
              <w:rPr>
                <w:sz w:val="20"/>
                <w:szCs w:val="20"/>
              </w:rPr>
            </w:pPr>
            <w:r w:rsidDel="00000000" w:rsidR="00000000" w:rsidRPr="00000000">
              <w:rPr>
                <w:sz w:val="20"/>
                <w:szCs w:val="20"/>
                <w:rtl w:val="0"/>
              </w:rPr>
              <w:t xml:space="preserve">{table_s4_20_7}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E">
            <w:pPr>
              <w:jc w:val="center"/>
              <w:rPr>
                <w:sz w:val="20"/>
                <w:szCs w:val="20"/>
              </w:rPr>
            </w:pPr>
            <w:r w:rsidDel="00000000" w:rsidR="00000000" w:rsidRPr="00000000">
              <w:rPr>
                <w:sz w:val="20"/>
                <w:szCs w:val="20"/>
                <w:rtl w:val="0"/>
              </w:rPr>
              <w:t xml:space="preserve">{table_s4_20_8}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F">
            <w:pPr>
              <w:jc w:val="center"/>
              <w:rPr>
                <w:sz w:val="20"/>
                <w:szCs w:val="20"/>
              </w:rPr>
            </w:pPr>
            <w:r w:rsidDel="00000000" w:rsidR="00000000" w:rsidRPr="00000000">
              <w:rPr>
                <w:sz w:val="20"/>
                <w:szCs w:val="20"/>
                <w:rtl w:val="0"/>
              </w:rPr>
              <w:t xml:space="preserve">{table_s4_20_9}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0">
            <w:pPr>
              <w:rPr>
                <w:sz w:val="20"/>
                <w:szCs w:val="20"/>
              </w:rPr>
            </w:pPr>
            <w:r w:rsidDel="00000000" w:rsidR="00000000" w:rsidRPr="00000000">
              <w:rPr>
                <w:sz w:val="20"/>
                <w:szCs w:val="20"/>
                <w:rtl w:val="0"/>
              </w:rPr>
              <w:t xml:space="preserve">{table_s4_21_1}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1">
            <w:pPr>
              <w:jc w:val="center"/>
              <w:rPr>
                <w:sz w:val="20"/>
                <w:szCs w:val="20"/>
              </w:rPr>
            </w:pPr>
            <w:r w:rsidDel="00000000" w:rsidR="00000000" w:rsidRPr="00000000">
              <w:rPr>
                <w:sz w:val="20"/>
                <w:szCs w:val="20"/>
                <w:rtl w:val="0"/>
              </w:rPr>
              <w:t xml:space="preserve">{table_s4_21_2}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2">
            <w:pPr>
              <w:jc w:val="center"/>
              <w:rPr>
                <w:sz w:val="20"/>
                <w:szCs w:val="20"/>
              </w:rPr>
            </w:pPr>
            <w:r w:rsidDel="00000000" w:rsidR="00000000" w:rsidRPr="00000000">
              <w:rPr>
                <w:sz w:val="20"/>
                <w:szCs w:val="20"/>
                <w:rtl w:val="0"/>
              </w:rPr>
              <w:t xml:space="preserve">{table_s4_21_3}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3">
            <w:pPr>
              <w:jc w:val="center"/>
              <w:rPr>
                <w:sz w:val="20"/>
                <w:szCs w:val="20"/>
              </w:rPr>
            </w:pPr>
            <w:r w:rsidDel="00000000" w:rsidR="00000000" w:rsidRPr="00000000">
              <w:rPr>
                <w:sz w:val="20"/>
                <w:szCs w:val="20"/>
                <w:rtl w:val="0"/>
              </w:rPr>
              <w:t xml:space="preserve">{table_s4_21_4}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4">
            <w:pPr>
              <w:jc w:val="center"/>
              <w:rPr>
                <w:sz w:val="20"/>
                <w:szCs w:val="20"/>
              </w:rPr>
            </w:pPr>
            <w:r w:rsidDel="00000000" w:rsidR="00000000" w:rsidRPr="00000000">
              <w:rPr>
                <w:sz w:val="20"/>
                <w:szCs w:val="20"/>
                <w:rtl w:val="0"/>
              </w:rPr>
              <w:t xml:space="preserve">{table_s4_21_5}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5">
            <w:pPr>
              <w:jc w:val="center"/>
              <w:rPr>
                <w:sz w:val="20"/>
                <w:szCs w:val="20"/>
              </w:rPr>
            </w:pPr>
            <w:r w:rsidDel="00000000" w:rsidR="00000000" w:rsidRPr="00000000">
              <w:rPr>
                <w:sz w:val="20"/>
                <w:szCs w:val="20"/>
                <w:rtl w:val="0"/>
              </w:rPr>
              <w:t xml:space="preserve">{table_s4_21_6}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6">
            <w:pPr>
              <w:jc w:val="center"/>
              <w:rPr>
                <w:sz w:val="20"/>
                <w:szCs w:val="20"/>
              </w:rPr>
            </w:pPr>
            <w:r w:rsidDel="00000000" w:rsidR="00000000" w:rsidRPr="00000000">
              <w:rPr>
                <w:sz w:val="20"/>
                <w:szCs w:val="20"/>
                <w:rtl w:val="0"/>
              </w:rPr>
              <w:t xml:space="preserve">{table_s4_21_7}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7">
            <w:pPr>
              <w:jc w:val="center"/>
              <w:rPr>
                <w:sz w:val="20"/>
                <w:szCs w:val="20"/>
              </w:rPr>
            </w:pPr>
            <w:r w:rsidDel="00000000" w:rsidR="00000000" w:rsidRPr="00000000">
              <w:rPr>
                <w:sz w:val="20"/>
                <w:szCs w:val="20"/>
                <w:rtl w:val="0"/>
              </w:rPr>
              <w:t xml:space="preserve">{table_s4_21_8}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8">
            <w:pPr>
              <w:jc w:val="center"/>
              <w:rPr>
                <w:sz w:val="20"/>
                <w:szCs w:val="20"/>
              </w:rPr>
            </w:pPr>
            <w:r w:rsidDel="00000000" w:rsidR="00000000" w:rsidRPr="00000000">
              <w:rPr>
                <w:sz w:val="20"/>
                <w:szCs w:val="20"/>
                <w:rtl w:val="0"/>
              </w:rPr>
              <w:t xml:space="preserve">{table_s4_21_9}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9">
            <w:pPr>
              <w:rPr>
                <w:sz w:val="20"/>
                <w:szCs w:val="20"/>
              </w:rPr>
            </w:pPr>
            <w:r w:rsidDel="00000000" w:rsidR="00000000" w:rsidRPr="00000000">
              <w:rPr>
                <w:sz w:val="20"/>
                <w:szCs w:val="20"/>
                <w:rtl w:val="0"/>
              </w:rPr>
              <w:t xml:space="preserve">{table_s4_22_1}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A">
            <w:pPr>
              <w:jc w:val="center"/>
              <w:rPr>
                <w:sz w:val="20"/>
                <w:szCs w:val="20"/>
              </w:rPr>
            </w:pPr>
            <w:r w:rsidDel="00000000" w:rsidR="00000000" w:rsidRPr="00000000">
              <w:rPr>
                <w:sz w:val="20"/>
                <w:szCs w:val="20"/>
                <w:rtl w:val="0"/>
              </w:rPr>
              <w:t xml:space="preserve">{table_s4_22_2}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B">
            <w:pPr>
              <w:jc w:val="center"/>
              <w:rPr>
                <w:sz w:val="20"/>
                <w:szCs w:val="20"/>
              </w:rPr>
            </w:pPr>
            <w:r w:rsidDel="00000000" w:rsidR="00000000" w:rsidRPr="00000000">
              <w:rPr>
                <w:sz w:val="20"/>
                <w:szCs w:val="20"/>
                <w:rtl w:val="0"/>
              </w:rPr>
              <w:t xml:space="preserve">{table_s4_22_3}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C">
            <w:pPr>
              <w:jc w:val="center"/>
              <w:rPr>
                <w:sz w:val="20"/>
                <w:szCs w:val="20"/>
              </w:rPr>
            </w:pPr>
            <w:r w:rsidDel="00000000" w:rsidR="00000000" w:rsidRPr="00000000">
              <w:rPr>
                <w:sz w:val="20"/>
                <w:szCs w:val="20"/>
                <w:rtl w:val="0"/>
              </w:rPr>
              <w:t xml:space="preserve">{table_s4_22_4}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D">
            <w:pPr>
              <w:jc w:val="center"/>
              <w:rPr>
                <w:sz w:val="20"/>
                <w:szCs w:val="20"/>
              </w:rPr>
            </w:pPr>
            <w:r w:rsidDel="00000000" w:rsidR="00000000" w:rsidRPr="00000000">
              <w:rPr>
                <w:sz w:val="20"/>
                <w:szCs w:val="20"/>
                <w:rtl w:val="0"/>
              </w:rPr>
              <w:t xml:space="preserve">{table_s4_22_5}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E">
            <w:pPr>
              <w:jc w:val="center"/>
              <w:rPr>
                <w:sz w:val="20"/>
                <w:szCs w:val="20"/>
              </w:rPr>
            </w:pPr>
            <w:r w:rsidDel="00000000" w:rsidR="00000000" w:rsidRPr="00000000">
              <w:rPr>
                <w:sz w:val="20"/>
                <w:szCs w:val="20"/>
                <w:rtl w:val="0"/>
              </w:rPr>
              <w:t xml:space="preserve">{table_s4_22_6}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F">
            <w:pPr>
              <w:jc w:val="center"/>
              <w:rPr>
                <w:sz w:val="20"/>
                <w:szCs w:val="20"/>
              </w:rPr>
            </w:pPr>
            <w:r w:rsidDel="00000000" w:rsidR="00000000" w:rsidRPr="00000000">
              <w:rPr>
                <w:sz w:val="20"/>
                <w:szCs w:val="20"/>
                <w:rtl w:val="0"/>
              </w:rPr>
              <w:t xml:space="preserve">{table_s4_22_7}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0">
            <w:pPr>
              <w:jc w:val="center"/>
              <w:rPr>
                <w:sz w:val="20"/>
                <w:szCs w:val="20"/>
              </w:rPr>
            </w:pPr>
            <w:r w:rsidDel="00000000" w:rsidR="00000000" w:rsidRPr="00000000">
              <w:rPr>
                <w:sz w:val="20"/>
                <w:szCs w:val="20"/>
                <w:rtl w:val="0"/>
              </w:rPr>
              <w:t xml:space="preserve">{table_s4_22_8}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1">
            <w:pPr>
              <w:jc w:val="center"/>
              <w:rPr>
                <w:sz w:val="20"/>
                <w:szCs w:val="20"/>
              </w:rPr>
            </w:pPr>
            <w:r w:rsidDel="00000000" w:rsidR="00000000" w:rsidRPr="00000000">
              <w:rPr>
                <w:sz w:val="20"/>
                <w:szCs w:val="20"/>
                <w:rtl w:val="0"/>
              </w:rPr>
              <w:t xml:space="preserve">{table_s4_22_9}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2">
            <w:pPr>
              <w:rPr>
                <w:sz w:val="20"/>
                <w:szCs w:val="20"/>
              </w:rPr>
            </w:pPr>
            <w:r w:rsidDel="00000000" w:rsidR="00000000" w:rsidRPr="00000000">
              <w:rPr>
                <w:sz w:val="20"/>
                <w:szCs w:val="20"/>
                <w:rtl w:val="0"/>
              </w:rPr>
              <w:t xml:space="preserve">{table_s4_23_1}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3">
            <w:pPr>
              <w:jc w:val="center"/>
              <w:rPr>
                <w:sz w:val="20"/>
                <w:szCs w:val="20"/>
              </w:rPr>
            </w:pPr>
            <w:r w:rsidDel="00000000" w:rsidR="00000000" w:rsidRPr="00000000">
              <w:rPr>
                <w:sz w:val="20"/>
                <w:szCs w:val="20"/>
                <w:rtl w:val="0"/>
              </w:rPr>
              <w:t xml:space="preserve">{table_s4_23_2}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4">
            <w:pPr>
              <w:jc w:val="center"/>
              <w:rPr>
                <w:sz w:val="20"/>
                <w:szCs w:val="20"/>
              </w:rPr>
            </w:pPr>
            <w:r w:rsidDel="00000000" w:rsidR="00000000" w:rsidRPr="00000000">
              <w:rPr>
                <w:sz w:val="20"/>
                <w:szCs w:val="20"/>
                <w:rtl w:val="0"/>
              </w:rPr>
              <w:t xml:space="preserve">{table_s4_23_3}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5">
            <w:pPr>
              <w:jc w:val="center"/>
              <w:rPr>
                <w:sz w:val="20"/>
                <w:szCs w:val="20"/>
              </w:rPr>
            </w:pPr>
            <w:r w:rsidDel="00000000" w:rsidR="00000000" w:rsidRPr="00000000">
              <w:rPr>
                <w:sz w:val="20"/>
                <w:szCs w:val="20"/>
                <w:rtl w:val="0"/>
              </w:rPr>
              <w:t xml:space="preserve">{table_s4_23_4}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6">
            <w:pPr>
              <w:jc w:val="center"/>
              <w:rPr>
                <w:sz w:val="20"/>
                <w:szCs w:val="20"/>
              </w:rPr>
            </w:pPr>
            <w:r w:rsidDel="00000000" w:rsidR="00000000" w:rsidRPr="00000000">
              <w:rPr>
                <w:sz w:val="20"/>
                <w:szCs w:val="20"/>
                <w:rtl w:val="0"/>
              </w:rPr>
              <w:t xml:space="preserve">{table_s4_23_5}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7">
            <w:pPr>
              <w:jc w:val="center"/>
              <w:rPr>
                <w:sz w:val="20"/>
                <w:szCs w:val="20"/>
              </w:rPr>
            </w:pPr>
            <w:r w:rsidDel="00000000" w:rsidR="00000000" w:rsidRPr="00000000">
              <w:rPr>
                <w:sz w:val="20"/>
                <w:szCs w:val="20"/>
                <w:rtl w:val="0"/>
              </w:rPr>
              <w:t xml:space="preserve">{table_s4_23_6}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8">
            <w:pPr>
              <w:jc w:val="center"/>
              <w:rPr>
                <w:sz w:val="20"/>
                <w:szCs w:val="20"/>
              </w:rPr>
            </w:pPr>
            <w:r w:rsidDel="00000000" w:rsidR="00000000" w:rsidRPr="00000000">
              <w:rPr>
                <w:sz w:val="20"/>
                <w:szCs w:val="20"/>
                <w:rtl w:val="0"/>
              </w:rPr>
              <w:t xml:space="preserve">{table_s4_23_7}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9">
            <w:pPr>
              <w:jc w:val="center"/>
              <w:rPr>
                <w:sz w:val="20"/>
                <w:szCs w:val="20"/>
              </w:rPr>
            </w:pPr>
            <w:r w:rsidDel="00000000" w:rsidR="00000000" w:rsidRPr="00000000">
              <w:rPr>
                <w:sz w:val="20"/>
                <w:szCs w:val="20"/>
                <w:rtl w:val="0"/>
              </w:rPr>
              <w:t xml:space="preserve">{table_s4_23_8}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A">
            <w:pPr>
              <w:jc w:val="center"/>
              <w:rPr>
                <w:sz w:val="20"/>
                <w:szCs w:val="20"/>
              </w:rPr>
            </w:pPr>
            <w:r w:rsidDel="00000000" w:rsidR="00000000" w:rsidRPr="00000000">
              <w:rPr>
                <w:sz w:val="20"/>
                <w:szCs w:val="20"/>
                <w:rtl w:val="0"/>
              </w:rPr>
              <w:t xml:space="preserve">{table_s4_23_9}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B">
            <w:pPr>
              <w:rPr>
                <w:b w:val="1"/>
                <w:sz w:val="20"/>
                <w:szCs w:val="20"/>
              </w:rPr>
            </w:pPr>
            <w:r w:rsidDel="00000000" w:rsidR="00000000" w:rsidRPr="00000000">
              <w:rPr>
                <w:b w:val="1"/>
                <w:sz w:val="20"/>
                <w:szCs w:val="20"/>
                <w:rtl w:val="0"/>
              </w:rPr>
              <w:t xml:space="preserve">Education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C">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D">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E">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F">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0">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1">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2">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3">
            <w:pPr>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4">
            <w:pPr>
              <w:rPr>
                <w:sz w:val="20"/>
                <w:szCs w:val="20"/>
              </w:rPr>
            </w:pPr>
            <w:r w:rsidDel="00000000" w:rsidR="00000000" w:rsidRPr="00000000">
              <w:rPr>
                <w:sz w:val="20"/>
                <w:szCs w:val="20"/>
                <w:rtl w:val="0"/>
              </w:rPr>
              <w:t xml:space="preserve">{table_s4_24_1}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5">
            <w:pPr>
              <w:jc w:val="center"/>
              <w:rPr>
                <w:sz w:val="20"/>
                <w:szCs w:val="20"/>
              </w:rPr>
            </w:pPr>
            <w:r w:rsidDel="00000000" w:rsidR="00000000" w:rsidRPr="00000000">
              <w:rPr>
                <w:sz w:val="20"/>
                <w:szCs w:val="20"/>
                <w:rtl w:val="0"/>
              </w:rPr>
              <w:t xml:space="preserve">{table_s4_24_2}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6">
            <w:pPr>
              <w:jc w:val="center"/>
              <w:rPr>
                <w:sz w:val="20"/>
                <w:szCs w:val="20"/>
              </w:rPr>
            </w:pPr>
            <w:r w:rsidDel="00000000" w:rsidR="00000000" w:rsidRPr="00000000">
              <w:rPr>
                <w:sz w:val="20"/>
                <w:szCs w:val="20"/>
                <w:rtl w:val="0"/>
              </w:rPr>
              <w:t xml:space="preserve">{table_s4_24_3}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7">
            <w:pPr>
              <w:jc w:val="center"/>
              <w:rPr>
                <w:sz w:val="20"/>
                <w:szCs w:val="20"/>
              </w:rPr>
            </w:pPr>
            <w:r w:rsidDel="00000000" w:rsidR="00000000" w:rsidRPr="00000000">
              <w:rPr>
                <w:sz w:val="20"/>
                <w:szCs w:val="20"/>
                <w:rtl w:val="0"/>
              </w:rPr>
              <w:t xml:space="preserve">{table_s4_24_4}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8">
            <w:pPr>
              <w:jc w:val="center"/>
              <w:rPr>
                <w:sz w:val="20"/>
                <w:szCs w:val="20"/>
              </w:rPr>
            </w:pPr>
            <w:r w:rsidDel="00000000" w:rsidR="00000000" w:rsidRPr="00000000">
              <w:rPr>
                <w:sz w:val="20"/>
                <w:szCs w:val="20"/>
                <w:rtl w:val="0"/>
              </w:rPr>
              <w:t xml:space="preserve">{table_s4_24_5}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9">
            <w:pPr>
              <w:jc w:val="center"/>
              <w:rPr>
                <w:sz w:val="20"/>
                <w:szCs w:val="20"/>
              </w:rPr>
            </w:pPr>
            <w:r w:rsidDel="00000000" w:rsidR="00000000" w:rsidRPr="00000000">
              <w:rPr>
                <w:sz w:val="20"/>
                <w:szCs w:val="20"/>
                <w:rtl w:val="0"/>
              </w:rPr>
              <w:t xml:space="preserve">{table_s4_24_6}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A">
            <w:pPr>
              <w:jc w:val="center"/>
              <w:rPr>
                <w:sz w:val="20"/>
                <w:szCs w:val="20"/>
              </w:rPr>
            </w:pPr>
            <w:r w:rsidDel="00000000" w:rsidR="00000000" w:rsidRPr="00000000">
              <w:rPr>
                <w:sz w:val="20"/>
                <w:szCs w:val="20"/>
                <w:rtl w:val="0"/>
              </w:rPr>
              <w:t xml:space="preserve">{table_s4_24_7}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B">
            <w:pPr>
              <w:jc w:val="center"/>
              <w:rPr>
                <w:sz w:val="20"/>
                <w:szCs w:val="20"/>
              </w:rPr>
            </w:pPr>
            <w:r w:rsidDel="00000000" w:rsidR="00000000" w:rsidRPr="00000000">
              <w:rPr>
                <w:sz w:val="20"/>
                <w:szCs w:val="20"/>
                <w:rtl w:val="0"/>
              </w:rPr>
              <w:t xml:space="preserve">{table_s4_24_8}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C">
            <w:pPr>
              <w:jc w:val="center"/>
              <w:rPr>
                <w:sz w:val="20"/>
                <w:szCs w:val="20"/>
              </w:rPr>
            </w:pPr>
            <w:r w:rsidDel="00000000" w:rsidR="00000000" w:rsidRPr="00000000">
              <w:rPr>
                <w:sz w:val="20"/>
                <w:szCs w:val="20"/>
                <w:rtl w:val="0"/>
              </w:rPr>
              <w:t xml:space="preserve">{table_s4_24_9}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D">
            <w:pPr>
              <w:rPr>
                <w:sz w:val="20"/>
                <w:szCs w:val="20"/>
              </w:rPr>
            </w:pPr>
            <w:r w:rsidDel="00000000" w:rsidR="00000000" w:rsidRPr="00000000">
              <w:rPr>
                <w:sz w:val="20"/>
                <w:szCs w:val="20"/>
                <w:rtl w:val="0"/>
              </w:rPr>
              <w:t xml:space="preserve">{table_s4_25_1}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E">
            <w:pPr>
              <w:jc w:val="center"/>
              <w:rPr>
                <w:sz w:val="20"/>
                <w:szCs w:val="20"/>
              </w:rPr>
            </w:pPr>
            <w:r w:rsidDel="00000000" w:rsidR="00000000" w:rsidRPr="00000000">
              <w:rPr>
                <w:sz w:val="20"/>
                <w:szCs w:val="20"/>
                <w:rtl w:val="0"/>
              </w:rPr>
              <w:t xml:space="preserve">{table_s4_25_2}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F">
            <w:pPr>
              <w:jc w:val="center"/>
              <w:rPr>
                <w:sz w:val="20"/>
                <w:szCs w:val="20"/>
              </w:rPr>
            </w:pPr>
            <w:r w:rsidDel="00000000" w:rsidR="00000000" w:rsidRPr="00000000">
              <w:rPr>
                <w:sz w:val="20"/>
                <w:szCs w:val="20"/>
                <w:rtl w:val="0"/>
              </w:rPr>
              <w:t xml:space="preserve">{table_s4_25_3}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0">
            <w:pPr>
              <w:jc w:val="center"/>
              <w:rPr>
                <w:sz w:val="20"/>
                <w:szCs w:val="20"/>
              </w:rPr>
            </w:pPr>
            <w:r w:rsidDel="00000000" w:rsidR="00000000" w:rsidRPr="00000000">
              <w:rPr>
                <w:sz w:val="20"/>
                <w:szCs w:val="20"/>
                <w:rtl w:val="0"/>
              </w:rPr>
              <w:t xml:space="preserve">{table_s4_25_4}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1">
            <w:pPr>
              <w:jc w:val="center"/>
              <w:rPr>
                <w:sz w:val="20"/>
                <w:szCs w:val="20"/>
              </w:rPr>
            </w:pPr>
            <w:r w:rsidDel="00000000" w:rsidR="00000000" w:rsidRPr="00000000">
              <w:rPr>
                <w:sz w:val="20"/>
                <w:szCs w:val="20"/>
                <w:rtl w:val="0"/>
              </w:rPr>
              <w:t xml:space="preserve">{table_s4_25_5}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2">
            <w:pPr>
              <w:jc w:val="center"/>
              <w:rPr>
                <w:sz w:val="20"/>
                <w:szCs w:val="20"/>
              </w:rPr>
            </w:pPr>
            <w:r w:rsidDel="00000000" w:rsidR="00000000" w:rsidRPr="00000000">
              <w:rPr>
                <w:sz w:val="20"/>
                <w:szCs w:val="20"/>
                <w:rtl w:val="0"/>
              </w:rPr>
              <w:t xml:space="preserve">{table_s4_25_6}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3">
            <w:pPr>
              <w:jc w:val="center"/>
              <w:rPr>
                <w:sz w:val="20"/>
                <w:szCs w:val="20"/>
              </w:rPr>
            </w:pPr>
            <w:r w:rsidDel="00000000" w:rsidR="00000000" w:rsidRPr="00000000">
              <w:rPr>
                <w:sz w:val="20"/>
                <w:szCs w:val="20"/>
                <w:rtl w:val="0"/>
              </w:rPr>
              <w:t xml:space="preserve">{table_s4_25_7}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4">
            <w:pPr>
              <w:jc w:val="center"/>
              <w:rPr>
                <w:sz w:val="20"/>
                <w:szCs w:val="20"/>
              </w:rPr>
            </w:pPr>
            <w:r w:rsidDel="00000000" w:rsidR="00000000" w:rsidRPr="00000000">
              <w:rPr>
                <w:sz w:val="20"/>
                <w:szCs w:val="20"/>
                <w:rtl w:val="0"/>
              </w:rPr>
              <w:t xml:space="preserve">{table_s4_25_8}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5">
            <w:pPr>
              <w:jc w:val="center"/>
              <w:rPr>
                <w:sz w:val="20"/>
                <w:szCs w:val="20"/>
              </w:rPr>
            </w:pPr>
            <w:r w:rsidDel="00000000" w:rsidR="00000000" w:rsidRPr="00000000">
              <w:rPr>
                <w:sz w:val="20"/>
                <w:szCs w:val="20"/>
                <w:rtl w:val="0"/>
              </w:rPr>
              <w:t xml:space="preserve">{table_s4_25_9}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6">
            <w:pPr>
              <w:rPr>
                <w:sz w:val="20"/>
                <w:szCs w:val="20"/>
              </w:rPr>
            </w:pPr>
            <w:r w:rsidDel="00000000" w:rsidR="00000000" w:rsidRPr="00000000">
              <w:rPr>
                <w:sz w:val="20"/>
                <w:szCs w:val="20"/>
                <w:rtl w:val="0"/>
              </w:rPr>
              <w:t xml:space="preserve">{table_s4_26_1}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7">
            <w:pPr>
              <w:jc w:val="center"/>
              <w:rPr>
                <w:sz w:val="20"/>
                <w:szCs w:val="20"/>
              </w:rPr>
            </w:pPr>
            <w:r w:rsidDel="00000000" w:rsidR="00000000" w:rsidRPr="00000000">
              <w:rPr>
                <w:sz w:val="20"/>
                <w:szCs w:val="20"/>
                <w:rtl w:val="0"/>
              </w:rPr>
              <w:t xml:space="preserve">{table_s4_26_2}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8">
            <w:pPr>
              <w:jc w:val="center"/>
              <w:rPr>
                <w:sz w:val="20"/>
                <w:szCs w:val="20"/>
              </w:rPr>
            </w:pPr>
            <w:r w:rsidDel="00000000" w:rsidR="00000000" w:rsidRPr="00000000">
              <w:rPr>
                <w:sz w:val="20"/>
                <w:szCs w:val="20"/>
                <w:rtl w:val="0"/>
              </w:rPr>
              <w:t xml:space="preserve">{table_s4_26_3}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9">
            <w:pPr>
              <w:jc w:val="center"/>
              <w:rPr>
                <w:sz w:val="20"/>
                <w:szCs w:val="20"/>
              </w:rPr>
            </w:pPr>
            <w:r w:rsidDel="00000000" w:rsidR="00000000" w:rsidRPr="00000000">
              <w:rPr>
                <w:sz w:val="20"/>
                <w:szCs w:val="20"/>
                <w:rtl w:val="0"/>
              </w:rPr>
              <w:t xml:space="preserve">{table_s4_26_4}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A">
            <w:pPr>
              <w:jc w:val="center"/>
              <w:rPr>
                <w:sz w:val="20"/>
                <w:szCs w:val="20"/>
              </w:rPr>
            </w:pPr>
            <w:r w:rsidDel="00000000" w:rsidR="00000000" w:rsidRPr="00000000">
              <w:rPr>
                <w:sz w:val="20"/>
                <w:szCs w:val="20"/>
                <w:rtl w:val="0"/>
              </w:rPr>
              <w:t xml:space="preserve">{table_s4_26_5}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B">
            <w:pPr>
              <w:jc w:val="center"/>
              <w:rPr>
                <w:sz w:val="20"/>
                <w:szCs w:val="20"/>
              </w:rPr>
            </w:pPr>
            <w:r w:rsidDel="00000000" w:rsidR="00000000" w:rsidRPr="00000000">
              <w:rPr>
                <w:sz w:val="20"/>
                <w:szCs w:val="20"/>
                <w:rtl w:val="0"/>
              </w:rPr>
              <w:t xml:space="preserve">{table_s4_26_6}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C">
            <w:pPr>
              <w:jc w:val="center"/>
              <w:rPr>
                <w:sz w:val="20"/>
                <w:szCs w:val="20"/>
              </w:rPr>
            </w:pPr>
            <w:r w:rsidDel="00000000" w:rsidR="00000000" w:rsidRPr="00000000">
              <w:rPr>
                <w:sz w:val="20"/>
                <w:szCs w:val="20"/>
                <w:rtl w:val="0"/>
              </w:rPr>
              <w:t xml:space="preserve">{table_s4_26_7}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D">
            <w:pPr>
              <w:jc w:val="center"/>
              <w:rPr>
                <w:sz w:val="20"/>
                <w:szCs w:val="20"/>
              </w:rPr>
            </w:pPr>
            <w:r w:rsidDel="00000000" w:rsidR="00000000" w:rsidRPr="00000000">
              <w:rPr>
                <w:sz w:val="20"/>
                <w:szCs w:val="20"/>
                <w:rtl w:val="0"/>
              </w:rPr>
              <w:t xml:space="preserve">{table_s4_26_8}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E">
            <w:pPr>
              <w:jc w:val="center"/>
              <w:rPr>
                <w:sz w:val="20"/>
                <w:szCs w:val="20"/>
              </w:rPr>
            </w:pPr>
            <w:r w:rsidDel="00000000" w:rsidR="00000000" w:rsidRPr="00000000">
              <w:rPr>
                <w:sz w:val="20"/>
                <w:szCs w:val="20"/>
                <w:rtl w:val="0"/>
              </w:rPr>
              <w:t xml:space="preserve">{table_s4_26_9}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F">
            <w:pPr>
              <w:rPr>
                <w:sz w:val="20"/>
                <w:szCs w:val="20"/>
              </w:rPr>
            </w:pPr>
            <w:r w:rsidDel="00000000" w:rsidR="00000000" w:rsidRPr="00000000">
              <w:rPr>
                <w:sz w:val="20"/>
                <w:szCs w:val="20"/>
                <w:rtl w:val="0"/>
              </w:rPr>
              <w:t xml:space="preserve">{table_s4_27_1}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0">
            <w:pPr>
              <w:jc w:val="center"/>
              <w:rPr>
                <w:sz w:val="20"/>
                <w:szCs w:val="20"/>
              </w:rPr>
            </w:pPr>
            <w:r w:rsidDel="00000000" w:rsidR="00000000" w:rsidRPr="00000000">
              <w:rPr>
                <w:sz w:val="20"/>
                <w:szCs w:val="20"/>
                <w:rtl w:val="0"/>
              </w:rPr>
              <w:t xml:space="preserve">{table_s4_27_2}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1">
            <w:pPr>
              <w:jc w:val="center"/>
              <w:rPr>
                <w:sz w:val="20"/>
                <w:szCs w:val="20"/>
              </w:rPr>
            </w:pPr>
            <w:r w:rsidDel="00000000" w:rsidR="00000000" w:rsidRPr="00000000">
              <w:rPr>
                <w:sz w:val="20"/>
                <w:szCs w:val="20"/>
                <w:rtl w:val="0"/>
              </w:rPr>
              <w:t xml:space="preserve">{table_s4_27_3}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2">
            <w:pPr>
              <w:jc w:val="center"/>
              <w:rPr>
                <w:sz w:val="20"/>
                <w:szCs w:val="20"/>
              </w:rPr>
            </w:pPr>
            <w:r w:rsidDel="00000000" w:rsidR="00000000" w:rsidRPr="00000000">
              <w:rPr>
                <w:sz w:val="20"/>
                <w:szCs w:val="20"/>
                <w:rtl w:val="0"/>
              </w:rPr>
              <w:t xml:space="preserve">{table_s4_27_4}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3">
            <w:pPr>
              <w:jc w:val="center"/>
              <w:rPr>
                <w:sz w:val="20"/>
                <w:szCs w:val="20"/>
              </w:rPr>
            </w:pPr>
            <w:r w:rsidDel="00000000" w:rsidR="00000000" w:rsidRPr="00000000">
              <w:rPr>
                <w:sz w:val="20"/>
                <w:szCs w:val="20"/>
                <w:rtl w:val="0"/>
              </w:rPr>
              <w:t xml:space="preserve">{table_s4_27_5}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4">
            <w:pPr>
              <w:jc w:val="center"/>
              <w:rPr>
                <w:sz w:val="20"/>
                <w:szCs w:val="20"/>
              </w:rPr>
            </w:pPr>
            <w:r w:rsidDel="00000000" w:rsidR="00000000" w:rsidRPr="00000000">
              <w:rPr>
                <w:sz w:val="20"/>
                <w:szCs w:val="20"/>
                <w:rtl w:val="0"/>
              </w:rPr>
              <w:t xml:space="preserve">{table_s4_27_6}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5">
            <w:pPr>
              <w:jc w:val="center"/>
              <w:rPr>
                <w:sz w:val="20"/>
                <w:szCs w:val="20"/>
              </w:rPr>
            </w:pPr>
            <w:r w:rsidDel="00000000" w:rsidR="00000000" w:rsidRPr="00000000">
              <w:rPr>
                <w:sz w:val="20"/>
                <w:szCs w:val="20"/>
                <w:rtl w:val="0"/>
              </w:rPr>
              <w:t xml:space="preserve">{table_s4_27_7}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6">
            <w:pPr>
              <w:jc w:val="center"/>
              <w:rPr>
                <w:sz w:val="20"/>
                <w:szCs w:val="20"/>
              </w:rPr>
            </w:pPr>
            <w:r w:rsidDel="00000000" w:rsidR="00000000" w:rsidRPr="00000000">
              <w:rPr>
                <w:sz w:val="20"/>
                <w:szCs w:val="20"/>
                <w:rtl w:val="0"/>
              </w:rPr>
              <w:t xml:space="preserve">{table_s4_27_8}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7">
            <w:pPr>
              <w:jc w:val="center"/>
              <w:rPr>
                <w:sz w:val="20"/>
                <w:szCs w:val="20"/>
              </w:rPr>
            </w:pPr>
            <w:r w:rsidDel="00000000" w:rsidR="00000000" w:rsidRPr="00000000">
              <w:rPr>
                <w:sz w:val="20"/>
                <w:szCs w:val="20"/>
                <w:rtl w:val="0"/>
              </w:rPr>
              <w:t xml:space="preserve">{table_s4_27_9}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8">
            <w:pPr>
              <w:rPr>
                <w:sz w:val="20"/>
                <w:szCs w:val="20"/>
              </w:rPr>
            </w:pPr>
            <w:r w:rsidDel="00000000" w:rsidR="00000000" w:rsidRPr="00000000">
              <w:rPr>
                <w:sz w:val="20"/>
                <w:szCs w:val="20"/>
                <w:rtl w:val="0"/>
              </w:rPr>
              <w:t xml:space="preserve">{table_s4_28_1}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9">
            <w:pPr>
              <w:jc w:val="center"/>
              <w:rPr>
                <w:sz w:val="20"/>
                <w:szCs w:val="20"/>
              </w:rPr>
            </w:pPr>
            <w:r w:rsidDel="00000000" w:rsidR="00000000" w:rsidRPr="00000000">
              <w:rPr>
                <w:sz w:val="20"/>
                <w:szCs w:val="20"/>
                <w:rtl w:val="0"/>
              </w:rPr>
              <w:t xml:space="preserve">{table_s4_28_2}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A">
            <w:pPr>
              <w:jc w:val="center"/>
              <w:rPr>
                <w:sz w:val="20"/>
                <w:szCs w:val="20"/>
              </w:rPr>
            </w:pPr>
            <w:r w:rsidDel="00000000" w:rsidR="00000000" w:rsidRPr="00000000">
              <w:rPr>
                <w:sz w:val="20"/>
                <w:szCs w:val="20"/>
                <w:rtl w:val="0"/>
              </w:rPr>
              <w:t xml:space="preserve">{table_s4_28_3}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B">
            <w:pPr>
              <w:jc w:val="center"/>
              <w:rPr>
                <w:sz w:val="20"/>
                <w:szCs w:val="20"/>
              </w:rPr>
            </w:pPr>
            <w:r w:rsidDel="00000000" w:rsidR="00000000" w:rsidRPr="00000000">
              <w:rPr>
                <w:sz w:val="20"/>
                <w:szCs w:val="20"/>
                <w:rtl w:val="0"/>
              </w:rPr>
              <w:t xml:space="preserve">{table_s4_28_4}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C">
            <w:pPr>
              <w:jc w:val="center"/>
              <w:rPr>
                <w:sz w:val="20"/>
                <w:szCs w:val="20"/>
              </w:rPr>
            </w:pPr>
            <w:r w:rsidDel="00000000" w:rsidR="00000000" w:rsidRPr="00000000">
              <w:rPr>
                <w:sz w:val="20"/>
                <w:szCs w:val="20"/>
                <w:rtl w:val="0"/>
              </w:rPr>
              <w:t xml:space="preserve">{table_s4_28_5}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D">
            <w:pPr>
              <w:jc w:val="center"/>
              <w:rPr>
                <w:sz w:val="20"/>
                <w:szCs w:val="20"/>
              </w:rPr>
            </w:pPr>
            <w:r w:rsidDel="00000000" w:rsidR="00000000" w:rsidRPr="00000000">
              <w:rPr>
                <w:sz w:val="20"/>
                <w:szCs w:val="20"/>
                <w:rtl w:val="0"/>
              </w:rPr>
              <w:t xml:space="preserve">{table_s4_28_6}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E">
            <w:pPr>
              <w:jc w:val="center"/>
              <w:rPr>
                <w:sz w:val="20"/>
                <w:szCs w:val="20"/>
              </w:rPr>
            </w:pPr>
            <w:r w:rsidDel="00000000" w:rsidR="00000000" w:rsidRPr="00000000">
              <w:rPr>
                <w:sz w:val="20"/>
                <w:szCs w:val="20"/>
                <w:rtl w:val="0"/>
              </w:rPr>
              <w:t xml:space="preserve">{table_s4_28_7}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F">
            <w:pPr>
              <w:jc w:val="center"/>
              <w:rPr>
                <w:sz w:val="20"/>
                <w:szCs w:val="20"/>
              </w:rPr>
            </w:pPr>
            <w:r w:rsidDel="00000000" w:rsidR="00000000" w:rsidRPr="00000000">
              <w:rPr>
                <w:sz w:val="20"/>
                <w:szCs w:val="20"/>
                <w:rtl w:val="0"/>
              </w:rPr>
              <w:t xml:space="preserve">{table_s4_28_8}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0">
            <w:pPr>
              <w:jc w:val="center"/>
              <w:rPr>
                <w:sz w:val="20"/>
                <w:szCs w:val="20"/>
              </w:rPr>
            </w:pPr>
            <w:r w:rsidDel="00000000" w:rsidR="00000000" w:rsidRPr="00000000">
              <w:rPr>
                <w:sz w:val="20"/>
                <w:szCs w:val="20"/>
                <w:rtl w:val="0"/>
              </w:rPr>
              <w:t xml:space="preserve">{table_s4_28_9}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1">
            <w:pPr>
              <w:rPr>
                <w:sz w:val="20"/>
                <w:szCs w:val="20"/>
              </w:rPr>
            </w:pPr>
            <w:r w:rsidDel="00000000" w:rsidR="00000000" w:rsidRPr="00000000">
              <w:rPr>
                <w:sz w:val="20"/>
                <w:szCs w:val="20"/>
                <w:rtl w:val="0"/>
              </w:rPr>
              <w:t xml:space="preserve">{table_s4_29_1}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2">
            <w:pPr>
              <w:jc w:val="center"/>
              <w:rPr>
                <w:sz w:val="20"/>
                <w:szCs w:val="20"/>
              </w:rPr>
            </w:pPr>
            <w:r w:rsidDel="00000000" w:rsidR="00000000" w:rsidRPr="00000000">
              <w:rPr>
                <w:sz w:val="20"/>
                <w:szCs w:val="20"/>
                <w:rtl w:val="0"/>
              </w:rPr>
              <w:t xml:space="preserve">{table_s4_29_2}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3">
            <w:pPr>
              <w:jc w:val="center"/>
              <w:rPr>
                <w:sz w:val="20"/>
                <w:szCs w:val="20"/>
              </w:rPr>
            </w:pPr>
            <w:r w:rsidDel="00000000" w:rsidR="00000000" w:rsidRPr="00000000">
              <w:rPr>
                <w:sz w:val="20"/>
                <w:szCs w:val="20"/>
                <w:rtl w:val="0"/>
              </w:rPr>
              <w:t xml:space="preserve">{table_s4_29_3}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4">
            <w:pPr>
              <w:jc w:val="center"/>
              <w:rPr>
                <w:sz w:val="20"/>
                <w:szCs w:val="20"/>
              </w:rPr>
            </w:pPr>
            <w:r w:rsidDel="00000000" w:rsidR="00000000" w:rsidRPr="00000000">
              <w:rPr>
                <w:sz w:val="20"/>
                <w:szCs w:val="20"/>
                <w:rtl w:val="0"/>
              </w:rPr>
              <w:t xml:space="preserve">{table_s4_29_4}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5">
            <w:pPr>
              <w:jc w:val="center"/>
              <w:rPr>
                <w:sz w:val="20"/>
                <w:szCs w:val="20"/>
              </w:rPr>
            </w:pPr>
            <w:r w:rsidDel="00000000" w:rsidR="00000000" w:rsidRPr="00000000">
              <w:rPr>
                <w:sz w:val="20"/>
                <w:szCs w:val="20"/>
                <w:rtl w:val="0"/>
              </w:rPr>
              <w:t xml:space="preserve">{table_s4_29_5}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6">
            <w:pPr>
              <w:jc w:val="center"/>
              <w:rPr>
                <w:sz w:val="20"/>
                <w:szCs w:val="20"/>
              </w:rPr>
            </w:pPr>
            <w:r w:rsidDel="00000000" w:rsidR="00000000" w:rsidRPr="00000000">
              <w:rPr>
                <w:sz w:val="20"/>
                <w:szCs w:val="20"/>
                <w:rtl w:val="0"/>
              </w:rPr>
              <w:t xml:space="preserve">{table_s4_29_6}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7">
            <w:pPr>
              <w:jc w:val="center"/>
              <w:rPr>
                <w:sz w:val="20"/>
                <w:szCs w:val="20"/>
              </w:rPr>
            </w:pPr>
            <w:r w:rsidDel="00000000" w:rsidR="00000000" w:rsidRPr="00000000">
              <w:rPr>
                <w:sz w:val="20"/>
                <w:szCs w:val="20"/>
                <w:rtl w:val="0"/>
              </w:rPr>
              <w:t xml:space="preserve">{table_s4_29_7}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8">
            <w:pPr>
              <w:jc w:val="center"/>
              <w:rPr>
                <w:sz w:val="20"/>
                <w:szCs w:val="20"/>
              </w:rPr>
            </w:pPr>
            <w:r w:rsidDel="00000000" w:rsidR="00000000" w:rsidRPr="00000000">
              <w:rPr>
                <w:sz w:val="20"/>
                <w:szCs w:val="20"/>
                <w:rtl w:val="0"/>
              </w:rPr>
              <w:t xml:space="preserve">{table_s4_29_8}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9">
            <w:pPr>
              <w:jc w:val="center"/>
              <w:rPr>
                <w:sz w:val="20"/>
                <w:szCs w:val="20"/>
              </w:rPr>
            </w:pPr>
            <w:r w:rsidDel="00000000" w:rsidR="00000000" w:rsidRPr="00000000">
              <w:rPr>
                <w:sz w:val="20"/>
                <w:szCs w:val="20"/>
                <w:rtl w:val="0"/>
              </w:rPr>
              <w:t xml:space="preserve">{table_s4_29_9}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A">
            <w:pPr>
              <w:rPr>
                <w:sz w:val="20"/>
                <w:szCs w:val="20"/>
              </w:rPr>
            </w:pPr>
            <w:r w:rsidDel="00000000" w:rsidR="00000000" w:rsidRPr="00000000">
              <w:rPr>
                <w:sz w:val="20"/>
                <w:szCs w:val="20"/>
                <w:rtl w:val="0"/>
              </w:rPr>
              <w:t xml:space="preserve">{table_s4_30_1}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B">
            <w:pPr>
              <w:jc w:val="center"/>
              <w:rPr>
                <w:sz w:val="20"/>
                <w:szCs w:val="20"/>
              </w:rPr>
            </w:pPr>
            <w:r w:rsidDel="00000000" w:rsidR="00000000" w:rsidRPr="00000000">
              <w:rPr>
                <w:sz w:val="20"/>
                <w:szCs w:val="20"/>
                <w:rtl w:val="0"/>
              </w:rPr>
              <w:t xml:space="preserve">{table_s4_30_2}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C">
            <w:pPr>
              <w:jc w:val="center"/>
              <w:rPr>
                <w:sz w:val="20"/>
                <w:szCs w:val="20"/>
              </w:rPr>
            </w:pPr>
            <w:r w:rsidDel="00000000" w:rsidR="00000000" w:rsidRPr="00000000">
              <w:rPr>
                <w:sz w:val="20"/>
                <w:szCs w:val="20"/>
                <w:rtl w:val="0"/>
              </w:rPr>
              <w:t xml:space="preserve">{table_s4_30_3}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D">
            <w:pPr>
              <w:jc w:val="center"/>
              <w:rPr>
                <w:sz w:val="20"/>
                <w:szCs w:val="20"/>
              </w:rPr>
            </w:pPr>
            <w:r w:rsidDel="00000000" w:rsidR="00000000" w:rsidRPr="00000000">
              <w:rPr>
                <w:sz w:val="20"/>
                <w:szCs w:val="20"/>
                <w:rtl w:val="0"/>
              </w:rPr>
              <w:t xml:space="preserve">{table_s4_30_4}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E">
            <w:pPr>
              <w:jc w:val="center"/>
              <w:rPr>
                <w:sz w:val="20"/>
                <w:szCs w:val="20"/>
              </w:rPr>
            </w:pPr>
            <w:r w:rsidDel="00000000" w:rsidR="00000000" w:rsidRPr="00000000">
              <w:rPr>
                <w:sz w:val="20"/>
                <w:szCs w:val="20"/>
                <w:rtl w:val="0"/>
              </w:rPr>
              <w:t xml:space="preserve">{table_s4_30_5}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F">
            <w:pPr>
              <w:jc w:val="center"/>
              <w:rPr>
                <w:sz w:val="20"/>
                <w:szCs w:val="20"/>
              </w:rPr>
            </w:pPr>
            <w:r w:rsidDel="00000000" w:rsidR="00000000" w:rsidRPr="00000000">
              <w:rPr>
                <w:sz w:val="20"/>
                <w:szCs w:val="20"/>
                <w:rtl w:val="0"/>
              </w:rPr>
              <w:t xml:space="preserve">{table_s4_30_6}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0">
            <w:pPr>
              <w:jc w:val="center"/>
              <w:rPr>
                <w:sz w:val="20"/>
                <w:szCs w:val="20"/>
              </w:rPr>
            </w:pPr>
            <w:r w:rsidDel="00000000" w:rsidR="00000000" w:rsidRPr="00000000">
              <w:rPr>
                <w:sz w:val="20"/>
                <w:szCs w:val="20"/>
                <w:rtl w:val="0"/>
              </w:rPr>
              <w:t xml:space="preserve">{table_s4_30_7}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1">
            <w:pPr>
              <w:jc w:val="center"/>
              <w:rPr>
                <w:sz w:val="20"/>
                <w:szCs w:val="20"/>
              </w:rPr>
            </w:pPr>
            <w:r w:rsidDel="00000000" w:rsidR="00000000" w:rsidRPr="00000000">
              <w:rPr>
                <w:sz w:val="20"/>
                <w:szCs w:val="20"/>
                <w:rtl w:val="0"/>
              </w:rPr>
              <w:t xml:space="preserve">{table_s4_30_8}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2">
            <w:pPr>
              <w:jc w:val="center"/>
              <w:rPr>
                <w:sz w:val="20"/>
                <w:szCs w:val="20"/>
              </w:rPr>
            </w:pPr>
            <w:r w:rsidDel="00000000" w:rsidR="00000000" w:rsidRPr="00000000">
              <w:rPr>
                <w:sz w:val="20"/>
                <w:szCs w:val="20"/>
                <w:rtl w:val="0"/>
              </w:rPr>
              <w:t xml:space="preserve">{table_s4_30_9}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3">
            <w:pPr>
              <w:rPr>
                <w:b w:val="1"/>
                <w:sz w:val="20"/>
                <w:szCs w:val="20"/>
              </w:rPr>
            </w:pPr>
            <w:r w:rsidDel="00000000" w:rsidR="00000000" w:rsidRPr="00000000">
              <w:rPr>
                <w:b w:val="1"/>
                <w:sz w:val="20"/>
                <w:szCs w:val="20"/>
                <w:rtl w:val="0"/>
              </w:rPr>
              <w:t xml:space="preserve">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4">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5">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6">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7">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8">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9">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A">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B">
            <w:pPr>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C">
            <w:pPr>
              <w:rPr>
                <w:sz w:val="20"/>
                <w:szCs w:val="20"/>
              </w:rPr>
            </w:pPr>
            <w:r w:rsidDel="00000000" w:rsidR="00000000" w:rsidRPr="00000000">
              <w:rPr>
                <w:sz w:val="20"/>
                <w:szCs w:val="20"/>
                <w:rtl w:val="0"/>
              </w:rPr>
              <w:t xml:space="preserve">{table_s4_31_1}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D">
            <w:pPr>
              <w:jc w:val="center"/>
              <w:rPr>
                <w:sz w:val="20"/>
                <w:szCs w:val="20"/>
              </w:rPr>
            </w:pPr>
            <w:r w:rsidDel="00000000" w:rsidR="00000000" w:rsidRPr="00000000">
              <w:rPr>
                <w:sz w:val="20"/>
                <w:szCs w:val="20"/>
                <w:rtl w:val="0"/>
              </w:rPr>
              <w:t xml:space="preserve">{table_s4_31_2}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E">
            <w:pPr>
              <w:jc w:val="center"/>
              <w:rPr>
                <w:sz w:val="20"/>
                <w:szCs w:val="20"/>
              </w:rPr>
            </w:pPr>
            <w:r w:rsidDel="00000000" w:rsidR="00000000" w:rsidRPr="00000000">
              <w:rPr>
                <w:sz w:val="20"/>
                <w:szCs w:val="20"/>
                <w:rtl w:val="0"/>
              </w:rPr>
              <w:t xml:space="preserve">{table_s4_31_3}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F">
            <w:pPr>
              <w:jc w:val="center"/>
              <w:rPr>
                <w:sz w:val="20"/>
                <w:szCs w:val="20"/>
              </w:rPr>
            </w:pPr>
            <w:r w:rsidDel="00000000" w:rsidR="00000000" w:rsidRPr="00000000">
              <w:rPr>
                <w:sz w:val="20"/>
                <w:szCs w:val="20"/>
                <w:rtl w:val="0"/>
              </w:rPr>
              <w:t xml:space="preserve">{table_s4_31_4}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0">
            <w:pPr>
              <w:jc w:val="center"/>
              <w:rPr>
                <w:sz w:val="20"/>
                <w:szCs w:val="20"/>
              </w:rPr>
            </w:pPr>
            <w:r w:rsidDel="00000000" w:rsidR="00000000" w:rsidRPr="00000000">
              <w:rPr>
                <w:sz w:val="20"/>
                <w:szCs w:val="20"/>
                <w:rtl w:val="0"/>
              </w:rPr>
              <w:t xml:space="preserve">{table_s4_31_5}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1">
            <w:pPr>
              <w:jc w:val="center"/>
              <w:rPr>
                <w:sz w:val="20"/>
                <w:szCs w:val="20"/>
              </w:rPr>
            </w:pPr>
            <w:r w:rsidDel="00000000" w:rsidR="00000000" w:rsidRPr="00000000">
              <w:rPr>
                <w:sz w:val="20"/>
                <w:szCs w:val="20"/>
                <w:rtl w:val="0"/>
              </w:rPr>
              <w:t xml:space="preserve">{table_s4_31_6}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2">
            <w:pPr>
              <w:jc w:val="center"/>
              <w:rPr>
                <w:sz w:val="20"/>
                <w:szCs w:val="20"/>
              </w:rPr>
            </w:pPr>
            <w:r w:rsidDel="00000000" w:rsidR="00000000" w:rsidRPr="00000000">
              <w:rPr>
                <w:sz w:val="20"/>
                <w:szCs w:val="20"/>
                <w:rtl w:val="0"/>
              </w:rPr>
              <w:t xml:space="preserve">{table_s4_31_7}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3">
            <w:pPr>
              <w:jc w:val="center"/>
              <w:rPr>
                <w:sz w:val="20"/>
                <w:szCs w:val="20"/>
              </w:rPr>
            </w:pPr>
            <w:r w:rsidDel="00000000" w:rsidR="00000000" w:rsidRPr="00000000">
              <w:rPr>
                <w:sz w:val="20"/>
                <w:szCs w:val="20"/>
                <w:rtl w:val="0"/>
              </w:rPr>
              <w:t xml:space="preserve">{table_s4_31_8}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4">
            <w:pPr>
              <w:jc w:val="center"/>
              <w:rPr>
                <w:sz w:val="20"/>
                <w:szCs w:val="20"/>
              </w:rPr>
            </w:pPr>
            <w:r w:rsidDel="00000000" w:rsidR="00000000" w:rsidRPr="00000000">
              <w:rPr>
                <w:sz w:val="20"/>
                <w:szCs w:val="20"/>
                <w:rtl w:val="0"/>
              </w:rPr>
              <w:t xml:space="preserve">{table_s4_31_9}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5">
            <w:pPr>
              <w:rPr>
                <w:sz w:val="20"/>
                <w:szCs w:val="20"/>
              </w:rPr>
            </w:pPr>
            <w:r w:rsidDel="00000000" w:rsidR="00000000" w:rsidRPr="00000000">
              <w:rPr>
                <w:sz w:val="20"/>
                <w:szCs w:val="20"/>
                <w:rtl w:val="0"/>
              </w:rPr>
              <w:t xml:space="preserve">{table_s4_32_1}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6">
            <w:pPr>
              <w:jc w:val="center"/>
              <w:rPr>
                <w:sz w:val="20"/>
                <w:szCs w:val="20"/>
              </w:rPr>
            </w:pPr>
            <w:r w:rsidDel="00000000" w:rsidR="00000000" w:rsidRPr="00000000">
              <w:rPr>
                <w:sz w:val="20"/>
                <w:szCs w:val="20"/>
                <w:rtl w:val="0"/>
              </w:rPr>
              <w:t xml:space="preserve">{table_s4_32_2}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7">
            <w:pPr>
              <w:jc w:val="center"/>
              <w:rPr>
                <w:sz w:val="20"/>
                <w:szCs w:val="20"/>
              </w:rPr>
            </w:pPr>
            <w:r w:rsidDel="00000000" w:rsidR="00000000" w:rsidRPr="00000000">
              <w:rPr>
                <w:sz w:val="20"/>
                <w:szCs w:val="20"/>
                <w:rtl w:val="0"/>
              </w:rPr>
              <w:t xml:space="preserve">{table_s4_32_3}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8">
            <w:pPr>
              <w:jc w:val="center"/>
              <w:rPr>
                <w:sz w:val="20"/>
                <w:szCs w:val="20"/>
              </w:rPr>
            </w:pPr>
            <w:r w:rsidDel="00000000" w:rsidR="00000000" w:rsidRPr="00000000">
              <w:rPr>
                <w:sz w:val="20"/>
                <w:szCs w:val="20"/>
                <w:rtl w:val="0"/>
              </w:rPr>
              <w:t xml:space="preserve">{table_s4_32_4}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9">
            <w:pPr>
              <w:jc w:val="center"/>
              <w:rPr>
                <w:sz w:val="20"/>
                <w:szCs w:val="20"/>
              </w:rPr>
            </w:pPr>
            <w:r w:rsidDel="00000000" w:rsidR="00000000" w:rsidRPr="00000000">
              <w:rPr>
                <w:sz w:val="20"/>
                <w:szCs w:val="20"/>
                <w:rtl w:val="0"/>
              </w:rPr>
              <w:t xml:space="preserve">{table_s4_32_5}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A">
            <w:pPr>
              <w:jc w:val="center"/>
              <w:rPr>
                <w:sz w:val="20"/>
                <w:szCs w:val="20"/>
              </w:rPr>
            </w:pPr>
            <w:r w:rsidDel="00000000" w:rsidR="00000000" w:rsidRPr="00000000">
              <w:rPr>
                <w:sz w:val="20"/>
                <w:szCs w:val="20"/>
                <w:rtl w:val="0"/>
              </w:rPr>
              <w:t xml:space="preserve">{table_s4_32_6}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B">
            <w:pPr>
              <w:jc w:val="center"/>
              <w:rPr>
                <w:sz w:val="20"/>
                <w:szCs w:val="20"/>
              </w:rPr>
            </w:pPr>
            <w:r w:rsidDel="00000000" w:rsidR="00000000" w:rsidRPr="00000000">
              <w:rPr>
                <w:sz w:val="20"/>
                <w:szCs w:val="20"/>
                <w:rtl w:val="0"/>
              </w:rPr>
              <w:t xml:space="preserve">{table_s4_32_7}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C">
            <w:pPr>
              <w:jc w:val="center"/>
              <w:rPr>
                <w:sz w:val="20"/>
                <w:szCs w:val="20"/>
              </w:rPr>
            </w:pPr>
            <w:r w:rsidDel="00000000" w:rsidR="00000000" w:rsidRPr="00000000">
              <w:rPr>
                <w:sz w:val="20"/>
                <w:szCs w:val="20"/>
                <w:rtl w:val="0"/>
              </w:rPr>
              <w:t xml:space="preserve">{table_s4_32_8}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D">
            <w:pPr>
              <w:jc w:val="center"/>
              <w:rPr>
                <w:sz w:val="20"/>
                <w:szCs w:val="20"/>
              </w:rPr>
            </w:pPr>
            <w:r w:rsidDel="00000000" w:rsidR="00000000" w:rsidRPr="00000000">
              <w:rPr>
                <w:sz w:val="20"/>
                <w:szCs w:val="20"/>
                <w:rtl w:val="0"/>
              </w:rPr>
              <w:t xml:space="preserve">{table_s4_32_9}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E">
            <w:pPr>
              <w:rPr>
                <w:sz w:val="20"/>
                <w:szCs w:val="20"/>
              </w:rPr>
            </w:pPr>
            <w:r w:rsidDel="00000000" w:rsidR="00000000" w:rsidRPr="00000000">
              <w:rPr>
                <w:sz w:val="20"/>
                <w:szCs w:val="20"/>
                <w:rtl w:val="0"/>
              </w:rPr>
              <w:t xml:space="preserve">{table_s4_33_1}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F">
            <w:pPr>
              <w:jc w:val="center"/>
              <w:rPr>
                <w:sz w:val="20"/>
                <w:szCs w:val="20"/>
              </w:rPr>
            </w:pPr>
            <w:r w:rsidDel="00000000" w:rsidR="00000000" w:rsidRPr="00000000">
              <w:rPr>
                <w:sz w:val="20"/>
                <w:szCs w:val="20"/>
                <w:rtl w:val="0"/>
              </w:rPr>
              <w:t xml:space="preserve">{table_s4_33_2}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0">
            <w:pPr>
              <w:jc w:val="center"/>
              <w:rPr>
                <w:sz w:val="20"/>
                <w:szCs w:val="20"/>
              </w:rPr>
            </w:pPr>
            <w:r w:rsidDel="00000000" w:rsidR="00000000" w:rsidRPr="00000000">
              <w:rPr>
                <w:sz w:val="20"/>
                <w:szCs w:val="20"/>
                <w:rtl w:val="0"/>
              </w:rPr>
              <w:t xml:space="preserve">{table_s4_33_3}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1">
            <w:pPr>
              <w:jc w:val="center"/>
              <w:rPr>
                <w:sz w:val="20"/>
                <w:szCs w:val="20"/>
              </w:rPr>
            </w:pPr>
            <w:r w:rsidDel="00000000" w:rsidR="00000000" w:rsidRPr="00000000">
              <w:rPr>
                <w:sz w:val="20"/>
                <w:szCs w:val="20"/>
                <w:rtl w:val="0"/>
              </w:rPr>
              <w:t xml:space="preserve">{table_s4_33_4}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2">
            <w:pPr>
              <w:jc w:val="center"/>
              <w:rPr>
                <w:sz w:val="20"/>
                <w:szCs w:val="20"/>
              </w:rPr>
            </w:pPr>
            <w:r w:rsidDel="00000000" w:rsidR="00000000" w:rsidRPr="00000000">
              <w:rPr>
                <w:sz w:val="20"/>
                <w:szCs w:val="20"/>
                <w:rtl w:val="0"/>
              </w:rPr>
              <w:t xml:space="preserve">{table_s4_33_5}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3">
            <w:pPr>
              <w:jc w:val="center"/>
              <w:rPr>
                <w:sz w:val="20"/>
                <w:szCs w:val="20"/>
              </w:rPr>
            </w:pPr>
            <w:r w:rsidDel="00000000" w:rsidR="00000000" w:rsidRPr="00000000">
              <w:rPr>
                <w:sz w:val="20"/>
                <w:szCs w:val="20"/>
                <w:rtl w:val="0"/>
              </w:rPr>
              <w:t xml:space="preserve">{table_s4_33_6}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4">
            <w:pPr>
              <w:jc w:val="center"/>
              <w:rPr>
                <w:sz w:val="20"/>
                <w:szCs w:val="20"/>
              </w:rPr>
            </w:pPr>
            <w:r w:rsidDel="00000000" w:rsidR="00000000" w:rsidRPr="00000000">
              <w:rPr>
                <w:sz w:val="20"/>
                <w:szCs w:val="20"/>
                <w:rtl w:val="0"/>
              </w:rPr>
              <w:t xml:space="preserve">{table_s4_33_7}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5">
            <w:pPr>
              <w:jc w:val="center"/>
              <w:rPr>
                <w:sz w:val="20"/>
                <w:szCs w:val="20"/>
              </w:rPr>
            </w:pPr>
            <w:r w:rsidDel="00000000" w:rsidR="00000000" w:rsidRPr="00000000">
              <w:rPr>
                <w:sz w:val="20"/>
                <w:szCs w:val="20"/>
                <w:rtl w:val="0"/>
              </w:rPr>
              <w:t xml:space="preserve">{table_s4_33_8}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6">
            <w:pPr>
              <w:jc w:val="center"/>
              <w:rPr>
                <w:sz w:val="20"/>
                <w:szCs w:val="20"/>
              </w:rPr>
            </w:pPr>
            <w:r w:rsidDel="00000000" w:rsidR="00000000" w:rsidRPr="00000000">
              <w:rPr>
                <w:sz w:val="20"/>
                <w:szCs w:val="20"/>
                <w:rtl w:val="0"/>
              </w:rPr>
              <w:t xml:space="preserve">{table_s4_33_9}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7">
            <w:pPr>
              <w:rPr>
                <w:sz w:val="20"/>
                <w:szCs w:val="20"/>
              </w:rPr>
            </w:pPr>
            <w:r w:rsidDel="00000000" w:rsidR="00000000" w:rsidRPr="00000000">
              <w:rPr>
                <w:sz w:val="20"/>
                <w:szCs w:val="20"/>
                <w:rtl w:val="0"/>
              </w:rPr>
              <w:t xml:space="preserve">{table_s4_34_1}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8">
            <w:pPr>
              <w:jc w:val="center"/>
              <w:rPr>
                <w:sz w:val="20"/>
                <w:szCs w:val="20"/>
              </w:rPr>
            </w:pPr>
            <w:r w:rsidDel="00000000" w:rsidR="00000000" w:rsidRPr="00000000">
              <w:rPr>
                <w:sz w:val="20"/>
                <w:szCs w:val="20"/>
                <w:rtl w:val="0"/>
              </w:rPr>
              <w:t xml:space="preserve">{table_s4_34_2}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9">
            <w:pPr>
              <w:jc w:val="center"/>
              <w:rPr>
                <w:sz w:val="20"/>
                <w:szCs w:val="20"/>
              </w:rPr>
            </w:pPr>
            <w:r w:rsidDel="00000000" w:rsidR="00000000" w:rsidRPr="00000000">
              <w:rPr>
                <w:sz w:val="20"/>
                <w:szCs w:val="20"/>
                <w:rtl w:val="0"/>
              </w:rPr>
              <w:t xml:space="preserve">{table_s4_34_3}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A">
            <w:pPr>
              <w:jc w:val="center"/>
              <w:rPr>
                <w:sz w:val="20"/>
                <w:szCs w:val="20"/>
              </w:rPr>
            </w:pPr>
            <w:r w:rsidDel="00000000" w:rsidR="00000000" w:rsidRPr="00000000">
              <w:rPr>
                <w:sz w:val="20"/>
                <w:szCs w:val="20"/>
                <w:rtl w:val="0"/>
              </w:rPr>
              <w:t xml:space="preserve">{table_s4_34_4}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B">
            <w:pPr>
              <w:jc w:val="center"/>
              <w:rPr>
                <w:sz w:val="20"/>
                <w:szCs w:val="20"/>
              </w:rPr>
            </w:pPr>
            <w:r w:rsidDel="00000000" w:rsidR="00000000" w:rsidRPr="00000000">
              <w:rPr>
                <w:sz w:val="20"/>
                <w:szCs w:val="20"/>
                <w:rtl w:val="0"/>
              </w:rPr>
              <w:t xml:space="preserve">{table_s4_34_5}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C">
            <w:pPr>
              <w:jc w:val="center"/>
              <w:rPr>
                <w:sz w:val="20"/>
                <w:szCs w:val="20"/>
              </w:rPr>
            </w:pPr>
            <w:r w:rsidDel="00000000" w:rsidR="00000000" w:rsidRPr="00000000">
              <w:rPr>
                <w:sz w:val="20"/>
                <w:szCs w:val="20"/>
                <w:rtl w:val="0"/>
              </w:rPr>
              <w:t xml:space="preserve">{table_s4_34_6}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D">
            <w:pPr>
              <w:jc w:val="center"/>
              <w:rPr>
                <w:sz w:val="20"/>
                <w:szCs w:val="20"/>
              </w:rPr>
            </w:pPr>
            <w:r w:rsidDel="00000000" w:rsidR="00000000" w:rsidRPr="00000000">
              <w:rPr>
                <w:sz w:val="20"/>
                <w:szCs w:val="20"/>
                <w:rtl w:val="0"/>
              </w:rPr>
              <w:t xml:space="preserve">{table_s4_34_7}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E">
            <w:pPr>
              <w:jc w:val="center"/>
              <w:rPr>
                <w:sz w:val="20"/>
                <w:szCs w:val="20"/>
              </w:rPr>
            </w:pPr>
            <w:r w:rsidDel="00000000" w:rsidR="00000000" w:rsidRPr="00000000">
              <w:rPr>
                <w:sz w:val="20"/>
                <w:szCs w:val="20"/>
                <w:rtl w:val="0"/>
              </w:rPr>
              <w:t xml:space="preserve">{table_s4_34_8}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F">
            <w:pPr>
              <w:jc w:val="center"/>
              <w:rPr>
                <w:sz w:val="20"/>
                <w:szCs w:val="20"/>
              </w:rPr>
            </w:pPr>
            <w:r w:rsidDel="00000000" w:rsidR="00000000" w:rsidRPr="00000000">
              <w:rPr>
                <w:sz w:val="20"/>
                <w:szCs w:val="20"/>
                <w:rtl w:val="0"/>
              </w:rPr>
              <w:t xml:space="preserve">{table_s4_34_9}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0">
            <w:pPr>
              <w:rPr>
                <w:sz w:val="20"/>
                <w:szCs w:val="20"/>
              </w:rPr>
            </w:pPr>
            <w:r w:rsidDel="00000000" w:rsidR="00000000" w:rsidRPr="00000000">
              <w:rPr>
                <w:sz w:val="20"/>
                <w:szCs w:val="20"/>
                <w:rtl w:val="0"/>
              </w:rPr>
              <w:t xml:space="preserve">{table_s4_35_1}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1">
            <w:pPr>
              <w:jc w:val="center"/>
              <w:rPr>
                <w:sz w:val="20"/>
                <w:szCs w:val="20"/>
              </w:rPr>
            </w:pPr>
            <w:r w:rsidDel="00000000" w:rsidR="00000000" w:rsidRPr="00000000">
              <w:rPr>
                <w:sz w:val="20"/>
                <w:szCs w:val="20"/>
                <w:rtl w:val="0"/>
              </w:rPr>
              <w:t xml:space="preserve">{table_s4_35_2}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2">
            <w:pPr>
              <w:jc w:val="center"/>
              <w:rPr>
                <w:sz w:val="20"/>
                <w:szCs w:val="20"/>
              </w:rPr>
            </w:pPr>
            <w:r w:rsidDel="00000000" w:rsidR="00000000" w:rsidRPr="00000000">
              <w:rPr>
                <w:sz w:val="20"/>
                <w:szCs w:val="20"/>
                <w:rtl w:val="0"/>
              </w:rPr>
              <w:t xml:space="preserve">{table_s4_35_3}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3">
            <w:pPr>
              <w:jc w:val="center"/>
              <w:rPr>
                <w:sz w:val="20"/>
                <w:szCs w:val="20"/>
              </w:rPr>
            </w:pPr>
            <w:r w:rsidDel="00000000" w:rsidR="00000000" w:rsidRPr="00000000">
              <w:rPr>
                <w:sz w:val="20"/>
                <w:szCs w:val="20"/>
                <w:rtl w:val="0"/>
              </w:rPr>
              <w:t xml:space="preserve">{table_s4_35_4}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4">
            <w:pPr>
              <w:jc w:val="center"/>
              <w:rPr>
                <w:sz w:val="20"/>
                <w:szCs w:val="20"/>
              </w:rPr>
            </w:pPr>
            <w:r w:rsidDel="00000000" w:rsidR="00000000" w:rsidRPr="00000000">
              <w:rPr>
                <w:sz w:val="20"/>
                <w:szCs w:val="20"/>
                <w:rtl w:val="0"/>
              </w:rPr>
              <w:t xml:space="preserve">{table_s4_35_5}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5">
            <w:pPr>
              <w:jc w:val="center"/>
              <w:rPr>
                <w:sz w:val="20"/>
                <w:szCs w:val="20"/>
              </w:rPr>
            </w:pPr>
            <w:r w:rsidDel="00000000" w:rsidR="00000000" w:rsidRPr="00000000">
              <w:rPr>
                <w:sz w:val="20"/>
                <w:szCs w:val="20"/>
                <w:rtl w:val="0"/>
              </w:rPr>
              <w:t xml:space="preserve">{table_s4_35_6}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6">
            <w:pPr>
              <w:jc w:val="center"/>
              <w:rPr>
                <w:sz w:val="20"/>
                <w:szCs w:val="20"/>
              </w:rPr>
            </w:pPr>
            <w:r w:rsidDel="00000000" w:rsidR="00000000" w:rsidRPr="00000000">
              <w:rPr>
                <w:sz w:val="20"/>
                <w:szCs w:val="20"/>
                <w:rtl w:val="0"/>
              </w:rPr>
              <w:t xml:space="preserve">{table_s4_35_7}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7">
            <w:pPr>
              <w:jc w:val="center"/>
              <w:rPr>
                <w:sz w:val="20"/>
                <w:szCs w:val="20"/>
              </w:rPr>
            </w:pPr>
            <w:r w:rsidDel="00000000" w:rsidR="00000000" w:rsidRPr="00000000">
              <w:rPr>
                <w:sz w:val="20"/>
                <w:szCs w:val="20"/>
                <w:rtl w:val="0"/>
              </w:rPr>
              <w:t xml:space="preserve">{table_s4_35_8}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8">
            <w:pPr>
              <w:jc w:val="center"/>
              <w:rPr>
                <w:sz w:val="20"/>
                <w:szCs w:val="20"/>
              </w:rPr>
            </w:pPr>
            <w:r w:rsidDel="00000000" w:rsidR="00000000" w:rsidRPr="00000000">
              <w:rPr>
                <w:sz w:val="20"/>
                <w:szCs w:val="20"/>
                <w:rtl w:val="0"/>
              </w:rPr>
              <w:t xml:space="preserve">{table_s4_35_9}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9">
            <w:pPr>
              <w:rPr>
                <w:sz w:val="20"/>
                <w:szCs w:val="20"/>
              </w:rPr>
            </w:pPr>
            <w:r w:rsidDel="00000000" w:rsidR="00000000" w:rsidRPr="00000000">
              <w:rPr>
                <w:sz w:val="20"/>
                <w:szCs w:val="20"/>
                <w:rtl w:val="0"/>
              </w:rPr>
              <w:t xml:space="preserve">{table_s4_36_1}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A">
            <w:pPr>
              <w:jc w:val="center"/>
              <w:rPr>
                <w:sz w:val="20"/>
                <w:szCs w:val="20"/>
              </w:rPr>
            </w:pPr>
            <w:r w:rsidDel="00000000" w:rsidR="00000000" w:rsidRPr="00000000">
              <w:rPr>
                <w:sz w:val="20"/>
                <w:szCs w:val="20"/>
                <w:rtl w:val="0"/>
              </w:rPr>
              <w:t xml:space="preserve">{table_s4_36_2}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B">
            <w:pPr>
              <w:jc w:val="center"/>
              <w:rPr>
                <w:sz w:val="20"/>
                <w:szCs w:val="20"/>
              </w:rPr>
            </w:pPr>
            <w:r w:rsidDel="00000000" w:rsidR="00000000" w:rsidRPr="00000000">
              <w:rPr>
                <w:sz w:val="20"/>
                <w:szCs w:val="20"/>
                <w:rtl w:val="0"/>
              </w:rPr>
              <w:t xml:space="preserve">{table_s4_36_3}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C">
            <w:pPr>
              <w:jc w:val="center"/>
              <w:rPr>
                <w:sz w:val="20"/>
                <w:szCs w:val="20"/>
              </w:rPr>
            </w:pPr>
            <w:r w:rsidDel="00000000" w:rsidR="00000000" w:rsidRPr="00000000">
              <w:rPr>
                <w:sz w:val="20"/>
                <w:szCs w:val="20"/>
                <w:rtl w:val="0"/>
              </w:rPr>
              <w:t xml:space="preserve">{table_s4_36_4}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D">
            <w:pPr>
              <w:jc w:val="center"/>
              <w:rPr>
                <w:sz w:val="20"/>
                <w:szCs w:val="20"/>
              </w:rPr>
            </w:pPr>
            <w:r w:rsidDel="00000000" w:rsidR="00000000" w:rsidRPr="00000000">
              <w:rPr>
                <w:sz w:val="20"/>
                <w:szCs w:val="20"/>
                <w:rtl w:val="0"/>
              </w:rPr>
              <w:t xml:space="preserve">{table_s4_36_5}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E">
            <w:pPr>
              <w:jc w:val="center"/>
              <w:rPr>
                <w:sz w:val="20"/>
                <w:szCs w:val="20"/>
              </w:rPr>
            </w:pPr>
            <w:r w:rsidDel="00000000" w:rsidR="00000000" w:rsidRPr="00000000">
              <w:rPr>
                <w:sz w:val="20"/>
                <w:szCs w:val="20"/>
                <w:rtl w:val="0"/>
              </w:rPr>
              <w:t xml:space="preserve">{table_s4_36_6}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F">
            <w:pPr>
              <w:jc w:val="center"/>
              <w:rPr>
                <w:sz w:val="20"/>
                <w:szCs w:val="20"/>
              </w:rPr>
            </w:pPr>
            <w:r w:rsidDel="00000000" w:rsidR="00000000" w:rsidRPr="00000000">
              <w:rPr>
                <w:sz w:val="20"/>
                <w:szCs w:val="20"/>
                <w:rtl w:val="0"/>
              </w:rPr>
              <w:t xml:space="preserve">{table_s4_36_7}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0">
            <w:pPr>
              <w:jc w:val="center"/>
              <w:rPr>
                <w:sz w:val="20"/>
                <w:szCs w:val="20"/>
              </w:rPr>
            </w:pPr>
            <w:r w:rsidDel="00000000" w:rsidR="00000000" w:rsidRPr="00000000">
              <w:rPr>
                <w:sz w:val="20"/>
                <w:szCs w:val="20"/>
                <w:rtl w:val="0"/>
              </w:rPr>
              <w:t xml:space="preserve">{table_s4_36_8}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1">
            <w:pPr>
              <w:jc w:val="center"/>
              <w:rPr>
                <w:sz w:val="20"/>
                <w:szCs w:val="20"/>
              </w:rPr>
            </w:pPr>
            <w:r w:rsidDel="00000000" w:rsidR="00000000" w:rsidRPr="00000000">
              <w:rPr>
                <w:sz w:val="20"/>
                <w:szCs w:val="20"/>
                <w:rtl w:val="0"/>
              </w:rPr>
              <w:t xml:space="preserve">{table_s4_36_9}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2">
            <w:pPr>
              <w:rPr>
                <w:sz w:val="20"/>
                <w:szCs w:val="20"/>
              </w:rPr>
            </w:pPr>
            <w:r w:rsidDel="00000000" w:rsidR="00000000" w:rsidRPr="00000000">
              <w:rPr>
                <w:sz w:val="20"/>
                <w:szCs w:val="20"/>
                <w:rtl w:val="0"/>
              </w:rPr>
              <w:t xml:space="preserve">{table_s4_37_1}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3">
            <w:pPr>
              <w:jc w:val="center"/>
              <w:rPr>
                <w:sz w:val="20"/>
                <w:szCs w:val="20"/>
              </w:rPr>
            </w:pPr>
            <w:r w:rsidDel="00000000" w:rsidR="00000000" w:rsidRPr="00000000">
              <w:rPr>
                <w:sz w:val="20"/>
                <w:szCs w:val="20"/>
                <w:rtl w:val="0"/>
              </w:rPr>
              <w:t xml:space="preserve">{table_s4_37_2}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4">
            <w:pPr>
              <w:jc w:val="center"/>
              <w:rPr>
                <w:sz w:val="20"/>
                <w:szCs w:val="20"/>
              </w:rPr>
            </w:pPr>
            <w:r w:rsidDel="00000000" w:rsidR="00000000" w:rsidRPr="00000000">
              <w:rPr>
                <w:sz w:val="20"/>
                <w:szCs w:val="20"/>
                <w:rtl w:val="0"/>
              </w:rPr>
              <w:t xml:space="preserve">{table_s4_37_3}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5">
            <w:pPr>
              <w:jc w:val="center"/>
              <w:rPr>
                <w:sz w:val="20"/>
                <w:szCs w:val="20"/>
              </w:rPr>
            </w:pPr>
            <w:r w:rsidDel="00000000" w:rsidR="00000000" w:rsidRPr="00000000">
              <w:rPr>
                <w:sz w:val="20"/>
                <w:szCs w:val="20"/>
                <w:rtl w:val="0"/>
              </w:rPr>
              <w:t xml:space="preserve">{table_s4_37_4}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6">
            <w:pPr>
              <w:jc w:val="center"/>
              <w:rPr>
                <w:sz w:val="20"/>
                <w:szCs w:val="20"/>
              </w:rPr>
            </w:pPr>
            <w:r w:rsidDel="00000000" w:rsidR="00000000" w:rsidRPr="00000000">
              <w:rPr>
                <w:sz w:val="20"/>
                <w:szCs w:val="20"/>
                <w:rtl w:val="0"/>
              </w:rPr>
              <w:t xml:space="preserve">{table_s4_37_5}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7">
            <w:pPr>
              <w:jc w:val="center"/>
              <w:rPr>
                <w:sz w:val="20"/>
                <w:szCs w:val="20"/>
              </w:rPr>
            </w:pPr>
            <w:r w:rsidDel="00000000" w:rsidR="00000000" w:rsidRPr="00000000">
              <w:rPr>
                <w:sz w:val="20"/>
                <w:szCs w:val="20"/>
                <w:rtl w:val="0"/>
              </w:rPr>
              <w:t xml:space="preserve">{table_s4_37_6}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8">
            <w:pPr>
              <w:jc w:val="center"/>
              <w:rPr>
                <w:sz w:val="20"/>
                <w:szCs w:val="20"/>
              </w:rPr>
            </w:pPr>
            <w:r w:rsidDel="00000000" w:rsidR="00000000" w:rsidRPr="00000000">
              <w:rPr>
                <w:sz w:val="20"/>
                <w:szCs w:val="20"/>
                <w:rtl w:val="0"/>
              </w:rPr>
              <w:t xml:space="preserve">{table_s4_37_7}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9">
            <w:pPr>
              <w:jc w:val="center"/>
              <w:rPr>
                <w:sz w:val="20"/>
                <w:szCs w:val="20"/>
              </w:rPr>
            </w:pPr>
            <w:r w:rsidDel="00000000" w:rsidR="00000000" w:rsidRPr="00000000">
              <w:rPr>
                <w:sz w:val="20"/>
                <w:szCs w:val="20"/>
                <w:rtl w:val="0"/>
              </w:rPr>
              <w:t xml:space="preserve">{table_s4_37_8}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A">
            <w:pPr>
              <w:jc w:val="center"/>
              <w:rPr>
                <w:sz w:val="20"/>
                <w:szCs w:val="20"/>
              </w:rPr>
            </w:pPr>
            <w:r w:rsidDel="00000000" w:rsidR="00000000" w:rsidRPr="00000000">
              <w:rPr>
                <w:sz w:val="20"/>
                <w:szCs w:val="20"/>
                <w:rtl w:val="0"/>
              </w:rPr>
              <w:t xml:space="preserve">{table_s4_37_9}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B">
            <w:pPr>
              <w:rPr>
                <w:sz w:val="20"/>
                <w:szCs w:val="20"/>
              </w:rPr>
            </w:pPr>
            <w:r w:rsidDel="00000000" w:rsidR="00000000" w:rsidRPr="00000000">
              <w:rPr>
                <w:sz w:val="20"/>
                <w:szCs w:val="20"/>
                <w:rtl w:val="0"/>
              </w:rPr>
              <w:t xml:space="preserve">{table_s4_38_1}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C">
            <w:pPr>
              <w:jc w:val="center"/>
              <w:rPr>
                <w:sz w:val="20"/>
                <w:szCs w:val="20"/>
              </w:rPr>
            </w:pPr>
            <w:r w:rsidDel="00000000" w:rsidR="00000000" w:rsidRPr="00000000">
              <w:rPr>
                <w:sz w:val="20"/>
                <w:szCs w:val="20"/>
                <w:rtl w:val="0"/>
              </w:rPr>
              <w:t xml:space="preserve">{table_s4_38_2}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D">
            <w:pPr>
              <w:jc w:val="center"/>
              <w:rPr>
                <w:sz w:val="20"/>
                <w:szCs w:val="20"/>
              </w:rPr>
            </w:pPr>
            <w:r w:rsidDel="00000000" w:rsidR="00000000" w:rsidRPr="00000000">
              <w:rPr>
                <w:sz w:val="20"/>
                <w:szCs w:val="20"/>
                <w:rtl w:val="0"/>
              </w:rPr>
              <w:t xml:space="preserve">{table_s4_38_3}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E">
            <w:pPr>
              <w:jc w:val="center"/>
              <w:rPr>
                <w:sz w:val="20"/>
                <w:szCs w:val="20"/>
              </w:rPr>
            </w:pPr>
            <w:r w:rsidDel="00000000" w:rsidR="00000000" w:rsidRPr="00000000">
              <w:rPr>
                <w:sz w:val="20"/>
                <w:szCs w:val="20"/>
                <w:rtl w:val="0"/>
              </w:rPr>
              <w:t xml:space="preserve">{table_s4_38_4}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F">
            <w:pPr>
              <w:jc w:val="center"/>
              <w:rPr>
                <w:sz w:val="20"/>
                <w:szCs w:val="20"/>
              </w:rPr>
            </w:pPr>
            <w:r w:rsidDel="00000000" w:rsidR="00000000" w:rsidRPr="00000000">
              <w:rPr>
                <w:sz w:val="20"/>
                <w:szCs w:val="20"/>
                <w:rtl w:val="0"/>
              </w:rPr>
              <w:t xml:space="preserve">{table_s4_38_5}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0">
            <w:pPr>
              <w:jc w:val="center"/>
              <w:rPr>
                <w:sz w:val="20"/>
                <w:szCs w:val="20"/>
              </w:rPr>
            </w:pPr>
            <w:r w:rsidDel="00000000" w:rsidR="00000000" w:rsidRPr="00000000">
              <w:rPr>
                <w:sz w:val="20"/>
                <w:szCs w:val="20"/>
                <w:rtl w:val="0"/>
              </w:rPr>
              <w:t xml:space="preserve">{table_s4_38_6}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1">
            <w:pPr>
              <w:jc w:val="center"/>
              <w:rPr>
                <w:sz w:val="20"/>
                <w:szCs w:val="20"/>
              </w:rPr>
            </w:pPr>
            <w:r w:rsidDel="00000000" w:rsidR="00000000" w:rsidRPr="00000000">
              <w:rPr>
                <w:sz w:val="20"/>
                <w:szCs w:val="20"/>
                <w:rtl w:val="0"/>
              </w:rPr>
              <w:t xml:space="preserve">{table_s4_38_7}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2">
            <w:pPr>
              <w:jc w:val="center"/>
              <w:rPr>
                <w:sz w:val="20"/>
                <w:szCs w:val="20"/>
              </w:rPr>
            </w:pPr>
            <w:r w:rsidDel="00000000" w:rsidR="00000000" w:rsidRPr="00000000">
              <w:rPr>
                <w:sz w:val="20"/>
                <w:szCs w:val="20"/>
                <w:rtl w:val="0"/>
              </w:rPr>
              <w:t xml:space="preserve">{table_s4_38_8}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3">
            <w:pPr>
              <w:jc w:val="center"/>
              <w:rPr>
                <w:sz w:val="20"/>
                <w:szCs w:val="20"/>
              </w:rPr>
            </w:pPr>
            <w:r w:rsidDel="00000000" w:rsidR="00000000" w:rsidRPr="00000000">
              <w:rPr>
                <w:sz w:val="20"/>
                <w:szCs w:val="20"/>
                <w:rtl w:val="0"/>
              </w:rPr>
              <w:t xml:space="preserve">{table_s4_38_9}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4">
            <w:pPr>
              <w:rPr>
                <w:sz w:val="20"/>
                <w:szCs w:val="20"/>
              </w:rPr>
            </w:pPr>
            <w:r w:rsidDel="00000000" w:rsidR="00000000" w:rsidRPr="00000000">
              <w:rPr>
                <w:sz w:val="20"/>
                <w:szCs w:val="20"/>
                <w:rtl w:val="0"/>
              </w:rPr>
              <w:t xml:space="preserve">{table_s4_39_1}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5">
            <w:pPr>
              <w:jc w:val="center"/>
              <w:rPr>
                <w:sz w:val="20"/>
                <w:szCs w:val="20"/>
              </w:rPr>
            </w:pPr>
            <w:r w:rsidDel="00000000" w:rsidR="00000000" w:rsidRPr="00000000">
              <w:rPr>
                <w:sz w:val="20"/>
                <w:szCs w:val="20"/>
                <w:rtl w:val="0"/>
              </w:rPr>
              <w:t xml:space="preserve">{table_s4_39_2}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6">
            <w:pPr>
              <w:jc w:val="center"/>
              <w:rPr>
                <w:sz w:val="20"/>
                <w:szCs w:val="20"/>
              </w:rPr>
            </w:pPr>
            <w:r w:rsidDel="00000000" w:rsidR="00000000" w:rsidRPr="00000000">
              <w:rPr>
                <w:sz w:val="20"/>
                <w:szCs w:val="20"/>
                <w:rtl w:val="0"/>
              </w:rPr>
              <w:t xml:space="preserve">{table_s4_39_3}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7">
            <w:pPr>
              <w:jc w:val="center"/>
              <w:rPr>
                <w:sz w:val="20"/>
                <w:szCs w:val="20"/>
              </w:rPr>
            </w:pPr>
            <w:r w:rsidDel="00000000" w:rsidR="00000000" w:rsidRPr="00000000">
              <w:rPr>
                <w:sz w:val="20"/>
                <w:szCs w:val="20"/>
                <w:rtl w:val="0"/>
              </w:rPr>
              <w:t xml:space="preserve">{table_s4_39_4}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8">
            <w:pPr>
              <w:jc w:val="center"/>
              <w:rPr>
                <w:sz w:val="20"/>
                <w:szCs w:val="20"/>
              </w:rPr>
            </w:pPr>
            <w:r w:rsidDel="00000000" w:rsidR="00000000" w:rsidRPr="00000000">
              <w:rPr>
                <w:sz w:val="20"/>
                <w:szCs w:val="20"/>
                <w:rtl w:val="0"/>
              </w:rPr>
              <w:t xml:space="preserve">{table_s4_39_5}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9">
            <w:pPr>
              <w:jc w:val="center"/>
              <w:rPr>
                <w:sz w:val="20"/>
                <w:szCs w:val="20"/>
              </w:rPr>
            </w:pPr>
            <w:r w:rsidDel="00000000" w:rsidR="00000000" w:rsidRPr="00000000">
              <w:rPr>
                <w:sz w:val="20"/>
                <w:szCs w:val="20"/>
                <w:rtl w:val="0"/>
              </w:rPr>
              <w:t xml:space="preserve">{table_s4_39_6}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A">
            <w:pPr>
              <w:jc w:val="center"/>
              <w:rPr>
                <w:sz w:val="20"/>
                <w:szCs w:val="20"/>
              </w:rPr>
            </w:pPr>
            <w:r w:rsidDel="00000000" w:rsidR="00000000" w:rsidRPr="00000000">
              <w:rPr>
                <w:sz w:val="20"/>
                <w:szCs w:val="20"/>
                <w:rtl w:val="0"/>
              </w:rPr>
              <w:t xml:space="preserve">{table_s4_39_7}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B">
            <w:pPr>
              <w:jc w:val="center"/>
              <w:rPr>
                <w:sz w:val="20"/>
                <w:szCs w:val="20"/>
              </w:rPr>
            </w:pPr>
            <w:r w:rsidDel="00000000" w:rsidR="00000000" w:rsidRPr="00000000">
              <w:rPr>
                <w:sz w:val="20"/>
                <w:szCs w:val="20"/>
                <w:rtl w:val="0"/>
              </w:rPr>
              <w:t xml:space="preserve">{table_s4_39_8}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C">
            <w:pPr>
              <w:jc w:val="center"/>
              <w:rPr>
                <w:sz w:val="20"/>
                <w:szCs w:val="20"/>
              </w:rPr>
            </w:pPr>
            <w:r w:rsidDel="00000000" w:rsidR="00000000" w:rsidRPr="00000000">
              <w:rPr>
                <w:sz w:val="20"/>
                <w:szCs w:val="20"/>
                <w:rtl w:val="0"/>
              </w:rPr>
              <w:t xml:space="preserve">{table_s4_39_9}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D">
            <w:pPr>
              <w:rPr>
                <w:b w:val="1"/>
                <w:sz w:val="20"/>
                <w:szCs w:val="20"/>
              </w:rPr>
            </w:pPr>
            <w:r w:rsidDel="00000000" w:rsidR="00000000" w:rsidRPr="00000000">
              <w:rPr>
                <w:b w:val="1"/>
                <w:sz w:val="20"/>
                <w:szCs w:val="20"/>
                <w:rtl w:val="0"/>
              </w:rPr>
              <w:t xml:space="preserve">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E">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F">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0">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1">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2">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3">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4">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5">
            <w:pPr>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6">
            <w:pPr>
              <w:rPr>
                <w:sz w:val="20"/>
                <w:szCs w:val="20"/>
              </w:rPr>
            </w:pPr>
            <w:r w:rsidDel="00000000" w:rsidR="00000000" w:rsidRPr="00000000">
              <w:rPr>
                <w:sz w:val="20"/>
                <w:szCs w:val="20"/>
                <w:rtl w:val="0"/>
              </w:rPr>
              <w:t xml:space="preserve">{table_s4_40_1}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7">
            <w:pPr>
              <w:jc w:val="center"/>
              <w:rPr>
                <w:sz w:val="20"/>
                <w:szCs w:val="20"/>
              </w:rPr>
            </w:pPr>
            <w:r w:rsidDel="00000000" w:rsidR="00000000" w:rsidRPr="00000000">
              <w:rPr>
                <w:sz w:val="20"/>
                <w:szCs w:val="20"/>
                <w:rtl w:val="0"/>
              </w:rPr>
              <w:t xml:space="preserve">{table_s4_40_2}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8">
            <w:pPr>
              <w:jc w:val="center"/>
              <w:rPr>
                <w:sz w:val="20"/>
                <w:szCs w:val="20"/>
              </w:rPr>
            </w:pPr>
            <w:r w:rsidDel="00000000" w:rsidR="00000000" w:rsidRPr="00000000">
              <w:rPr>
                <w:sz w:val="20"/>
                <w:szCs w:val="20"/>
                <w:rtl w:val="0"/>
              </w:rPr>
              <w:t xml:space="preserve">{table_s4_40_3}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9">
            <w:pPr>
              <w:jc w:val="center"/>
              <w:rPr>
                <w:sz w:val="20"/>
                <w:szCs w:val="20"/>
              </w:rPr>
            </w:pPr>
            <w:r w:rsidDel="00000000" w:rsidR="00000000" w:rsidRPr="00000000">
              <w:rPr>
                <w:sz w:val="20"/>
                <w:szCs w:val="20"/>
                <w:rtl w:val="0"/>
              </w:rPr>
              <w:t xml:space="preserve">{table_s4_40_4}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A">
            <w:pPr>
              <w:jc w:val="center"/>
              <w:rPr>
                <w:sz w:val="20"/>
                <w:szCs w:val="20"/>
              </w:rPr>
            </w:pPr>
            <w:r w:rsidDel="00000000" w:rsidR="00000000" w:rsidRPr="00000000">
              <w:rPr>
                <w:sz w:val="20"/>
                <w:szCs w:val="20"/>
                <w:rtl w:val="0"/>
              </w:rPr>
              <w:t xml:space="preserve">{table_s4_40_5}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B">
            <w:pPr>
              <w:jc w:val="center"/>
              <w:rPr>
                <w:sz w:val="20"/>
                <w:szCs w:val="20"/>
              </w:rPr>
            </w:pPr>
            <w:r w:rsidDel="00000000" w:rsidR="00000000" w:rsidRPr="00000000">
              <w:rPr>
                <w:sz w:val="20"/>
                <w:szCs w:val="20"/>
                <w:rtl w:val="0"/>
              </w:rPr>
              <w:t xml:space="preserve">{table_s4_40_6}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C">
            <w:pPr>
              <w:jc w:val="center"/>
              <w:rPr>
                <w:sz w:val="20"/>
                <w:szCs w:val="20"/>
              </w:rPr>
            </w:pPr>
            <w:r w:rsidDel="00000000" w:rsidR="00000000" w:rsidRPr="00000000">
              <w:rPr>
                <w:sz w:val="20"/>
                <w:szCs w:val="20"/>
                <w:rtl w:val="0"/>
              </w:rPr>
              <w:t xml:space="preserve">{table_s4_40_7}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D">
            <w:pPr>
              <w:jc w:val="center"/>
              <w:rPr>
                <w:sz w:val="20"/>
                <w:szCs w:val="20"/>
              </w:rPr>
            </w:pPr>
            <w:r w:rsidDel="00000000" w:rsidR="00000000" w:rsidRPr="00000000">
              <w:rPr>
                <w:sz w:val="20"/>
                <w:szCs w:val="20"/>
                <w:rtl w:val="0"/>
              </w:rPr>
              <w:t xml:space="preserve">{table_s4_40_8}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E">
            <w:pPr>
              <w:jc w:val="center"/>
              <w:rPr>
                <w:sz w:val="20"/>
                <w:szCs w:val="20"/>
              </w:rPr>
            </w:pPr>
            <w:r w:rsidDel="00000000" w:rsidR="00000000" w:rsidRPr="00000000">
              <w:rPr>
                <w:sz w:val="20"/>
                <w:szCs w:val="20"/>
                <w:rtl w:val="0"/>
              </w:rPr>
              <w:t xml:space="preserve">{table_s4_40_9}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F">
            <w:pPr>
              <w:rPr>
                <w:sz w:val="20"/>
                <w:szCs w:val="20"/>
              </w:rPr>
            </w:pPr>
            <w:r w:rsidDel="00000000" w:rsidR="00000000" w:rsidRPr="00000000">
              <w:rPr>
                <w:sz w:val="20"/>
                <w:szCs w:val="20"/>
                <w:rtl w:val="0"/>
              </w:rPr>
              <w:t xml:space="preserve">{table_s4_41_1}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0">
            <w:pPr>
              <w:jc w:val="center"/>
              <w:rPr>
                <w:sz w:val="20"/>
                <w:szCs w:val="20"/>
              </w:rPr>
            </w:pPr>
            <w:r w:rsidDel="00000000" w:rsidR="00000000" w:rsidRPr="00000000">
              <w:rPr>
                <w:sz w:val="20"/>
                <w:szCs w:val="20"/>
                <w:rtl w:val="0"/>
              </w:rPr>
              <w:t xml:space="preserve">{table_s4_41_2}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1">
            <w:pPr>
              <w:jc w:val="center"/>
              <w:rPr>
                <w:sz w:val="20"/>
                <w:szCs w:val="20"/>
              </w:rPr>
            </w:pPr>
            <w:r w:rsidDel="00000000" w:rsidR="00000000" w:rsidRPr="00000000">
              <w:rPr>
                <w:sz w:val="20"/>
                <w:szCs w:val="20"/>
                <w:rtl w:val="0"/>
              </w:rPr>
              <w:t xml:space="preserve">{table_s4_41_3}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2">
            <w:pPr>
              <w:jc w:val="center"/>
              <w:rPr>
                <w:sz w:val="20"/>
                <w:szCs w:val="20"/>
              </w:rPr>
            </w:pPr>
            <w:r w:rsidDel="00000000" w:rsidR="00000000" w:rsidRPr="00000000">
              <w:rPr>
                <w:sz w:val="20"/>
                <w:szCs w:val="20"/>
                <w:rtl w:val="0"/>
              </w:rPr>
              <w:t xml:space="preserve">{table_s4_41_4}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3">
            <w:pPr>
              <w:jc w:val="center"/>
              <w:rPr>
                <w:sz w:val="20"/>
                <w:szCs w:val="20"/>
              </w:rPr>
            </w:pPr>
            <w:r w:rsidDel="00000000" w:rsidR="00000000" w:rsidRPr="00000000">
              <w:rPr>
                <w:sz w:val="20"/>
                <w:szCs w:val="20"/>
                <w:rtl w:val="0"/>
              </w:rPr>
              <w:t xml:space="preserve">{table_s4_41_5}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4">
            <w:pPr>
              <w:jc w:val="center"/>
              <w:rPr>
                <w:sz w:val="20"/>
                <w:szCs w:val="20"/>
              </w:rPr>
            </w:pPr>
            <w:r w:rsidDel="00000000" w:rsidR="00000000" w:rsidRPr="00000000">
              <w:rPr>
                <w:sz w:val="20"/>
                <w:szCs w:val="20"/>
                <w:rtl w:val="0"/>
              </w:rPr>
              <w:t xml:space="preserve">{table_s4_41_6}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5">
            <w:pPr>
              <w:jc w:val="center"/>
              <w:rPr>
                <w:sz w:val="20"/>
                <w:szCs w:val="20"/>
              </w:rPr>
            </w:pPr>
            <w:r w:rsidDel="00000000" w:rsidR="00000000" w:rsidRPr="00000000">
              <w:rPr>
                <w:sz w:val="20"/>
                <w:szCs w:val="20"/>
                <w:rtl w:val="0"/>
              </w:rPr>
              <w:t xml:space="preserve">{table_s4_41_7}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6">
            <w:pPr>
              <w:jc w:val="center"/>
              <w:rPr>
                <w:sz w:val="20"/>
                <w:szCs w:val="20"/>
              </w:rPr>
            </w:pPr>
            <w:r w:rsidDel="00000000" w:rsidR="00000000" w:rsidRPr="00000000">
              <w:rPr>
                <w:sz w:val="20"/>
                <w:szCs w:val="20"/>
                <w:rtl w:val="0"/>
              </w:rPr>
              <w:t xml:space="preserve">{table_s4_41_8}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7">
            <w:pPr>
              <w:jc w:val="center"/>
              <w:rPr>
                <w:sz w:val="20"/>
                <w:szCs w:val="20"/>
              </w:rPr>
            </w:pPr>
            <w:r w:rsidDel="00000000" w:rsidR="00000000" w:rsidRPr="00000000">
              <w:rPr>
                <w:sz w:val="20"/>
                <w:szCs w:val="20"/>
                <w:rtl w:val="0"/>
              </w:rPr>
              <w:t xml:space="preserve">{table_s4_41_9}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8">
            <w:pPr>
              <w:rPr>
                <w:sz w:val="20"/>
                <w:szCs w:val="20"/>
              </w:rPr>
            </w:pPr>
            <w:r w:rsidDel="00000000" w:rsidR="00000000" w:rsidRPr="00000000">
              <w:rPr>
                <w:sz w:val="20"/>
                <w:szCs w:val="20"/>
                <w:rtl w:val="0"/>
              </w:rPr>
              <w:t xml:space="preserve">{table_s4_42_1}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9">
            <w:pPr>
              <w:jc w:val="center"/>
              <w:rPr>
                <w:sz w:val="20"/>
                <w:szCs w:val="20"/>
              </w:rPr>
            </w:pPr>
            <w:r w:rsidDel="00000000" w:rsidR="00000000" w:rsidRPr="00000000">
              <w:rPr>
                <w:sz w:val="20"/>
                <w:szCs w:val="20"/>
                <w:rtl w:val="0"/>
              </w:rPr>
              <w:t xml:space="preserve">{table_s4_42_2}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A">
            <w:pPr>
              <w:jc w:val="center"/>
              <w:rPr>
                <w:sz w:val="20"/>
                <w:szCs w:val="20"/>
              </w:rPr>
            </w:pPr>
            <w:r w:rsidDel="00000000" w:rsidR="00000000" w:rsidRPr="00000000">
              <w:rPr>
                <w:sz w:val="20"/>
                <w:szCs w:val="20"/>
                <w:rtl w:val="0"/>
              </w:rPr>
              <w:t xml:space="preserve">{table_s4_42_3}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B">
            <w:pPr>
              <w:jc w:val="center"/>
              <w:rPr>
                <w:sz w:val="20"/>
                <w:szCs w:val="20"/>
              </w:rPr>
            </w:pPr>
            <w:r w:rsidDel="00000000" w:rsidR="00000000" w:rsidRPr="00000000">
              <w:rPr>
                <w:sz w:val="20"/>
                <w:szCs w:val="20"/>
                <w:rtl w:val="0"/>
              </w:rPr>
              <w:t xml:space="preserve">{table_s4_42_4}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C">
            <w:pPr>
              <w:jc w:val="center"/>
              <w:rPr>
                <w:sz w:val="20"/>
                <w:szCs w:val="20"/>
              </w:rPr>
            </w:pPr>
            <w:r w:rsidDel="00000000" w:rsidR="00000000" w:rsidRPr="00000000">
              <w:rPr>
                <w:sz w:val="20"/>
                <w:szCs w:val="20"/>
                <w:rtl w:val="0"/>
              </w:rPr>
              <w:t xml:space="preserve">{table_s4_42_5}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D">
            <w:pPr>
              <w:jc w:val="center"/>
              <w:rPr>
                <w:sz w:val="20"/>
                <w:szCs w:val="20"/>
              </w:rPr>
            </w:pPr>
            <w:r w:rsidDel="00000000" w:rsidR="00000000" w:rsidRPr="00000000">
              <w:rPr>
                <w:sz w:val="20"/>
                <w:szCs w:val="20"/>
                <w:rtl w:val="0"/>
              </w:rPr>
              <w:t xml:space="preserve">{table_s4_42_6}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E">
            <w:pPr>
              <w:jc w:val="center"/>
              <w:rPr>
                <w:sz w:val="20"/>
                <w:szCs w:val="20"/>
              </w:rPr>
            </w:pPr>
            <w:r w:rsidDel="00000000" w:rsidR="00000000" w:rsidRPr="00000000">
              <w:rPr>
                <w:sz w:val="20"/>
                <w:szCs w:val="20"/>
                <w:rtl w:val="0"/>
              </w:rPr>
              <w:t xml:space="preserve">{table_s4_42_7}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F">
            <w:pPr>
              <w:jc w:val="center"/>
              <w:rPr>
                <w:sz w:val="20"/>
                <w:szCs w:val="20"/>
              </w:rPr>
            </w:pPr>
            <w:r w:rsidDel="00000000" w:rsidR="00000000" w:rsidRPr="00000000">
              <w:rPr>
                <w:sz w:val="20"/>
                <w:szCs w:val="20"/>
                <w:rtl w:val="0"/>
              </w:rPr>
              <w:t xml:space="preserve">{table_s4_42_8}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0">
            <w:pPr>
              <w:jc w:val="center"/>
              <w:rPr>
                <w:sz w:val="20"/>
                <w:szCs w:val="20"/>
              </w:rPr>
            </w:pPr>
            <w:r w:rsidDel="00000000" w:rsidR="00000000" w:rsidRPr="00000000">
              <w:rPr>
                <w:sz w:val="20"/>
                <w:szCs w:val="20"/>
                <w:rtl w:val="0"/>
              </w:rPr>
              <w:t xml:space="preserve">{table_s4_42_9}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1">
            <w:pPr>
              <w:rPr>
                <w:sz w:val="20"/>
                <w:szCs w:val="20"/>
              </w:rPr>
            </w:pPr>
            <w:r w:rsidDel="00000000" w:rsidR="00000000" w:rsidRPr="00000000">
              <w:rPr>
                <w:sz w:val="20"/>
                <w:szCs w:val="20"/>
                <w:rtl w:val="0"/>
              </w:rPr>
              <w:t xml:space="preserve">{table_s4_43_1}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2">
            <w:pPr>
              <w:jc w:val="center"/>
              <w:rPr>
                <w:sz w:val="20"/>
                <w:szCs w:val="20"/>
              </w:rPr>
            </w:pPr>
            <w:r w:rsidDel="00000000" w:rsidR="00000000" w:rsidRPr="00000000">
              <w:rPr>
                <w:sz w:val="20"/>
                <w:szCs w:val="20"/>
                <w:rtl w:val="0"/>
              </w:rPr>
              <w:t xml:space="preserve">{table_s4_43_2}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3">
            <w:pPr>
              <w:jc w:val="center"/>
              <w:rPr>
                <w:sz w:val="20"/>
                <w:szCs w:val="20"/>
              </w:rPr>
            </w:pPr>
            <w:r w:rsidDel="00000000" w:rsidR="00000000" w:rsidRPr="00000000">
              <w:rPr>
                <w:sz w:val="20"/>
                <w:szCs w:val="20"/>
                <w:rtl w:val="0"/>
              </w:rPr>
              <w:t xml:space="preserve">{table_s4_43_3}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4">
            <w:pPr>
              <w:jc w:val="center"/>
              <w:rPr>
                <w:sz w:val="20"/>
                <w:szCs w:val="20"/>
              </w:rPr>
            </w:pPr>
            <w:r w:rsidDel="00000000" w:rsidR="00000000" w:rsidRPr="00000000">
              <w:rPr>
                <w:sz w:val="20"/>
                <w:szCs w:val="20"/>
                <w:rtl w:val="0"/>
              </w:rPr>
              <w:t xml:space="preserve">{table_s4_43_4}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5">
            <w:pPr>
              <w:jc w:val="center"/>
              <w:rPr>
                <w:sz w:val="20"/>
                <w:szCs w:val="20"/>
              </w:rPr>
            </w:pPr>
            <w:r w:rsidDel="00000000" w:rsidR="00000000" w:rsidRPr="00000000">
              <w:rPr>
                <w:sz w:val="20"/>
                <w:szCs w:val="20"/>
                <w:rtl w:val="0"/>
              </w:rPr>
              <w:t xml:space="preserve">{table_s4_43_5}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6">
            <w:pPr>
              <w:jc w:val="center"/>
              <w:rPr>
                <w:sz w:val="20"/>
                <w:szCs w:val="20"/>
              </w:rPr>
            </w:pPr>
            <w:r w:rsidDel="00000000" w:rsidR="00000000" w:rsidRPr="00000000">
              <w:rPr>
                <w:sz w:val="20"/>
                <w:szCs w:val="20"/>
                <w:rtl w:val="0"/>
              </w:rPr>
              <w:t xml:space="preserve">{table_s4_43_6}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7">
            <w:pPr>
              <w:jc w:val="center"/>
              <w:rPr>
                <w:sz w:val="20"/>
                <w:szCs w:val="20"/>
              </w:rPr>
            </w:pPr>
            <w:r w:rsidDel="00000000" w:rsidR="00000000" w:rsidRPr="00000000">
              <w:rPr>
                <w:sz w:val="20"/>
                <w:szCs w:val="20"/>
                <w:rtl w:val="0"/>
              </w:rPr>
              <w:t xml:space="preserve">{table_s4_43_7}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8">
            <w:pPr>
              <w:jc w:val="center"/>
              <w:rPr>
                <w:sz w:val="20"/>
                <w:szCs w:val="20"/>
              </w:rPr>
            </w:pPr>
            <w:r w:rsidDel="00000000" w:rsidR="00000000" w:rsidRPr="00000000">
              <w:rPr>
                <w:sz w:val="20"/>
                <w:szCs w:val="20"/>
                <w:rtl w:val="0"/>
              </w:rPr>
              <w:t xml:space="preserve">{table_s4_43_8}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9">
            <w:pPr>
              <w:jc w:val="center"/>
              <w:rPr>
                <w:sz w:val="20"/>
                <w:szCs w:val="20"/>
              </w:rPr>
            </w:pPr>
            <w:r w:rsidDel="00000000" w:rsidR="00000000" w:rsidRPr="00000000">
              <w:rPr>
                <w:sz w:val="20"/>
                <w:szCs w:val="20"/>
                <w:rtl w:val="0"/>
              </w:rPr>
              <w:t xml:space="preserve">{table_s4_43_9}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A">
            <w:pPr>
              <w:rPr>
                <w:sz w:val="20"/>
                <w:szCs w:val="20"/>
              </w:rPr>
            </w:pPr>
            <w:r w:rsidDel="00000000" w:rsidR="00000000" w:rsidRPr="00000000">
              <w:rPr>
                <w:sz w:val="20"/>
                <w:szCs w:val="20"/>
                <w:rtl w:val="0"/>
              </w:rPr>
              <w:t xml:space="preserve">{table_s4_44_1}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B">
            <w:pPr>
              <w:jc w:val="center"/>
              <w:rPr>
                <w:sz w:val="20"/>
                <w:szCs w:val="20"/>
              </w:rPr>
            </w:pPr>
            <w:r w:rsidDel="00000000" w:rsidR="00000000" w:rsidRPr="00000000">
              <w:rPr>
                <w:sz w:val="20"/>
                <w:szCs w:val="20"/>
                <w:rtl w:val="0"/>
              </w:rPr>
              <w:t xml:space="preserve">{table_s4_44_2}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C">
            <w:pPr>
              <w:jc w:val="center"/>
              <w:rPr>
                <w:sz w:val="20"/>
                <w:szCs w:val="20"/>
              </w:rPr>
            </w:pPr>
            <w:r w:rsidDel="00000000" w:rsidR="00000000" w:rsidRPr="00000000">
              <w:rPr>
                <w:sz w:val="20"/>
                <w:szCs w:val="20"/>
                <w:rtl w:val="0"/>
              </w:rPr>
              <w:t xml:space="preserve">{table_s4_44_3}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D">
            <w:pPr>
              <w:jc w:val="center"/>
              <w:rPr>
                <w:sz w:val="20"/>
                <w:szCs w:val="20"/>
              </w:rPr>
            </w:pPr>
            <w:r w:rsidDel="00000000" w:rsidR="00000000" w:rsidRPr="00000000">
              <w:rPr>
                <w:sz w:val="20"/>
                <w:szCs w:val="20"/>
                <w:rtl w:val="0"/>
              </w:rPr>
              <w:t xml:space="preserve">{table_s4_44_4}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E">
            <w:pPr>
              <w:jc w:val="center"/>
              <w:rPr>
                <w:sz w:val="20"/>
                <w:szCs w:val="20"/>
              </w:rPr>
            </w:pPr>
            <w:r w:rsidDel="00000000" w:rsidR="00000000" w:rsidRPr="00000000">
              <w:rPr>
                <w:sz w:val="20"/>
                <w:szCs w:val="20"/>
                <w:rtl w:val="0"/>
              </w:rPr>
              <w:t xml:space="preserve">{table_s4_44_5}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F">
            <w:pPr>
              <w:jc w:val="center"/>
              <w:rPr>
                <w:sz w:val="20"/>
                <w:szCs w:val="20"/>
              </w:rPr>
            </w:pPr>
            <w:r w:rsidDel="00000000" w:rsidR="00000000" w:rsidRPr="00000000">
              <w:rPr>
                <w:sz w:val="20"/>
                <w:szCs w:val="20"/>
                <w:rtl w:val="0"/>
              </w:rPr>
              <w:t xml:space="preserve">{table_s4_44_6}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0">
            <w:pPr>
              <w:jc w:val="center"/>
              <w:rPr>
                <w:sz w:val="20"/>
                <w:szCs w:val="20"/>
              </w:rPr>
            </w:pPr>
            <w:r w:rsidDel="00000000" w:rsidR="00000000" w:rsidRPr="00000000">
              <w:rPr>
                <w:sz w:val="20"/>
                <w:szCs w:val="20"/>
                <w:rtl w:val="0"/>
              </w:rPr>
              <w:t xml:space="preserve">{table_s4_44_7}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1">
            <w:pPr>
              <w:jc w:val="center"/>
              <w:rPr>
                <w:sz w:val="20"/>
                <w:szCs w:val="20"/>
              </w:rPr>
            </w:pPr>
            <w:r w:rsidDel="00000000" w:rsidR="00000000" w:rsidRPr="00000000">
              <w:rPr>
                <w:sz w:val="20"/>
                <w:szCs w:val="20"/>
                <w:rtl w:val="0"/>
              </w:rPr>
              <w:t xml:space="preserve">{table_s4_44_8}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2">
            <w:pPr>
              <w:jc w:val="center"/>
              <w:rPr>
                <w:sz w:val="20"/>
                <w:szCs w:val="20"/>
              </w:rPr>
            </w:pPr>
            <w:r w:rsidDel="00000000" w:rsidR="00000000" w:rsidRPr="00000000">
              <w:rPr>
                <w:sz w:val="20"/>
                <w:szCs w:val="20"/>
                <w:rtl w:val="0"/>
              </w:rPr>
              <w:t xml:space="preserve">{table_s4_44_9}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3">
            <w:pPr>
              <w:rPr>
                <w:sz w:val="20"/>
                <w:szCs w:val="20"/>
              </w:rPr>
            </w:pPr>
            <w:r w:rsidDel="00000000" w:rsidR="00000000" w:rsidRPr="00000000">
              <w:rPr>
                <w:sz w:val="20"/>
                <w:szCs w:val="20"/>
                <w:rtl w:val="0"/>
              </w:rPr>
              <w:t xml:space="preserve">{table_s4_45_1}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4">
            <w:pPr>
              <w:jc w:val="center"/>
              <w:rPr>
                <w:sz w:val="20"/>
                <w:szCs w:val="20"/>
              </w:rPr>
            </w:pPr>
            <w:r w:rsidDel="00000000" w:rsidR="00000000" w:rsidRPr="00000000">
              <w:rPr>
                <w:sz w:val="20"/>
                <w:szCs w:val="20"/>
                <w:rtl w:val="0"/>
              </w:rPr>
              <w:t xml:space="preserve">{table_s4_45_2}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5">
            <w:pPr>
              <w:jc w:val="center"/>
              <w:rPr>
                <w:sz w:val="20"/>
                <w:szCs w:val="20"/>
              </w:rPr>
            </w:pPr>
            <w:r w:rsidDel="00000000" w:rsidR="00000000" w:rsidRPr="00000000">
              <w:rPr>
                <w:sz w:val="20"/>
                <w:szCs w:val="20"/>
                <w:rtl w:val="0"/>
              </w:rPr>
              <w:t xml:space="preserve">{table_s4_45_3}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6">
            <w:pPr>
              <w:jc w:val="center"/>
              <w:rPr>
                <w:sz w:val="20"/>
                <w:szCs w:val="20"/>
              </w:rPr>
            </w:pPr>
            <w:r w:rsidDel="00000000" w:rsidR="00000000" w:rsidRPr="00000000">
              <w:rPr>
                <w:sz w:val="20"/>
                <w:szCs w:val="20"/>
                <w:rtl w:val="0"/>
              </w:rPr>
              <w:t xml:space="preserve">{table_s4_45_4}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7">
            <w:pPr>
              <w:jc w:val="center"/>
              <w:rPr>
                <w:sz w:val="20"/>
                <w:szCs w:val="20"/>
              </w:rPr>
            </w:pPr>
            <w:r w:rsidDel="00000000" w:rsidR="00000000" w:rsidRPr="00000000">
              <w:rPr>
                <w:sz w:val="20"/>
                <w:szCs w:val="20"/>
                <w:rtl w:val="0"/>
              </w:rPr>
              <w:t xml:space="preserve">{table_s4_45_5}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8">
            <w:pPr>
              <w:jc w:val="center"/>
              <w:rPr>
                <w:sz w:val="20"/>
                <w:szCs w:val="20"/>
              </w:rPr>
            </w:pPr>
            <w:r w:rsidDel="00000000" w:rsidR="00000000" w:rsidRPr="00000000">
              <w:rPr>
                <w:sz w:val="20"/>
                <w:szCs w:val="20"/>
                <w:rtl w:val="0"/>
              </w:rPr>
              <w:t xml:space="preserve">{table_s4_45_6}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9">
            <w:pPr>
              <w:jc w:val="center"/>
              <w:rPr>
                <w:sz w:val="20"/>
                <w:szCs w:val="20"/>
              </w:rPr>
            </w:pPr>
            <w:r w:rsidDel="00000000" w:rsidR="00000000" w:rsidRPr="00000000">
              <w:rPr>
                <w:sz w:val="20"/>
                <w:szCs w:val="20"/>
                <w:rtl w:val="0"/>
              </w:rPr>
              <w:t xml:space="preserve">{table_s4_45_7}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A">
            <w:pPr>
              <w:jc w:val="center"/>
              <w:rPr>
                <w:sz w:val="20"/>
                <w:szCs w:val="20"/>
              </w:rPr>
            </w:pPr>
            <w:r w:rsidDel="00000000" w:rsidR="00000000" w:rsidRPr="00000000">
              <w:rPr>
                <w:sz w:val="20"/>
                <w:szCs w:val="20"/>
                <w:rtl w:val="0"/>
              </w:rPr>
              <w:t xml:space="preserve">{table_s4_45_8}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B">
            <w:pPr>
              <w:jc w:val="center"/>
              <w:rPr>
                <w:sz w:val="20"/>
                <w:szCs w:val="20"/>
              </w:rPr>
            </w:pPr>
            <w:r w:rsidDel="00000000" w:rsidR="00000000" w:rsidRPr="00000000">
              <w:rPr>
                <w:sz w:val="20"/>
                <w:szCs w:val="20"/>
                <w:rtl w:val="0"/>
              </w:rPr>
              <w:t xml:space="preserve">{table_s4_45_9}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C">
            <w:pPr>
              <w:rPr>
                <w:sz w:val="20"/>
                <w:szCs w:val="20"/>
              </w:rPr>
            </w:pPr>
            <w:r w:rsidDel="00000000" w:rsidR="00000000" w:rsidRPr="00000000">
              <w:rPr>
                <w:sz w:val="20"/>
                <w:szCs w:val="20"/>
                <w:rtl w:val="0"/>
              </w:rPr>
              <w:t xml:space="preserve">{table_s4_46_1}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D">
            <w:pPr>
              <w:jc w:val="center"/>
              <w:rPr>
                <w:sz w:val="20"/>
                <w:szCs w:val="20"/>
              </w:rPr>
            </w:pPr>
            <w:r w:rsidDel="00000000" w:rsidR="00000000" w:rsidRPr="00000000">
              <w:rPr>
                <w:sz w:val="20"/>
                <w:szCs w:val="20"/>
                <w:rtl w:val="0"/>
              </w:rPr>
              <w:t xml:space="preserve">{table_s4_46_2}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E">
            <w:pPr>
              <w:jc w:val="center"/>
              <w:rPr>
                <w:sz w:val="20"/>
                <w:szCs w:val="20"/>
              </w:rPr>
            </w:pPr>
            <w:r w:rsidDel="00000000" w:rsidR="00000000" w:rsidRPr="00000000">
              <w:rPr>
                <w:sz w:val="20"/>
                <w:szCs w:val="20"/>
                <w:rtl w:val="0"/>
              </w:rPr>
              <w:t xml:space="preserve">{table_s4_46_3}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F">
            <w:pPr>
              <w:jc w:val="center"/>
              <w:rPr>
                <w:sz w:val="20"/>
                <w:szCs w:val="20"/>
              </w:rPr>
            </w:pPr>
            <w:r w:rsidDel="00000000" w:rsidR="00000000" w:rsidRPr="00000000">
              <w:rPr>
                <w:sz w:val="20"/>
                <w:szCs w:val="20"/>
                <w:rtl w:val="0"/>
              </w:rPr>
              <w:t xml:space="preserve">{table_s4_46_4}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0">
            <w:pPr>
              <w:jc w:val="center"/>
              <w:rPr>
                <w:sz w:val="20"/>
                <w:szCs w:val="20"/>
              </w:rPr>
            </w:pPr>
            <w:r w:rsidDel="00000000" w:rsidR="00000000" w:rsidRPr="00000000">
              <w:rPr>
                <w:sz w:val="20"/>
                <w:szCs w:val="20"/>
                <w:rtl w:val="0"/>
              </w:rPr>
              <w:t xml:space="preserve">{table_s4_46_5}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1">
            <w:pPr>
              <w:jc w:val="center"/>
              <w:rPr>
                <w:sz w:val="20"/>
                <w:szCs w:val="20"/>
              </w:rPr>
            </w:pPr>
            <w:r w:rsidDel="00000000" w:rsidR="00000000" w:rsidRPr="00000000">
              <w:rPr>
                <w:sz w:val="20"/>
                <w:szCs w:val="20"/>
                <w:rtl w:val="0"/>
              </w:rPr>
              <w:t xml:space="preserve">{table_s4_46_6}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2">
            <w:pPr>
              <w:jc w:val="center"/>
              <w:rPr>
                <w:sz w:val="20"/>
                <w:szCs w:val="20"/>
              </w:rPr>
            </w:pPr>
            <w:r w:rsidDel="00000000" w:rsidR="00000000" w:rsidRPr="00000000">
              <w:rPr>
                <w:sz w:val="20"/>
                <w:szCs w:val="20"/>
                <w:rtl w:val="0"/>
              </w:rPr>
              <w:t xml:space="preserve">{table_s4_46_7}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3">
            <w:pPr>
              <w:jc w:val="center"/>
              <w:rPr>
                <w:sz w:val="20"/>
                <w:szCs w:val="20"/>
              </w:rPr>
            </w:pPr>
            <w:r w:rsidDel="00000000" w:rsidR="00000000" w:rsidRPr="00000000">
              <w:rPr>
                <w:sz w:val="20"/>
                <w:szCs w:val="20"/>
                <w:rtl w:val="0"/>
              </w:rPr>
              <w:t xml:space="preserve">{table_s4_46_8}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4">
            <w:pPr>
              <w:jc w:val="center"/>
              <w:rPr>
                <w:sz w:val="20"/>
                <w:szCs w:val="20"/>
              </w:rPr>
            </w:pPr>
            <w:r w:rsidDel="00000000" w:rsidR="00000000" w:rsidRPr="00000000">
              <w:rPr>
                <w:sz w:val="20"/>
                <w:szCs w:val="20"/>
                <w:rtl w:val="0"/>
              </w:rPr>
              <w:t xml:space="preserve">{table_s4_46_9}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5">
            <w:pPr>
              <w:rPr>
                <w:sz w:val="20"/>
                <w:szCs w:val="20"/>
              </w:rPr>
            </w:pPr>
            <w:r w:rsidDel="00000000" w:rsidR="00000000" w:rsidRPr="00000000">
              <w:rPr>
                <w:sz w:val="20"/>
                <w:szCs w:val="20"/>
                <w:rtl w:val="0"/>
              </w:rPr>
              <w:t xml:space="preserve">{table_s4_47_1}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6">
            <w:pPr>
              <w:jc w:val="center"/>
              <w:rPr>
                <w:sz w:val="20"/>
                <w:szCs w:val="20"/>
              </w:rPr>
            </w:pPr>
            <w:r w:rsidDel="00000000" w:rsidR="00000000" w:rsidRPr="00000000">
              <w:rPr>
                <w:sz w:val="20"/>
                <w:szCs w:val="20"/>
                <w:rtl w:val="0"/>
              </w:rPr>
              <w:t xml:space="preserve">{table_s4_47_2}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7">
            <w:pPr>
              <w:jc w:val="center"/>
              <w:rPr>
                <w:sz w:val="20"/>
                <w:szCs w:val="20"/>
              </w:rPr>
            </w:pPr>
            <w:r w:rsidDel="00000000" w:rsidR="00000000" w:rsidRPr="00000000">
              <w:rPr>
                <w:sz w:val="20"/>
                <w:szCs w:val="20"/>
                <w:rtl w:val="0"/>
              </w:rPr>
              <w:t xml:space="preserve">{table_s4_47_3}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8">
            <w:pPr>
              <w:jc w:val="center"/>
              <w:rPr>
                <w:sz w:val="20"/>
                <w:szCs w:val="20"/>
              </w:rPr>
            </w:pPr>
            <w:r w:rsidDel="00000000" w:rsidR="00000000" w:rsidRPr="00000000">
              <w:rPr>
                <w:sz w:val="20"/>
                <w:szCs w:val="20"/>
                <w:rtl w:val="0"/>
              </w:rPr>
              <w:t xml:space="preserve">{table_s4_47_4}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9">
            <w:pPr>
              <w:jc w:val="center"/>
              <w:rPr>
                <w:sz w:val="20"/>
                <w:szCs w:val="20"/>
              </w:rPr>
            </w:pPr>
            <w:r w:rsidDel="00000000" w:rsidR="00000000" w:rsidRPr="00000000">
              <w:rPr>
                <w:sz w:val="20"/>
                <w:szCs w:val="20"/>
                <w:rtl w:val="0"/>
              </w:rPr>
              <w:t xml:space="preserve">{table_s4_47_5}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A">
            <w:pPr>
              <w:jc w:val="center"/>
              <w:rPr>
                <w:sz w:val="20"/>
                <w:szCs w:val="20"/>
              </w:rPr>
            </w:pPr>
            <w:r w:rsidDel="00000000" w:rsidR="00000000" w:rsidRPr="00000000">
              <w:rPr>
                <w:sz w:val="20"/>
                <w:szCs w:val="20"/>
                <w:rtl w:val="0"/>
              </w:rPr>
              <w:t xml:space="preserve">{table_s4_47_6}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B">
            <w:pPr>
              <w:jc w:val="center"/>
              <w:rPr>
                <w:sz w:val="20"/>
                <w:szCs w:val="20"/>
              </w:rPr>
            </w:pPr>
            <w:r w:rsidDel="00000000" w:rsidR="00000000" w:rsidRPr="00000000">
              <w:rPr>
                <w:sz w:val="20"/>
                <w:szCs w:val="20"/>
                <w:rtl w:val="0"/>
              </w:rPr>
              <w:t xml:space="preserve">{table_s4_47_7}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C">
            <w:pPr>
              <w:jc w:val="center"/>
              <w:rPr>
                <w:sz w:val="20"/>
                <w:szCs w:val="20"/>
              </w:rPr>
            </w:pPr>
            <w:r w:rsidDel="00000000" w:rsidR="00000000" w:rsidRPr="00000000">
              <w:rPr>
                <w:sz w:val="20"/>
                <w:szCs w:val="20"/>
                <w:rtl w:val="0"/>
              </w:rPr>
              <w:t xml:space="preserve">{table_s4_47_8}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D">
            <w:pPr>
              <w:jc w:val="center"/>
              <w:rPr>
                <w:sz w:val="20"/>
                <w:szCs w:val="20"/>
              </w:rPr>
            </w:pPr>
            <w:r w:rsidDel="00000000" w:rsidR="00000000" w:rsidRPr="00000000">
              <w:rPr>
                <w:sz w:val="20"/>
                <w:szCs w:val="20"/>
                <w:rtl w:val="0"/>
              </w:rPr>
              <w:t xml:space="preserve">{table_s4_47_9}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E">
            <w:pPr>
              <w:rPr>
                <w:sz w:val="20"/>
                <w:szCs w:val="20"/>
              </w:rPr>
            </w:pPr>
            <w:r w:rsidDel="00000000" w:rsidR="00000000" w:rsidRPr="00000000">
              <w:rPr>
                <w:sz w:val="20"/>
                <w:szCs w:val="20"/>
                <w:rtl w:val="0"/>
              </w:rPr>
              <w:t xml:space="preserve">{table_s4_48_1}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F">
            <w:pPr>
              <w:jc w:val="center"/>
              <w:rPr>
                <w:sz w:val="20"/>
                <w:szCs w:val="20"/>
              </w:rPr>
            </w:pPr>
            <w:r w:rsidDel="00000000" w:rsidR="00000000" w:rsidRPr="00000000">
              <w:rPr>
                <w:sz w:val="20"/>
                <w:szCs w:val="20"/>
                <w:rtl w:val="0"/>
              </w:rPr>
              <w:t xml:space="preserve">{table_s4_48_2}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0">
            <w:pPr>
              <w:jc w:val="center"/>
              <w:rPr>
                <w:sz w:val="20"/>
                <w:szCs w:val="20"/>
              </w:rPr>
            </w:pPr>
            <w:r w:rsidDel="00000000" w:rsidR="00000000" w:rsidRPr="00000000">
              <w:rPr>
                <w:sz w:val="20"/>
                <w:szCs w:val="20"/>
                <w:rtl w:val="0"/>
              </w:rPr>
              <w:t xml:space="preserve">{table_s4_48_3}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1">
            <w:pPr>
              <w:jc w:val="center"/>
              <w:rPr>
                <w:sz w:val="20"/>
                <w:szCs w:val="20"/>
              </w:rPr>
            </w:pPr>
            <w:r w:rsidDel="00000000" w:rsidR="00000000" w:rsidRPr="00000000">
              <w:rPr>
                <w:sz w:val="20"/>
                <w:szCs w:val="20"/>
                <w:rtl w:val="0"/>
              </w:rPr>
              <w:t xml:space="preserve">{table_s4_48_4}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2">
            <w:pPr>
              <w:jc w:val="center"/>
              <w:rPr>
                <w:sz w:val="20"/>
                <w:szCs w:val="20"/>
              </w:rPr>
            </w:pPr>
            <w:r w:rsidDel="00000000" w:rsidR="00000000" w:rsidRPr="00000000">
              <w:rPr>
                <w:sz w:val="20"/>
                <w:szCs w:val="20"/>
                <w:rtl w:val="0"/>
              </w:rPr>
              <w:t xml:space="preserve">{table_s4_48_5}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3">
            <w:pPr>
              <w:jc w:val="center"/>
              <w:rPr>
                <w:sz w:val="20"/>
                <w:szCs w:val="20"/>
              </w:rPr>
            </w:pPr>
            <w:r w:rsidDel="00000000" w:rsidR="00000000" w:rsidRPr="00000000">
              <w:rPr>
                <w:sz w:val="20"/>
                <w:szCs w:val="20"/>
                <w:rtl w:val="0"/>
              </w:rPr>
              <w:t xml:space="preserve">{table_s4_48_6}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4">
            <w:pPr>
              <w:jc w:val="center"/>
              <w:rPr>
                <w:sz w:val="20"/>
                <w:szCs w:val="20"/>
              </w:rPr>
            </w:pPr>
            <w:r w:rsidDel="00000000" w:rsidR="00000000" w:rsidRPr="00000000">
              <w:rPr>
                <w:sz w:val="20"/>
                <w:szCs w:val="20"/>
                <w:rtl w:val="0"/>
              </w:rPr>
              <w:t xml:space="preserve">{table_s4_48_7}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5">
            <w:pPr>
              <w:jc w:val="center"/>
              <w:rPr>
                <w:sz w:val="20"/>
                <w:szCs w:val="20"/>
              </w:rPr>
            </w:pPr>
            <w:r w:rsidDel="00000000" w:rsidR="00000000" w:rsidRPr="00000000">
              <w:rPr>
                <w:sz w:val="20"/>
                <w:szCs w:val="20"/>
                <w:rtl w:val="0"/>
              </w:rPr>
              <w:t xml:space="preserve">{table_s4_48_8}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6">
            <w:pPr>
              <w:jc w:val="center"/>
              <w:rPr>
                <w:sz w:val="20"/>
                <w:szCs w:val="20"/>
              </w:rPr>
            </w:pPr>
            <w:r w:rsidDel="00000000" w:rsidR="00000000" w:rsidRPr="00000000">
              <w:rPr>
                <w:sz w:val="20"/>
                <w:szCs w:val="20"/>
                <w:rtl w:val="0"/>
              </w:rPr>
              <w:t xml:space="preserve">{table_s4_48_9}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7">
            <w:pPr>
              <w:rPr>
                <w:sz w:val="20"/>
                <w:szCs w:val="20"/>
              </w:rPr>
            </w:pPr>
            <w:r w:rsidDel="00000000" w:rsidR="00000000" w:rsidRPr="00000000">
              <w:rPr>
                <w:sz w:val="20"/>
                <w:szCs w:val="20"/>
                <w:rtl w:val="0"/>
              </w:rPr>
              <w:t xml:space="preserve">{table_s4_49_1}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8">
            <w:pPr>
              <w:jc w:val="center"/>
              <w:rPr>
                <w:sz w:val="20"/>
                <w:szCs w:val="20"/>
              </w:rPr>
            </w:pPr>
            <w:r w:rsidDel="00000000" w:rsidR="00000000" w:rsidRPr="00000000">
              <w:rPr>
                <w:sz w:val="20"/>
                <w:szCs w:val="20"/>
                <w:rtl w:val="0"/>
              </w:rPr>
              <w:t xml:space="preserve">{table_s4_49_2}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9">
            <w:pPr>
              <w:jc w:val="center"/>
              <w:rPr>
                <w:sz w:val="20"/>
                <w:szCs w:val="20"/>
              </w:rPr>
            </w:pPr>
            <w:r w:rsidDel="00000000" w:rsidR="00000000" w:rsidRPr="00000000">
              <w:rPr>
                <w:sz w:val="20"/>
                <w:szCs w:val="20"/>
                <w:rtl w:val="0"/>
              </w:rPr>
              <w:t xml:space="preserve">{table_s4_49_3}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A">
            <w:pPr>
              <w:jc w:val="center"/>
              <w:rPr>
                <w:sz w:val="20"/>
                <w:szCs w:val="20"/>
              </w:rPr>
            </w:pPr>
            <w:r w:rsidDel="00000000" w:rsidR="00000000" w:rsidRPr="00000000">
              <w:rPr>
                <w:sz w:val="20"/>
                <w:szCs w:val="20"/>
                <w:rtl w:val="0"/>
              </w:rPr>
              <w:t xml:space="preserve">{table_s4_49_4}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B">
            <w:pPr>
              <w:jc w:val="center"/>
              <w:rPr>
                <w:sz w:val="20"/>
                <w:szCs w:val="20"/>
              </w:rPr>
            </w:pPr>
            <w:r w:rsidDel="00000000" w:rsidR="00000000" w:rsidRPr="00000000">
              <w:rPr>
                <w:sz w:val="20"/>
                <w:szCs w:val="20"/>
                <w:rtl w:val="0"/>
              </w:rPr>
              <w:t xml:space="preserve">{table_s4_49_5}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C">
            <w:pPr>
              <w:jc w:val="center"/>
              <w:rPr>
                <w:sz w:val="20"/>
                <w:szCs w:val="20"/>
              </w:rPr>
            </w:pPr>
            <w:r w:rsidDel="00000000" w:rsidR="00000000" w:rsidRPr="00000000">
              <w:rPr>
                <w:sz w:val="20"/>
                <w:szCs w:val="20"/>
                <w:rtl w:val="0"/>
              </w:rPr>
              <w:t xml:space="preserve">{table_s4_49_6}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D">
            <w:pPr>
              <w:jc w:val="center"/>
              <w:rPr>
                <w:sz w:val="20"/>
                <w:szCs w:val="20"/>
              </w:rPr>
            </w:pPr>
            <w:r w:rsidDel="00000000" w:rsidR="00000000" w:rsidRPr="00000000">
              <w:rPr>
                <w:sz w:val="20"/>
                <w:szCs w:val="20"/>
                <w:rtl w:val="0"/>
              </w:rPr>
              <w:t xml:space="preserve">{table_s4_49_7}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E">
            <w:pPr>
              <w:jc w:val="center"/>
              <w:rPr>
                <w:sz w:val="20"/>
                <w:szCs w:val="20"/>
              </w:rPr>
            </w:pPr>
            <w:r w:rsidDel="00000000" w:rsidR="00000000" w:rsidRPr="00000000">
              <w:rPr>
                <w:sz w:val="20"/>
                <w:szCs w:val="20"/>
                <w:rtl w:val="0"/>
              </w:rPr>
              <w:t xml:space="preserve">{table_s4_49_8}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F">
            <w:pPr>
              <w:jc w:val="center"/>
              <w:rPr>
                <w:sz w:val="20"/>
                <w:szCs w:val="20"/>
              </w:rPr>
            </w:pPr>
            <w:r w:rsidDel="00000000" w:rsidR="00000000" w:rsidRPr="00000000">
              <w:rPr>
                <w:sz w:val="20"/>
                <w:szCs w:val="20"/>
                <w:rtl w:val="0"/>
              </w:rPr>
              <w:t xml:space="preserve">{table_s4_49_9}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0">
            <w:pPr>
              <w:rPr>
                <w:sz w:val="20"/>
                <w:szCs w:val="20"/>
              </w:rPr>
            </w:pPr>
            <w:r w:rsidDel="00000000" w:rsidR="00000000" w:rsidRPr="00000000">
              <w:rPr>
                <w:sz w:val="20"/>
                <w:szCs w:val="20"/>
                <w:rtl w:val="0"/>
              </w:rPr>
              <w:t xml:space="preserve">{table_s4_50_1}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1">
            <w:pPr>
              <w:jc w:val="center"/>
              <w:rPr>
                <w:sz w:val="20"/>
                <w:szCs w:val="20"/>
              </w:rPr>
            </w:pPr>
            <w:r w:rsidDel="00000000" w:rsidR="00000000" w:rsidRPr="00000000">
              <w:rPr>
                <w:sz w:val="20"/>
                <w:szCs w:val="20"/>
                <w:rtl w:val="0"/>
              </w:rPr>
              <w:t xml:space="preserve">{table_s4_50_2}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2">
            <w:pPr>
              <w:jc w:val="center"/>
              <w:rPr>
                <w:sz w:val="20"/>
                <w:szCs w:val="20"/>
              </w:rPr>
            </w:pPr>
            <w:r w:rsidDel="00000000" w:rsidR="00000000" w:rsidRPr="00000000">
              <w:rPr>
                <w:sz w:val="20"/>
                <w:szCs w:val="20"/>
                <w:rtl w:val="0"/>
              </w:rPr>
              <w:t xml:space="preserve">{table_s4_50_3}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3">
            <w:pPr>
              <w:jc w:val="center"/>
              <w:rPr>
                <w:sz w:val="20"/>
                <w:szCs w:val="20"/>
              </w:rPr>
            </w:pPr>
            <w:r w:rsidDel="00000000" w:rsidR="00000000" w:rsidRPr="00000000">
              <w:rPr>
                <w:sz w:val="20"/>
                <w:szCs w:val="20"/>
                <w:rtl w:val="0"/>
              </w:rPr>
              <w:t xml:space="preserve">{table_s4_50_4}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4">
            <w:pPr>
              <w:jc w:val="center"/>
              <w:rPr>
                <w:sz w:val="20"/>
                <w:szCs w:val="20"/>
              </w:rPr>
            </w:pPr>
            <w:r w:rsidDel="00000000" w:rsidR="00000000" w:rsidRPr="00000000">
              <w:rPr>
                <w:sz w:val="20"/>
                <w:szCs w:val="20"/>
                <w:rtl w:val="0"/>
              </w:rPr>
              <w:t xml:space="preserve">{table_s4_50_5}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5">
            <w:pPr>
              <w:jc w:val="center"/>
              <w:rPr>
                <w:sz w:val="20"/>
                <w:szCs w:val="20"/>
              </w:rPr>
            </w:pPr>
            <w:r w:rsidDel="00000000" w:rsidR="00000000" w:rsidRPr="00000000">
              <w:rPr>
                <w:sz w:val="20"/>
                <w:szCs w:val="20"/>
                <w:rtl w:val="0"/>
              </w:rPr>
              <w:t xml:space="preserve">{table_s4_50_6}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6">
            <w:pPr>
              <w:jc w:val="center"/>
              <w:rPr>
                <w:sz w:val="20"/>
                <w:szCs w:val="20"/>
              </w:rPr>
            </w:pPr>
            <w:r w:rsidDel="00000000" w:rsidR="00000000" w:rsidRPr="00000000">
              <w:rPr>
                <w:sz w:val="20"/>
                <w:szCs w:val="20"/>
                <w:rtl w:val="0"/>
              </w:rPr>
              <w:t xml:space="preserve">{table_s4_50_7}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7">
            <w:pPr>
              <w:jc w:val="center"/>
              <w:rPr>
                <w:sz w:val="20"/>
                <w:szCs w:val="20"/>
              </w:rPr>
            </w:pPr>
            <w:r w:rsidDel="00000000" w:rsidR="00000000" w:rsidRPr="00000000">
              <w:rPr>
                <w:sz w:val="20"/>
                <w:szCs w:val="20"/>
                <w:rtl w:val="0"/>
              </w:rPr>
              <w:t xml:space="preserve">{table_s4_50_8}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8">
            <w:pPr>
              <w:jc w:val="center"/>
              <w:rPr>
                <w:sz w:val="20"/>
                <w:szCs w:val="20"/>
              </w:rPr>
            </w:pPr>
            <w:r w:rsidDel="00000000" w:rsidR="00000000" w:rsidRPr="00000000">
              <w:rPr>
                <w:sz w:val="20"/>
                <w:szCs w:val="20"/>
                <w:rtl w:val="0"/>
              </w:rPr>
              <w:t xml:space="preserve">{table_s4_50_9}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9">
            <w:pPr>
              <w:rPr>
                <w:sz w:val="20"/>
                <w:szCs w:val="20"/>
              </w:rPr>
            </w:pPr>
            <w:r w:rsidDel="00000000" w:rsidR="00000000" w:rsidRPr="00000000">
              <w:rPr>
                <w:sz w:val="20"/>
                <w:szCs w:val="20"/>
                <w:rtl w:val="0"/>
              </w:rPr>
              <w:t xml:space="preserve">{table_s4_51_1}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A">
            <w:pPr>
              <w:jc w:val="center"/>
              <w:rPr>
                <w:sz w:val="20"/>
                <w:szCs w:val="20"/>
              </w:rPr>
            </w:pPr>
            <w:r w:rsidDel="00000000" w:rsidR="00000000" w:rsidRPr="00000000">
              <w:rPr>
                <w:sz w:val="20"/>
                <w:szCs w:val="20"/>
                <w:rtl w:val="0"/>
              </w:rPr>
              <w:t xml:space="preserve">{table_s4_51_2}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B">
            <w:pPr>
              <w:jc w:val="center"/>
              <w:rPr>
                <w:sz w:val="20"/>
                <w:szCs w:val="20"/>
              </w:rPr>
            </w:pPr>
            <w:r w:rsidDel="00000000" w:rsidR="00000000" w:rsidRPr="00000000">
              <w:rPr>
                <w:sz w:val="20"/>
                <w:szCs w:val="20"/>
                <w:rtl w:val="0"/>
              </w:rPr>
              <w:t xml:space="preserve">{table_s4_51_3}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C">
            <w:pPr>
              <w:jc w:val="center"/>
              <w:rPr>
                <w:sz w:val="20"/>
                <w:szCs w:val="20"/>
              </w:rPr>
            </w:pPr>
            <w:r w:rsidDel="00000000" w:rsidR="00000000" w:rsidRPr="00000000">
              <w:rPr>
                <w:sz w:val="20"/>
                <w:szCs w:val="20"/>
                <w:rtl w:val="0"/>
              </w:rPr>
              <w:t xml:space="preserve">{table_s4_51_4}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D">
            <w:pPr>
              <w:jc w:val="center"/>
              <w:rPr>
                <w:sz w:val="20"/>
                <w:szCs w:val="20"/>
              </w:rPr>
            </w:pPr>
            <w:r w:rsidDel="00000000" w:rsidR="00000000" w:rsidRPr="00000000">
              <w:rPr>
                <w:sz w:val="20"/>
                <w:szCs w:val="20"/>
                <w:rtl w:val="0"/>
              </w:rPr>
              <w:t xml:space="preserve">{table_s4_51_5}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E">
            <w:pPr>
              <w:jc w:val="center"/>
              <w:rPr>
                <w:sz w:val="20"/>
                <w:szCs w:val="20"/>
              </w:rPr>
            </w:pPr>
            <w:r w:rsidDel="00000000" w:rsidR="00000000" w:rsidRPr="00000000">
              <w:rPr>
                <w:sz w:val="20"/>
                <w:szCs w:val="20"/>
                <w:rtl w:val="0"/>
              </w:rPr>
              <w:t xml:space="preserve">{table_s4_51_6}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F">
            <w:pPr>
              <w:jc w:val="center"/>
              <w:rPr>
                <w:sz w:val="20"/>
                <w:szCs w:val="20"/>
              </w:rPr>
            </w:pPr>
            <w:r w:rsidDel="00000000" w:rsidR="00000000" w:rsidRPr="00000000">
              <w:rPr>
                <w:sz w:val="20"/>
                <w:szCs w:val="20"/>
                <w:rtl w:val="0"/>
              </w:rPr>
              <w:t xml:space="preserve">{table_s4_51_7}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0">
            <w:pPr>
              <w:jc w:val="center"/>
              <w:rPr>
                <w:sz w:val="20"/>
                <w:szCs w:val="20"/>
              </w:rPr>
            </w:pPr>
            <w:r w:rsidDel="00000000" w:rsidR="00000000" w:rsidRPr="00000000">
              <w:rPr>
                <w:sz w:val="20"/>
                <w:szCs w:val="20"/>
                <w:rtl w:val="0"/>
              </w:rPr>
              <w:t xml:space="preserve">{table_s4_51_8}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1">
            <w:pPr>
              <w:jc w:val="center"/>
              <w:rPr>
                <w:sz w:val="20"/>
                <w:szCs w:val="20"/>
              </w:rPr>
            </w:pPr>
            <w:r w:rsidDel="00000000" w:rsidR="00000000" w:rsidRPr="00000000">
              <w:rPr>
                <w:sz w:val="20"/>
                <w:szCs w:val="20"/>
                <w:rtl w:val="0"/>
              </w:rPr>
              <w:t xml:space="preserve">{table_s4_51_9}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2">
            <w:pPr>
              <w:rPr>
                <w:sz w:val="20"/>
                <w:szCs w:val="20"/>
              </w:rPr>
            </w:pPr>
            <w:r w:rsidDel="00000000" w:rsidR="00000000" w:rsidRPr="00000000">
              <w:rPr>
                <w:sz w:val="20"/>
                <w:szCs w:val="20"/>
                <w:rtl w:val="0"/>
              </w:rPr>
              <w:t xml:space="preserve">{table_s4_52_1}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3">
            <w:pPr>
              <w:jc w:val="center"/>
              <w:rPr>
                <w:sz w:val="20"/>
                <w:szCs w:val="20"/>
              </w:rPr>
            </w:pPr>
            <w:r w:rsidDel="00000000" w:rsidR="00000000" w:rsidRPr="00000000">
              <w:rPr>
                <w:sz w:val="20"/>
                <w:szCs w:val="20"/>
                <w:rtl w:val="0"/>
              </w:rPr>
              <w:t xml:space="preserve">{table_s4_52_2}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4">
            <w:pPr>
              <w:jc w:val="center"/>
              <w:rPr>
                <w:sz w:val="20"/>
                <w:szCs w:val="20"/>
              </w:rPr>
            </w:pPr>
            <w:r w:rsidDel="00000000" w:rsidR="00000000" w:rsidRPr="00000000">
              <w:rPr>
                <w:sz w:val="20"/>
                <w:szCs w:val="20"/>
                <w:rtl w:val="0"/>
              </w:rPr>
              <w:t xml:space="preserve">{table_s4_52_3}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5">
            <w:pPr>
              <w:jc w:val="center"/>
              <w:rPr>
                <w:sz w:val="20"/>
                <w:szCs w:val="20"/>
              </w:rPr>
            </w:pPr>
            <w:r w:rsidDel="00000000" w:rsidR="00000000" w:rsidRPr="00000000">
              <w:rPr>
                <w:sz w:val="20"/>
                <w:szCs w:val="20"/>
                <w:rtl w:val="0"/>
              </w:rPr>
              <w:t xml:space="preserve">{table_s4_52_4}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6">
            <w:pPr>
              <w:jc w:val="center"/>
              <w:rPr>
                <w:sz w:val="20"/>
                <w:szCs w:val="20"/>
              </w:rPr>
            </w:pPr>
            <w:r w:rsidDel="00000000" w:rsidR="00000000" w:rsidRPr="00000000">
              <w:rPr>
                <w:sz w:val="20"/>
                <w:szCs w:val="20"/>
                <w:rtl w:val="0"/>
              </w:rPr>
              <w:t xml:space="preserve">{table_s4_52_5}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7">
            <w:pPr>
              <w:jc w:val="center"/>
              <w:rPr>
                <w:sz w:val="20"/>
                <w:szCs w:val="20"/>
              </w:rPr>
            </w:pPr>
            <w:r w:rsidDel="00000000" w:rsidR="00000000" w:rsidRPr="00000000">
              <w:rPr>
                <w:sz w:val="20"/>
                <w:szCs w:val="20"/>
                <w:rtl w:val="0"/>
              </w:rPr>
              <w:t xml:space="preserve">{table_s4_52_6}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8">
            <w:pPr>
              <w:jc w:val="center"/>
              <w:rPr>
                <w:sz w:val="20"/>
                <w:szCs w:val="20"/>
              </w:rPr>
            </w:pPr>
            <w:r w:rsidDel="00000000" w:rsidR="00000000" w:rsidRPr="00000000">
              <w:rPr>
                <w:sz w:val="20"/>
                <w:szCs w:val="20"/>
                <w:rtl w:val="0"/>
              </w:rPr>
              <w:t xml:space="preserve">{table_s4_52_7}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9">
            <w:pPr>
              <w:jc w:val="center"/>
              <w:rPr>
                <w:sz w:val="20"/>
                <w:szCs w:val="20"/>
              </w:rPr>
            </w:pPr>
            <w:r w:rsidDel="00000000" w:rsidR="00000000" w:rsidRPr="00000000">
              <w:rPr>
                <w:sz w:val="20"/>
                <w:szCs w:val="20"/>
                <w:rtl w:val="0"/>
              </w:rPr>
              <w:t xml:space="preserve">{table_s4_52_8}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A">
            <w:pPr>
              <w:jc w:val="center"/>
              <w:rPr>
                <w:sz w:val="20"/>
                <w:szCs w:val="20"/>
              </w:rPr>
            </w:pPr>
            <w:r w:rsidDel="00000000" w:rsidR="00000000" w:rsidRPr="00000000">
              <w:rPr>
                <w:sz w:val="20"/>
                <w:szCs w:val="20"/>
                <w:rtl w:val="0"/>
              </w:rPr>
              <w:t xml:space="preserve">{table_s4_52_9}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B">
            <w:pPr>
              <w:rPr>
                <w:sz w:val="20"/>
                <w:szCs w:val="20"/>
              </w:rPr>
            </w:pPr>
            <w:r w:rsidDel="00000000" w:rsidR="00000000" w:rsidRPr="00000000">
              <w:rPr>
                <w:sz w:val="20"/>
                <w:szCs w:val="20"/>
                <w:rtl w:val="0"/>
              </w:rPr>
              <w:t xml:space="preserve">{table_s4_53_1}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C">
            <w:pPr>
              <w:jc w:val="center"/>
              <w:rPr>
                <w:sz w:val="20"/>
                <w:szCs w:val="20"/>
              </w:rPr>
            </w:pPr>
            <w:r w:rsidDel="00000000" w:rsidR="00000000" w:rsidRPr="00000000">
              <w:rPr>
                <w:sz w:val="20"/>
                <w:szCs w:val="20"/>
                <w:rtl w:val="0"/>
              </w:rPr>
              <w:t xml:space="preserve">{table_s4_53_2}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D">
            <w:pPr>
              <w:jc w:val="center"/>
              <w:rPr>
                <w:sz w:val="20"/>
                <w:szCs w:val="20"/>
              </w:rPr>
            </w:pPr>
            <w:r w:rsidDel="00000000" w:rsidR="00000000" w:rsidRPr="00000000">
              <w:rPr>
                <w:sz w:val="20"/>
                <w:szCs w:val="20"/>
                <w:rtl w:val="0"/>
              </w:rPr>
              <w:t xml:space="preserve">{table_s4_53_3}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E">
            <w:pPr>
              <w:jc w:val="center"/>
              <w:rPr>
                <w:sz w:val="20"/>
                <w:szCs w:val="20"/>
              </w:rPr>
            </w:pPr>
            <w:r w:rsidDel="00000000" w:rsidR="00000000" w:rsidRPr="00000000">
              <w:rPr>
                <w:sz w:val="20"/>
                <w:szCs w:val="20"/>
                <w:rtl w:val="0"/>
              </w:rPr>
              <w:t xml:space="preserve">{table_s4_53_4}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F">
            <w:pPr>
              <w:jc w:val="center"/>
              <w:rPr>
                <w:sz w:val="20"/>
                <w:szCs w:val="20"/>
              </w:rPr>
            </w:pPr>
            <w:r w:rsidDel="00000000" w:rsidR="00000000" w:rsidRPr="00000000">
              <w:rPr>
                <w:sz w:val="20"/>
                <w:szCs w:val="20"/>
                <w:rtl w:val="0"/>
              </w:rPr>
              <w:t xml:space="preserve">{table_s4_53_5}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0">
            <w:pPr>
              <w:jc w:val="center"/>
              <w:rPr>
                <w:sz w:val="20"/>
                <w:szCs w:val="20"/>
              </w:rPr>
            </w:pPr>
            <w:r w:rsidDel="00000000" w:rsidR="00000000" w:rsidRPr="00000000">
              <w:rPr>
                <w:sz w:val="20"/>
                <w:szCs w:val="20"/>
                <w:rtl w:val="0"/>
              </w:rPr>
              <w:t xml:space="preserve">{table_s4_53_6}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1">
            <w:pPr>
              <w:jc w:val="center"/>
              <w:rPr>
                <w:sz w:val="20"/>
                <w:szCs w:val="20"/>
              </w:rPr>
            </w:pPr>
            <w:r w:rsidDel="00000000" w:rsidR="00000000" w:rsidRPr="00000000">
              <w:rPr>
                <w:sz w:val="20"/>
                <w:szCs w:val="20"/>
                <w:rtl w:val="0"/>
              </w:rPr>
              <w:t xml:space="preserve">{table_s4_53_7}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2">
            <w:pPr>
              <w:jc w:val="center"/>
              <w:rPr>
                <w:sz w:val="20"/>
                <w:szCs w:val="20"/>
              </w:rPr>
            </w:pPr>
            <w:r w:rsidDel="00000000" w:rsidR="00000000" w:rsidRPr="00000000">
              <w:rPr>
                <w:sz w:val="20"/>
                <w:szCs w:val="20"/>
                <w:rtl w:val="0"/>
              </w:rPr>
              <w:t xml:space="preserve">{table_s4_53_8}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3">
            <w:pPr>
              <w:jc w:val="center"/>
              <w:rPr>
                <w:sz w:val="20"/>
                <w:szCs w:val="20"/>
              </w:rPr>
            </w:pPr>
            <w:r w:rsidDel="00000000" w:rsidR="00000000" w:rsidRPr="00000000">
              <w:rPr>
                <w:sz w:val="20"/>
                <w:szCs w:val="20"/>
                <w:rtl w:val="0"/>
              </w:rPr>
              <w:t xml:space="preserve">{table_s4_53_9}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4">
            <w:pPr>
              <w:rPr>
                <w:sz w:val="20"/>
                <w:szCs w:val="20"/>
              </w:rPr>
            </w:pPr>
            <w:r w:rsidDel="00000000" w:rsidR="00000000" w:rsidRPr="00000000">
              <w:rPr>
                <w:sz w:val="20"/>
                <w:szCs w:val="20"/>
                <w:rtl w:val="0"/>
              </w:rPr>
              <w:t xml:space="preserve">{table_s4_54_1}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5">
            <w:pPr>
              <w:jc w:val="center"/>
              <w:rPr>
                <w:sz w:val="20"/>
                <w:szCs w:val="20"/>
              </w:rPr>
            </w:pPr>
            <w:r w:rsidDel="00000000" w:rsidR="00000000" w:rsidRPr="00000000">
              <w:rPr>
                <w:sz w:val="20"/>
                <w:szCs w:val="20"/>
                <w:rtl w:val="0"/>
              </w:rPr>
              <w:t xml:space="preserve">{table_s4_54_2}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6">
            <w:pPr>
              <w:jc w:val="center"/>
              <w:rPr>
                <w:sz w:val="20"/>
                <w:szCs w:val="20"/>
              </w:rPr>
            </w:pPr>
            <w:r w:rsidDel="00000000" w:rsidR="00000000" w:rsidRPr="00000000">
              <w:rPr>
                <w:sz w:val="20"/>
                <w:szCs w:val="20"/>
                <w:rtl w:val="0"/>
              </w:rPr>
              <w:t xml:space="preserve">{table_s4_54_3}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7">
            <w:pPr>
              <w:jc w:val="center"/>
              <w:rPr>
                <w:sz w:val="20"/>
                <w:szCs w:val="20"/>
              </w:rPr>
            </w:pPr>
            <w:r w:rsidDel="00000000" w:rsidR="00000000" w:rsidRPr="00000000">
              <w:rPr>
                <w:sz w:val="20"/>
                <w:szCs w:val="20"/>
                <w:rtl w:val="0"/>
              </w:rPr>
              <w:t xml:space="preserve">{table_s4_54_4}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8">
            <w:pPr>
              <w:jc w:val="center"/>
              <w:rPr>
                <w:sz w:val="20"/>
                <w:szCs w:val="20"/>
              </w:rPr>
            </w:pPr>
            <w:r w:rsidDel="00000000" w:rsidR="00000000" w:rsidRPr="00000000">
              <w:rPr>
                <w:sz w:val="20"/>
                <w:szCs w:val="20"/>
                <w:rtl w:val="0"/>
              </w:rPr>
              <w:t xml:space="preserve">{table_s4_54_5}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9">
            <w:pPr>
              <w:jc w:val="center"/>
              <w:rPr>
                <w:sz w:val="20"/>
                <w:szCs w:val="20"/>
              </w:rPr>
            </w:pPr>
            <w:r w:rsidDel="00000000" w:rsidR="00000000" w:rsidRPr="00000000">
              <w:rPr>
                <w:sz w:val="20"/>
                <w:szCs w:val="20"/>
                <w:rtl w:val="0"/>
              </w:rPr>
              <w:t xml:space="preserve">{table_s4_54_6}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A">
            <w:pPr>
              <w:jc w:val="center"/>
              <w:rPr>
                <w:sz w:val="20"/>
                <w:szCs w:val="20"/>
              </w:rPr>
            </w:pPr>
            <w:r w:rsidDel="00000000" w:rsidR="00000000" w:rsidRPr="00000000">
              <w:rPr>
                <w:sz w:val="20"/>
                <w:szCs w:val="20"/>
                <w:rtl w:val="0"/>
              </w:rPr>
              <w:t xml:space="preserve">{table_s4_54_7}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B">
            <w:pPr>
              <w:jc w:val="center"/>
              <w:rPr>
                <w:sz w:val="20"/>
                <w:szCs w:val="20"/>
              </w:rPr>
            </w:pPr>
            <w:r w:rsidDel="00000000" w:rsidR="00000000" w:rsidRPr="00000000">
              <w:rPr>
                <w:sz w:val="20"/>
                <w:szCs w:val="20"/>
                <w:rtl w:val="0"/>
              </w:rPr>
              <w:t xml:space="preserve">{table_s4_54_8}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C">
            <w:pPr>
              <w:jc w:val="center"/>
              <w:rPr>
                <w:sz w:val="20"/>
                <w:szCs w:val="20"/>
              </w:rPr>
            </w:pPr>
            <w:r w:rsidDel="00000000" w:rsidR="00000000" w:rsidRPr="00000000">
              <w:rPr>
                <w:sz w:val="20"/>
                <w:szCs w:val="20"/>
                <w:rtl w:val="0"/>
              </w:rPr>
              <w:t xml:space="preserve">{table_s4_54_9}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D">
            <w:pPr>
              <w:rPr>
                <w:sz w:val="20"/>
                <w:szCs w:val="20"/>
              </w:rPr>
            </w:pPr>
            <w:r w:rsidDel="00000000" w:rsidR="00000000" w:rsidRPr="00000000">
              <w:rPr>
                <w:sz w:val="20"/>
                <w:szCs w:val="20"/>
                <w:rtl w:val="0"/>
              </w:rPr>
              <w:t xml:space="preserve">{table_s4_55_1}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E">
            <w:pPr>
              <w:jc w:val="center"/>
              <w:rPr>
                <w:sz w:val="20"/>
                <w:szCs w:val="20"/>
              </w:rPr>
            </w:pPr>
            <w:r w:rsidDel="00000000" w:rsidR="00000000" w:rsidRPr="00000000">
              <w:rPr>
                <w:sz w:val="20"/>
                <w:szCs w:val="20"/>
                <w:rtl w:val="0"/>
              </w:rPr>
              <w:t xml:space="preserve">{table_s4_55_2}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F">
            <w:pPr>
              <w:jc w:val="center"/>
              <w:rPr>
                <w:sz w:val="20"/>
                <w:szCs w:val="20"/>
              </w:rPr>
            </w:pPr>
            <w:r w:rsidDel="00000000" w:rsidR="00000000" w:rsidRPr="00000000">
              <w:rPr>
                <w:sz w:val="20"/>
                <w:szCs w:val="20"/>
                <w:rtl w:val="0"/>
              </w:rPr>
              <w:t xml:space="preserve">{table_s4_55_3}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0">
            <w:pPr>
              <w:jc w:val="center"/>
              <w:rPr>
                <w:sz w:val="20"/>
                <w:szCs w:val="20"/>
              </w:rPr>
            </w:pPr>
            <w:r w:rsidDel="00000000" w:rsidR="00000000" w:rsidRPr="00000000">
              <w:rPr>
                <w:sz w:val="20"/>
                <w:szCs w:val="20"/>
                <w:rtl w:val="0"/>
              </w:rPr>
              <w:t xml:space="preserve">{table_s4_55_4}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1">
            <w:pPr>
              <w:jc w:val="center"/>
              <w:rPr>
                <w:sz w:val="20"/>
                <w:szCs w:val="20"/>
              </w:rPr>
            </w:pPr>
            <w:r w:rsidDel="00000000" w:rsidR="00000000" w:rsidRPr="00000000">
              <w:rPr>
                <w:sz w:val="20"/>
                <w:szCs w:val="20"/>
                <w:rtl w:val="0"/>
              </w:rPr>
              <w:t xml:space="preserve">{table_s4_55_5}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2">
            <w:pPr>
              <w:jc w:val="center"/>
              <w:rPr>
                <w:sz w:val="20"/>
                <w:szCs w:val="20"/>
              </w:rPr>
            </w:pPr>
            <w:r w:rsidDel="00000000" w:rsidR="00000000" w:rsidRPr="00000000">
              <w:rPr>
                <w:sz w:val="20"/>
                <w:szCs w:val="20"/>
                <w:rtl w:val="0"/>
              </w:rPr>
              <w:t xml:space="preserve">{table_s4_55_6}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3">
            <w:pPr>
              <w:jc w:val="center"/>
              <w:rPr>
                <w:sz w:val="20"/>
                <w:szCs w:val="20"/>
              </w:rPr>
            </w:pPr>
            <w:r w:rsidDel="00000000" w:rsidR="00000000" w:rsidRPr="00000000">
              <w:rPr>
                <w:sz w:val="20"/>
                <w:szCs w:val="20"/>
                <w:rtl w:val="0"/>
              </w:rPr>
              <w:t xml:space="preserve">{table_s4_55_7}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4">
            <w:pPr>
              <w:jc w:val="center"/>
              <w:rPr>
                <w:sz w:val="20"/>
                <w:szCs w:val="20"/>
              </w:rPr>
            </w:pPr>
            <w:r w:rsidDel="00000000" w:rsidR="00000000" w:rsidRPr="00000000">
              <w:rPr>
                <w:sz w:val="20"/>
                <w:szCs w:val="20"/>
                <w:rtl w:val="0"/>
              </w:rPr>
              <w:t xml:space="preserve">{table_s4_55_8}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5">
            <w:pPr>
              <w:jc w:val="center"/>
              <w:rPr>
                <w:sz w:val="20"/>
                <w:szCs w:val="20"/>
              </w:rPr>
            </w:pPr>
            <w:r w:rsidDel="00000000" w:rsidR="00000000" w:rsidRPr="00000000">
              <w:rPr>
                <w:sz w:val="20"/>
                <w:szCs w:val="20"/>
                <w:rtl w:val="0"/>
              </w:rPr>
              <w:t xml:space="preserve">{table_s4_55_9}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6">
            <w:pPr>
              <w:rPr>
                <w:sz w:val="20"/>
                <w:szCs w:val="20"/>
              </w:rPr>
            </w:pPr>
            <w:r w:rsidDel="00000000" w:rsidR="00000000" w:rsidRPr="00000000">
              <w:rPr>
                <w:sz w:val="20"/>
                <w:szCs w:val="20"/>
                <w:rtl w:val="0"/>
              </w:rPr>
              <w:t xml:space="preserve">{table_s4_56_1}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7">
            <w:pPr>
              <w:jc w:val="center"/>
              <w:rPr>
                <w:sz w:val="20"/>
                <w:szCs w:val="20"/>
              </w:rPr>
            </w:pPr>
            <w:r w:rsidDel="00000000" w:rsidR="00000000" w:rsidRPr="00000000">
              <w:rPr>
                <w:sz w:val="20"/>
                <w:szCs w:val="20"/>
                <w:rtl w:val="0"/>
              </w:rPr>
              <w:t xml:space="preserve">{table_s4_56_2}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8">
            <w:pPr>
              <w:jc w:val="center"/>
              <w:rPr>
                <w:sz w:val="20"/>
                <w:szCs w:val="20"/>
              </w:rPr>
            </w:pPr>
            <w:r w:rsidDel="00000000" w:rsidR="00000000" w:rsidRPr="00000000">
              <w:rPr>
                <w:sz w:val="20"/>
                <w:szCs w:val="20"/>
                <w:rtl w:val="0"/>
              </w:rPr>
              <w:t xml:space="preserve">{table_s4_56_3}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9">
            <w:pPr>
              <w:jc w:val="center"/>
              <w:rPr>
                <w:sz w:val="20"/>
                <w:szCs w:val="20"/>
              </w:rPr>
            </w:pPr>
            <w:r w:rsidDel="00000000" w:rsidR="00000000" w:rsidRPr="00000000">
              <w:rPr>
                <w:sz w:val="20"/>
                <w:szCs w:val="20"/>
                <w:rtl w:val="0"/>
              </w:rPr>
              <w:t xml:space="preserve">{table_s4_56_4}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A">
            <w:pPr>
              <w:jc w:val="center"/>
              <w:rPr>
                <w:sz w:val="20"/>
                <w:szCs w:val="20"/>
              </w:rPr>
            </w:pPr>
            <w:r w:rsidDel="00000000" w:rsidR="00000000" w:rsidRPr="00000000">
              <w:rPr>
                <w:sz w:val="20"/>
                <w:szCs w:val="20"/>
                <w:rtl w:val="0"/>
              </w:rPr>
              <w:t xml:space="preserve">{table_s4_56_5}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B">
            <w:pPr>
              <w:jc w:val="center"/>
              <w:rPr>
                <w:sz w:val="20"/>
                <w:szCs w:val="20"/>
              </w:rPr>
            </w:pPr>
            <w:r w:rsidDel="00000000" w:rsidR="00000000" w:rsidRPr="00000000">
              <w:rPr>
                <w:sz w:val="20"/>
                <w:szCs w:val="20"/>
                <w:rtl w:val="0"/>
              </w:rPr>
              <w:t xml:space="preserve">{table_s4_56_6}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C">
            <w:pPr>
              <w:jc w:val="center"/>
              <w:rPr>
                <w:sz w:val="20"/>
                <w:szCs w:val="20"/>
              </w:rPr>
            </w:pPr>
            <w:r w:rsidDel="00000000" w:rsidR="00000000" w:rsidRPr="00000000">
              <w:rPr>
                <w:sz w:val="20"/>
                <w:szCs w:val="20"/>
                <w:rtl w:val="0"/>
              </w:rPr>
              <w:t xml:space="preserve">{table_s4_56_7}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D">
            <w:pPr>
              <w:jc w:val="center"/>
              <w:rPr>
                <w:sz w:val="20"/>
                <w:szCs w:val="20"/>
              </w:rPr>
            </w:pPr>
            <w:r w:rsidDel="00000000" w:rsidR="00000000" w:rsidRPr="00000000">
              <w:rPr>
                <w:sz w:val="20"/>
                <w:szCs w:val="20"/>
                <w:rtl w:val="0"/>
              </w:rPr>
              <w:t xml:space="preserve">{table_s4_56_8}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E">
            <w:pPr>
              <w:jc w:val="center"/>
              <w:rPr>
                <w:sz w:val="20"/>
                <w:szCs w:val="20"/>
              </w:rPr>
            </w:pPr>
            <w:r w:rsidDel="00000000" w:rsidR="00000000" w:rsidRPr="00000000">
              <w:rPr>
                <w:sz w:val="20"/>
                <w:szCs w:val="20"/>
                <w:rtl w:val="0"/>
              </w:rPr>
              <w:t xml:space="preserve">{table_s4_56_9}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F">
            <w:pPr>
              <w:rPr>
                <w:b w:val="1"/>
                <w:sz w:val="20"/>
                <w:szCs w:val="20"/>
              </w:rPr>
            </w:pPr>
            <w:r w:rsidDel="00000000" w:rsidR="00000000" w:rsidRPr="00000000">
              <w:rPr>
                <w:b w:val="1"/>
                <w:sz w:val="20"/>
                <w:szCs w:val="20"/>
                <w:rtl w:val="0"/>
              </w:rPr>
              <w:t xml:space="preserve">Sociology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0">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1">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2">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3">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4">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5">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6">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7">
            <w:pPr>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8">
            <w:pPr>
              <w:rPr>
                <w:sz w:val="20"/>
                <w:szCs w:val="20"/>
              </w:rPr>
            </w:pPr>
            <w:r w:rsidDel="00000000" w:rsidR="00000000" w:rsidRPr="00000000">
              <w:rPr>
                <w:sz w:val="20"/>
                <w:szCs w:val="20"/>
                <w:rtl w:val="0"/>
              </w:rPr>
              <w:t xml:space="preserve">{table_s4_57_1}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9">
            <w:pPr>
              <w:jc w:val="center"/>
              <w:rPr>
                <w:sz w:val="20"/>
                <w:szCs w:val="20"/>
              </w:rPr>
            </w:pPr>
            <w:r w:rsidDel="00000000" w:rsidR="00000000" w:rsidRPr="00000000">
              <w:rPr>
                <w:sz w:val="20"/>
                <w:szCs w:val="20"/>
                <w:rtl w:val="0"/>
              </w:rPr>
              <w:t xml:space="preserve">{table_s4_57_2}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A">
            <w:pPr>
              <w:jc w:val="center"/>
              <w:rPr>
                <w:sz w:val="20"/>
                <w:szCs w:val="20"/>
              </w:rPr>
            </w:pPr>
            <w:r w:rsidDel="00000000" w:rsidR="00000000" w:rsidRPr="00000000">
              <w:rPr>
                <w:sz w:val="20"/>
                <w:szCs w:val="20"/>
                <w:rtl w:val="0"/>
              </w:rPr>
              <w:t xml:space="preserve">{table_s4_57_3}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B">
            <w:pPr>
              <w:jc w:val="center"/>
              <w:rPr>
                <w:sz w:val="20"/>
                <w:szCs w:val="20"/>
              </w:rPr>
            </w:pPr>
            <w:r w:rsidDel="00000000" w:rsidR="00000000" w:rsidRPr="00000000">
              <w:rPr>
                <w:sz w:val="20"/>
                <w:szCs w:val="20"/>
                <w:rtl w:val="0"/>
              </w:rPr>
              <w:t xml:space="preserve">{table_s4_57_4}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C">
            <w:pPr>
              <w:jc w:val="center"/>
              <w:rPr>
                <w:sz w:val="20"/>
                <w:szCs w:val="20"/>
              </w:rPr>
            </w:pPr>
            <w:r w:rsidDel="00000000" w:rsidR="00000000" w:rsidRPr="00000000">
              <w:rPr>
                <w:sz w:val="20"/>
                <w:szCs w:val="20"/>
                <w:rtl w:val="0"/>
              </w:rPr>
              <w:t xml:space="preserve">{table_s4_57_5}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D">
            <w:pPr>
              <w:jc w:val="center"/>
              <w:rPr>
                <w:sz w:val="20"/>
                <w:szCs w:val="20"/>
              </w:rPr>
            </w:pPr>
            <w:r w:rsidDel="00000000" w:rsidR="00000000" w:rsidRPr="00000000">
              <w:rPr>
                <w:sz w:val="20"/>
                <w:szCs w:val="20"/>
                <w:rtl w:val="0"/>
              </w:rPr>
              <w:t xml:space="preserve">{table_s4_57_6}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E">
            <w:pPr>
              <w:jc w:val="center"/>
              <w:rPr>
                <w:sz w:val="20"/>
                <w:szCs w:val="20"/>
              </w:rPr>
            </w:pPr>
            <w:r w:rsidDel="00000000" w:rsidR="00000000" w:rsidRPr="00000000">
              <w:rPr>
                <w:sz w:val="20"/>
                <w:szCs w:val="20"/>
                <w:rtl w:val="0"/>
              </w:rPr>
              <w:t xml:space="preserve">{table_s4_57_7}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F">
            <w:pPr>
              <w:jc w:val="center"/>
              <w:rPr>
                <w:sz w:val="20"/>
                <w:szCs w:val="20"/>
              </w:rPr>
            </w:pPr>
            <w:r w:rsidDel="00000000" w:rsidR="00000000" w:rsidRPr="00000000">
              <w:rPr>
                <w:sz w:val="20"/>
                <w:szCs w:val="20"/>
                <w:rtl w:val="0"/>
              </w:rPr>
              <w:t xml:space="preserve">{table_s4_57_8}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0">
            <w:pPr>
              <w:jc w:val="center"/>
              <w:rPr>
                <w:sz w:val="20"/>
                <w:szCs w:val="20"/>
              </w:rPr>
            </w:pPr>
            <w:r w:rsidDel="00000000" w:rsidR="00000000" w:rsidRPr="00000000">
              <w:rPr>
                <w:sz w:val="20"/>
                <w:szCs w:val="20"/>
                <w:rtl w:val="0"/>
              </w:rPr>
              <w:t xml:space="preserve">{table_s4_57_9}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1">
            <w:pPr>
              <w:rPr>
                <w:sz w:val="20"/>
                <w:szCs w:val="20"/>
              </w:rPr>
            </w:pPr>
            <w:r w:rsidDel="00000000" w:rsidR="00000000" w:rsidRPr="00000000">
              <w:rPr>
                <w:sz w:val="20"/>
                <w:szCs w:val="20"/>
                <w:rtl w:val="0"/>
              </w:rPr>
              <w:t xml:space="preserve">{table_s4_58_1}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2">
            <w:pPr>
              <w:jc w:val="center"/>
              <w:rPr>
                <w:sz w:val="20"/>
                <w:szCs w:val="20"/>
              </w:rPr>
            </w:pPr>
            <w:r w:rsidDel="00000000" w:rsidR="00000000" w:rsidRPr="00000000">
              <w:rPr>
                <w:sz w:val="20"/>
                <w:szCs w:val="20"/>
                <w:rtl w:val="0"/>
              </w:rPr>
              <w:t xml:space="preserve">{table_s4_58_2}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3">
            <w:pPr>
              <w:jc w:val="center"/>
              <w:rPr>
                <w:sz w:val="20"/>
                <w:szCs w:val="20"/>
              </w:rPr>
            </w:pPr>
            <w:r w:rsidDel="00000000" w:rsidR="00000000" w:rsidRPr="00000000">
              <w:rPr>
                <w:sz w:val="20"/>
                <w:szCs w:val="20"/>
                <w:rtl w:val="0"/>
              </w:rPr>
              <w:t xml:space="preserve">{table_s4_58_3}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4">
            <w:pPr>
              <w:jc w:val="center"/>
              <w:rPr>
                <w:sz w:val="20"/>
                <w:szCs w:val="20"/>
              </w:rPr>
            </w:pPr>
            <w:r w:rsidDel="00000000" w:rsidR="00000000" w:rsidRPr="00000000">
              <w:rPr>
                <w:sz w:val="20"/>
                <w:szCs w:val="20"/>
                <w:rtl w:val="0"/>
              </w:rPr>
              <w:t xml:space="preserve">{table_s4_58_4}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5">
            <w:pPr>
              <w:jc w:val="center"/>
              <w:rPr>
                <w:sz w:val="20"/>
                <w:szCs w:val="20"/>
              </w:rPr>
            </w:pPr>
            <w:r w:rsidDel="00000000" w:rsidR="00000000" w:rsidRPr="00000000">
              <w:rPr>
                <w:sz w:val="20"/>
                <w:szCs w:val="20"/>
                <w:rtl w:val="0"/>
              </w:rPr>
              <w:t xml:space="preserve">{table_s4_58_5}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6">
            <w:pPr>
              <w:jc w:val="center"/>
              <w:rPr>
                <w:sz w:val="20"/>
                <w:szCs w:val="20"/>
              </w:rPr>
            </w:pPr>
            <w:r w:rsidDel="00000000" w:rsidR="00000000" w:rsidRPr="00000000">
              <w:rPr>
                <w:sz w:val="20"/>
                <w:szCs w:val="20"/>
                <w:rtl w:val="0"/>
              </w:rPr>
              <w:t xml:space="preserve">{table_s4_58_6}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7">
            <w:pPr>
              <w:jc w:val="center"/>
              <w:rPr>
                <w:sz w:val="20"/>
                <w:szCs w:val="20"/>
              </w:rPr>
            </w:pPr>
            <w:r w:rsidDel="00000000" w:rsidR="00000000" w:rsidRPr="00000000">
              <w:rPr>
                <w:sz w:val="20"/>
                <w:szCs w:val="20"/>
                <w:rtl w:val="0"/>
              </w:rPr>
              <w:t xml:space="preserve">{table_s4_58_7}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8">
            <w:pPr>
              <w:jc w:val="center"/>
              <w:rPr>
                <w:sz w:val="20"/>
                <w:szCs w:val="20"/>
              </w:rPr>
            </w:pPr>
            <w:r w:rsidDel="00000000" w:rsidR="00000000" w:rsidRPr="00000000">
              <w:rPr>
                <w:sz w:val="20"/>
                <w:szCs w:val="20"/>
                <w:rtl w:val="0"/>
              </w:rPr>
              <w:t xml:space="preserve">{table_s4_58_8}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9">
            <w:pPr>
              <w:jc w:val="center"/>
              <w:rPr>
                <w:sz w:val="20"/>
                <w:szCs w:val="20"/>
              </w:rPr>
            </w:pPr>
            <w:r w:rsidDel="00000000" w:rsidR="00000000" w:rsidRPr="00000000">
              <w:rPr>
                <w:sz w:val="20"/>
                <w:szCs w:val="20"/>
                <w:rtl w:val="0"/>
              </w:rPr>
              <w:t xml:space="preserve">{table_s4_58_9}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A">
            <w:pPr>
              <w:rPr>
                <w:sz w:val="20"/>
                <w:szCs w:val="20"/>
              </w:rPr>
            </w:pPr>
            <w:r w:rsidDel="00000000" w:rsidR="00000000" w:rsidRPr="00000000">
              <w:rPr>
                <w:sz w:val="20"/>
                <w:szCs w:val="20"/>
                <w:rtl w:val="0"/>
              </w:rPr>
              <w:t xml:space="preserve">{table_s4_59_1}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B">
            <w:pPr>
              <w:jc w:val="center"/>
              <w:rPr>
                <w:sz w:val="20"/>
                <w:szCs w:val="20"/>
              </w:rPr>
            </w:pPr>
            <w:r w:rsidDel="00000000" w:rsidR="00000000" w:rsidRPr="00000000">
              <w:rPr>
                <w:sz w:val="20"/>
                <w:szCs w:val="20"/>
                <w:rtl w:val="0"/>
              </w:rPr>
              <w:t xml:space="preserve">{table_s4_59_2}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C">
            <w:pPr>
              <w:jc w:val="center"/>
              <w:rPr>
                <w:sz w:val="20"/>
                <w:szCs w:val="20"/>
              </w:rPr>
            </w:pPr>
            <w:r w:rsidDel="00000000" w:rsidR="00000000" w:rsidRPr="00000000">
              <w:rPr>
                <w:sz w:val="20"/>
                <w:szCs w:val="20"/>
                <w:rtl w:val="0"/>
              </w:rPr>
              <w:t xml:space="preserve">{table_s4_59_3}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D">
            <w:pPr>
              <w:jc w:val="center"/>
              <w:rPr>
                <w:sz w:val="20"/>
                <w:szCs w:val="20"/>
              </w:rPr>
            </w:pPr>
            <w:r w:rsidDel="00000000" w:rsidR="00000000" w:rsidRPr="00000000">
              <w:rPr>
                <w:sz w:val="20"/>
                <w:szCs w:val="20"/>
                <w:rtl w:val="0"/>
              </w:rPr>
              <w:t xml:space="preserve">{table_s4_59_4}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E">
            <w:pPr>
              <w:jc w:val="center"/>
              <w:rPr>
                <w:sz w:val="20"/>
                <w:szCs w:val="20"/>
              </w:rPr>
            </w:pPr>
            <w:r w:rsidDel="00000000" w:rsidR="00000000" w:rsidRPr="00000000">
              <w:rPr>
                <w:sz w:val="20"/>
                <w:szCs w:val="20"/>
                <w:rtl w:val="0"/>
              </w:rPr>
              <w:t xml:space="preserve">{table_s4_59_5}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F">
            <w:pPr>
              <w:jc w:val="center"/>
              <w:rPr>
                <w:sz w:val="20"/>
                <w:szCs w:val="20"/>
              </w:rPr>
            </w:pPr>
            <w:r w:rsidDel="00000000" w:rsidR="00000000" w:rsidRPr="00000000">
              <w:rPr>
                <w:sz w:val="20"/>
                <w:szCs w:val="20"/>
                <w:rtl w:val="0"/>
              </w:rPr>
              <w:t xml:space="preserve">{table_s4_59_6}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0">
            <w:pPr>
              <w:jc w:val="center"/>
              <w:rPr>
                <w:sz w:val="20"/>
                <w:szCs w:val="20"/>
              </w:rPr>
            </w:pPr>
            <w:r w:rsidDel="00000000" w:rsidR="00000000" w:rsidRPr="00000000">
              <w:rPr>
                <w:sz w:val="20"/>
                <w:szCs w:val="20"/>
                <w:rtl w:val="0"/>
              </w:rPr>
              <w:t xml:space="preserve">{table_s4_59_7}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1">
            <w:pPr>
              <w:jc w:val="center"/>
              <w:rPr>
                <w:sz w:val="20"/>
                <w:szCs w:val="20"/>
              </w:rPr>
            </w:pPr>
            <w:r w:rsidDel="00000000" w:rsidR="00000000" w:rsidRPr="00000000">
              <w:rPr>
                <w:sz w:val="20"/>
                <w:szCs w:val="20"/>
                <w:rtl w:val="0"/>
              </w:rPr>
              <w:t xml:space="preserve">{table_s4_59_8}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2">
            <w:pPr>
              <w:jc w:val="center"/>
              <w:rPr>
                <w:sz w:val="20"/>
                <w:szCs w:val="20"/>
              </w:rPr>
            </w:pPr>
            <w:r w:rsidDel="00000000" w:rsidR="00000000" w:rsidRPr="00000000">
              <w:rPr>
                <w:sz w:val="20"/>
                <w:szCs w:val="20"/>
                <w:rtl w:val="0"/>
              </w:rPr>
              <w:t xml:space="preserve">{table_s4_59_9}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3">
            <w:pPr>
              <w:rPr>
                <w:sz w:val="20"/>
                <w:szCs w:val="20"/>
              </w:rPr>
            </w:pPr>
            <w:r w:rsidDel="00000000" w:rsidR="00000000" w:rsidRPr="00000000">
              <w:rPr>
                <w:sz w:val="20"/>
                <w:szCs w:val="20"/>
                <w:rtl w:val="0"/>
              </w:rPr>
              <w:t xml:space="preserve">{table_s4_60_1}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4">
            <w:pPr>
              <w:jc w:val="center"/>
              <w:rPr>
                <w:sz w:val="20"/>
                <w:szCs w:val="20"/>
              </w:rPr>
            </w:pPr>
            <w:r w:rsidDel="00000000" w:rsidR="00000000" w:rsidRPr="00000000">
              <w:rPr>
                <w:sz w:val="20"/>
                <w:szCs w:val="20"/>
                <w:rtl w:val="0"/>
              </w:rPr>
              <w:t xml:space="preserve">{table_s4_60_2}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5">
            <w:pPr>
              <w:jc w:val="center"/>
              <w:rPr>
                <w:sz w:val="20"/>
                <w:szCs w:val="20"/>
              </w:rPr>
            </w:pPr>
            <w:r w:rsidDel="00000000" w:rsidR="00000000" w:rsidRPr="00000000">
              <w:rPr>
                <w:sz w:val="20"/>
                <w:szCs w:val="20"/>
                <w:rtl w:val="0"/>
              </w:rPr>
              <w:t xml:space="preserve">{table_s4_60_3}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6">
            <w:pPr>
              <w:jc w:val="center"/>
              <w:rPr>
                <w:sz w:val="20"/>
                <w:szCs w:val="20"/>
              </w:rPr>
            </w:pPr>
            <w:r w:rsidDel="00000000" w:rsidR="00000000" w:rsidRPr="00000000">
              <w:rPr>
                <w:sz w:val="20"/>
                <w:szCs w:val="20"/>
                <w:rtl w:val="0"/>
              </w:rPr>
              <w:t xml:space="preserve">{table_s4_60_4}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7">
            <w:pPr>
              <w:jc w:val="center"/>
              <w:rPr>
                <w:sz w:val="20"/>
                <w:szCs w:val="20"/>
              </w:rPr>
            </w:pPr>
            <w:r w:rsidDel="00000000" w:rsidR="00000000" w:rsidRPr="00000000">
              <w:rPr>
                <w:sz w:val="20"/>
                <w:szCs w:val="20"/>
                <w:rtl w:val="0"/>
              </w:rPr>
              <w:t xml:space="preserve">{table_s4_60_5}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8">
            <w:pPr>
              <w:jc w:val="center"/>
              <w:rPr>
                <w:sz w:val="20"/>
                <w:szCs w:val="20"/>
              </w:rPr>
            </w:pPr>
            <w:r w:rsidDel="00000000" w:rsidR="00000000" w:rsidRPr="00000000">
              <w:rPr>
                <w:sz w:val="20"/>
                <w:szCs w:val="20"/>
                <w:rtl w:val="0"/>
              </w:rPr>
              <w:t xml:space="preserve">{table_s4_60_6}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9">
            <w:pPr>
              <w:jc w:val="center"/>
              <w:rPr>
                <w:sz w:val="20"/>
                <w:szCs w:val="20"/>
              </w:rPr>
            </w:pPr>
            <w:r w:rsidDel="00000000" w:rsidR="00000000" w:rsidRPr="00000000">
              <w:rPr>
                <w:sz w:val="20"/>
                <w:szCs w:val="20"/>
                <w:rtl w:val="0"/>
              </w:rPr>
              <w:t xml:space="preserve">{table_s4_60_7}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A">
            <w:pPr>
              <w:jc w:val="center"/>
              <w:rPr>
                <w:sz w:val="20"/>
                <w:szCs w:val="20"/>
              </w:rPr>
            </w:pPr>
            <w:r w:rsidDel="00000000" w:rsidR="00000000" w:rsidRPr="00000000">
              <w:rPr>
                <w:sz w:val="20"/>
                <w:szCs w:val="20"/>
                <w:rtl w:val="0"/>
              </w:rPr>
              <w:t xml:space="preserve">{table_s4_60_8}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B">
            <w:pPr>
              <w:jc w:val="center"/>
              <w:rPr>
                <w:sz w:val="20"/>
                <w:szCs w:val="20"/>
              </w:rPr>
            </w:pPr>
            <w:r w:rsidDel="00000000" w:rsidR="00000000" w:rsidRPr="00000000">
              <w:rPr>
                <w:sz w:val="20"/>
                <w:szCs w:val="20"/>
                <w:rtl w:val="0"/>
              </w:rPr>
              <w:t xml:space="preserve">{table_s4_60_9}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C">
            <w:pPr>
              <w:rPr>
                <w:sz w:val="20"/>
                <w:szCs w:val="20"/>
              </w:rPr>
            </w:pPr>
            <w:r w:rsidDel="00000000" w:rsidR="00000000" w:rsidRPr="00000000">
              <w:rPr>
                <w:sz w:val="20"/>
                <w:szCs w:val="20"/>
                <w:rtl w:val="0"/>
              </w:rPr>
              <w:t xml:space="preserve">{table_s4_61_1}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D">
            <w:pPr>
              <w:jc w:val="center"/>
              <w:rPr>
                <w:sz w:val="20"/>
                <w:szCs w:val="20"/>
              </w:rPr>
            </w:pPr>
            <w:r w:rsidDel="00000000" w:rsidR="00000000" w:rsidRPr="00000000">
              <w:rPr>
                <w:sz w:val="20"/>
                <w:szCs w:val="20"/>
                <w:rtl w:val="0"/>
              </w:rPr>
              <w:t xml:space="preserve">{table_s4_61_2}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E">
            <w:pPr>
              <w:jc w:val="center"/>
              <w:rPr>
                <w:sz w:val="20"/>
                <w:szCs w:val="20"/>
              </w:rPr>
            </w:pPr>
            <w:r w:rsidDel="00000000" w:rsidR="00000000" w:rsidRPr="00000000">
              <w:rPr>
                <w:sz w:val="20"/>
                <w:szCs w:val="20"/>
                <w:rtl w:val="0"/>
              </w:rPr>
              <w:t xml:space="preserve">{table_s4_61_3}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F">
            <w:pPr>
              <w:jc w:val="center"/>
              <w:rPr>
                <w:sz w:val="20"/>
                <w:szCs w:val="20"/>
              </w:rPr>
            </w:pPr>
            <w:r w:rsidDel="00000000" w:rsidR="00000000" w:rsidRPr="00000000">
              <w:rPr>
                <w:sz w:val="20"/>
                <w:szCs w:val="20"/>
                <w:rtl w:val="0"/>
              </w:rPr>
              <w:t xml:space="preserve">{table_s4_61_4}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0">
            <w:pPr>
              <w:jc w:val="center"/>
              <w:rPr>
                <w:sz w:val="20"/>
                <w:szCs w:val="20"/>
              </w:rPr>
            </w:pPr>
            <w:r w:rsidDel="00000000" w:rsidR="00000000" w:rsidRPr="00000000">
              <w:rPr>
                <w:sz w:val="20"/>
                <w:szCs w:val="20"/>
                <w:rtl w:val="0"/>
              </w:rPr>
              <w:t xml:space="preserve">{table_s4_61_5}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1">
            <w:pPr>
              <w:jc w:val="center"/>
              <w:rPr>
                <w:sz w:val="20"/>
                <w:szCs w:val="20"/>
              </w:rPr>
            </w:pPr>
            <w:r w:rsidDel="00000000" w:rsidR="00000000" w:rsidRPr="00000000">
              <w:rPr>
                <w:sz w:val="20"/>
                <w:szCs w:val="20"/>
                <w:rtl w:val="0"/>
              </w:rPr>
              <w:t xml:space="preserve">{table_s4_61_6}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2">
            <w:pPr>
              <w:jc w:val="center"/>
              <w:rPr>
                <w:sz w:val="20"/>
                <w:szCs w:val="20"/>
              </w:rPr>
            </w:pPr>
            <w:r w:rsidDel="00000000" w:rsidR="00000000" w:rsidRPr="00000000">
              <w:rPr>
                <w:sz w:val="20"/>
                <w:szCs w:val="20"/>
                <w:rtl w:val="0"/>
              </w:rPr>
              <w:t xml:space="preserve">{table_s4_61_7}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3">
            <w:pPr>
              <w:jc w:val="center"/>
              <w:rPr>
                <w:sz w:val="20"/>
                <w:szCs w:val="20"/>
              </w:rPr>
            </w:pPr>
            <w:r w:rsidDel="00000000" w:rsidR="00000000" w:rsidRPr="00000000">
              <w:rPr>
                <w:sz w:val="20"/>
                <w:szCs w:val="20"/>
                <w:rtl w:val="0"/>
              </w:rPr>
              <w:t xml:space="preserve">{table_s4_61_8}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4">
            <w:pPr>
              <w:jc w:val="center"/>
              <w:rPr>
                <w:sz w:val="20"/>
                <w:szCs w:val="20"/>
              </w:rPr>
            </w:pPr>
            <w:r w:rsidDel="00000000" w:rsidR="00000000" w:rsidRPr="00000000">
              <w:rPr>
                <w:sz w:val="20"/>
                <w:szCs w:val="20"/>
                <w:rtl w:val="0"/>
              </w:rPr>
              <w:t xml:space="preserve">{table_s4_61_9}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5">
            <w:pPr>
              <w:rPr>
                <w:sz w:val="20"/>
                <w:szCs w:val="20"/>
              </w:rPr>
            </w:pPr>
            <w:r w:rsidDel="00000000" w:rsidR="00000000" w:rsidRPr="00000000">
              <w:rPr>
                <w:sz w:val="20"/>
                <w:szCs w:val="20"/>
                <w:rtl w:val="0"/>
              </w:rPr>
              <w:t xml:space="preserve">{table_s4_62_1}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6">
            <w:pPr>
              <w:jc w:val="center"/>
              <w:rPr>
                <w:sz w:val="20"/>
                <w:szCs w:val="20"/>
              </w:rPr>
            </w:pPr>
            <w:r w:rsidDel="00000000" w:rsidR="00000000" w:rsidRPr="00000000">
              <w:rPr>
                <w:sz w:val="20"/>
                <w:szCs w:val="20"/>
                <w:rtl w:val="0"/>
              </w:rPr>
              <w:t xml:space="preserve">{table_s4_62_2}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7">
            <w:pPr>
              <w:jc w:val="center"/>
              <w:rPr>
                <w:sz w:val="20"/>
                <w:szCs w:val="20"/>
              </w:rPr>
            </w:pPr>
            <w:r w:rsidDel="00000000" w:rsidR="00000000" w:rsidRPr="00000000">
              <w:rPr>
                <w:sz w:val="20"/>
                <w:szCs w:val="20"/>
                <w:rtl w:val="0"/>
              </w:rPr>
              <w:t xml:space="preserve">{table_s4_62_3}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8">
            <w:pPr>
              <w:jc w:val="center"/>
              <w:rPr>
                <w:sz w:val="20"/>
                <w:szCs w:val="20"/>
              </w:rPr>
            </w:pPr>
            <w:r w:rsidDel="00000000" w:rsidR="00000000" w:rsidRPr="00000000">
              <w:rPr>
                <w:sz w:val="20"/>
                <w:szCs w:val="20"/>
                <w:rtl w:val="0"/>
              </w:rPr>
              <w:t xml:space="preserve">{table_s4_62_4}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9">
            <w:pPr>
              <w:jc w:val="center"/>
              <w:rPr>
                <w:sz w:val="20"/>
                <w:szCs w:val="20"/>
              </w:rPr>
            </w:pPr>
            <w:r w:rsidDel="00000000" w:rsidR="00000000" w:rsidRPr="00000000">
              <w:rPr>
                <w:sz w:val="20"/>
                <w:szCs w:val="20"/>
                <w:rtl w:val="0"/>
              </w:rPr>
              <w:t xml:space="preserve">{table_s4_62_5}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A">
            <w:pPr>
              <w:jc w:val="center"/>
              <w:rPr>
                <w:sz w:val="20"/>
                <w:szCs w:val="20"/>
              </w:rPr>
            </w:pPr>
            <w:r w:rsidDel="00000000" w:rsidR="00000000" w:rsidRPr="00000000">
              <w:rPr>
                <w:sz w:val="20"/>
                <w:szCs w:val="20"/>
                <w:rtl w:val="0"/>
              </w:rPr>
              <w:t xml:space="preserve">{table_s4_62_6}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B">
            <w:pPr>
              <w:jc w:val="center"/>
              <w:rPr>
                <w:sz w:val="20"/>
                <w:szCs w:val="20"/>
              </w:rPr>
            </w:pPr>
            <w:r w:rsidDel="00000000" w:rsidR="00000000" w:rsidRPr="00000000">
              <w:rPr>
                <w:sz w:val="20"/>
                <w:szCs w:val="20"/>
                <w:rtl w:val="0"/>
              </w:rPr>
              <w:t xml:space="preserve">{table_s4_62_7}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C">
            <w:pPr>
              <w:jc w:val="center"/>
              <w:rPr>
                <w:sz w:val="20"/>
                <w:szCs w:val="20"/>
              </w:rPr>
            </w:pPr>
            <w:r w:rsidDel="00000000" w:rsidR="00000000" w:rsidRPr="00000000">
              <w:rPr>
                <w:sz w:val="20"/>
                <w:szCs w:val="20"/>
                <w:rtl w:val="0"/>
              </w:rPr>
              <w:t xml:space="preserve">{table_s4_62_8}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D">
            <w:pPr>
              <w:jc w:val="center"/>
              <w:rPr>
                <w:sz w:val="20"/>
                <w:szCs w:val="20"/>
              </w:rPr>
            </w:pPr>
            <w:r w:rsidDel="00000000" w:rsidR="00000000" w:rsidRPr="00000000">
              <w:rPr>
                <w:sz w:val="20"/>
                <w:szCs w:val="20"/>
                <w:rtl w:val="0"/>
              </w:rPr>
              <w:t xml:space="preserve">{table_s4_62_9}</w:t>
            </w:r>
          </w:p>
        </w:tc>
      </w:tr>
    </w:tbl>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u w:val="single"/>
        </w:rPr>
      </w:pPr>
      <w:r w:rsidDel="00000000" w:rsidR="00000000" w:rsidRPr="00000000">
        <w:rPr>
          <w:u w:val="single"/>
          <w:rtl w:val="0"/>
        </w:rPr>
        <w:t xml:space="preserve">Table S5. Outcome reproducibility for papers by journal</w:t>
      </w:r>
      <w:r w:rsidDel="00000000" w:rsidR="00000000" w:rsidRPr="00000000">
        <w:rPr>
          <w:rtl w:val="0"/>
        </w:rPr>
      </w:r>
    </w:p>
    <w:tbl>
      <w:tblPr>
        <w:tblStyle w:val="Table10"/>
        <w:tblW w:w="11472.20338983050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0198356474925"/>
        <w:gridCol w:w="1061.663360725418"/>
        <w:gridCol w:w="1061.663360725418"/>
        <w:gridCol w:w="1061.663360725418"/>
        <w:gridCol w:w="1061.663360725418"/>
        <w:gridCol w:w="1061.663360725418"/>
        <w:gridCol w:w="1061.663360725418"/>
        <w:gridCol w:w="773.3898305084746"/>
        <w:gridCol w:w="773.3898305084746"/>
        <w:gridCol w:w="535.4237288135594"/>
        <w:tblGridChange w:id="0">
          <w:tblGrid>
            <w:gridCol w:w="3020.0198356474925"/>
            <w:gridCol w:w="1061.663360725418"/>
            <w:gridCol w:w="1061.663360725418"/>
            <w:gridCol w:w="1061.663360725418"/>
            <w:gridCol w:w="1061.663360725418"/>
            <w:gridCol w:w="1061.663360725418"/>
            <w:gridCol w:w="1061.663360725418"/>
            <w:gridCol w:w="773.3898305084746"/>
            <w:gridCol w:w="773.3898305084746"/>
            <w:gridCol w:w="535.4237288135594"/>
          </w:tblGrid>
        </w:tblGridChange>
      </w:tblGrid>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41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411">
            <w:pPr>
              <w:jc w:val="center"/>
              <w:rPr>
                <w:sz w:val="18"/>
                <w:szCs w:val="18"/>
              </w:rPr>
            </w:pPr>
            <w:r w:rsidDel="00000000" w:rsidR="00000000" w:rsidRPr="00000000">
              <w:rPr>
                <w:sz w:val="18"/>
                <w:szCs w:val="18"/>
                <w:rtl w:val="0"/>
              </w:rPr>
              <w:t xml:space="preserve">Not attempted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412">
            <w:pPr>
              <w:jc w:val="center"/>
              <w:rPr>
                <w:sz w:val="18"/>
                <w:szCs w:val="18"/>
              </w:rPr>
            </w:pPr>
            <w:r w:rsidDel="00000000" w:rsidR="00000000" w:rsidRPr="00000000">
              <w:rPr>
                <w:sz w:val="18"/>
                <w:szCs w:val="18"/>
                <w:rtl w:val="0"/>
              </w:rPr>
              <w:t xml:space="preserve">Excluded</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413">
            <w:pPr>
              <w:jc w:val="center"/>
              <w:rPr>
                <w:sz w:val="14"/>
                <w:szCs w:val="14"/>
              </w:rPr>
            </w:pPr>
            <w:r w:rsidDel="00000000" w:rsidR="00000000" w:rsidRPr="00000000">
              <w:rPr>
                <w:sz w:val="14"/>
                <w:szCs w:val="14"/>
                <w:rtl w:val="0"/>
              </w:rPr>
              <w:t xml:space="preserve">Not Reproduced</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414">
            <w:pPr>
              <w:jc w:val="center"/>
              <w:rPr>
                <w:sz w:val="14"/>
                <w:szCs w:val="14"/>
              </w:rPr>
            </w:pPr>
            <w:r w:rsidDel="00000000" w:rsidR="00000000" w:rsidRPr="00000000">
              <w:rPr>
                <w:sz w:val="14"/>
                <w:szCs w:val="14"/>
                <w:rtl w:val="0"/>
              </w:rPr>
              <w:t xml:space="preserve">Approximately Reproduced</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415">
            <w:pPr>
              <w:jc w:val="center"/>
              <w:rPr>
                <w:sz w:val="14"/>
                <w:szCs w:val="14"/>
              </w:rPr>
            </w:pPr>
            <w:r w:rsidDel="00000000" w:rsidR="00000000" w:rsidRPr="00000000">
              <w:rPr>
                <w:sz w:val="14"/>
                <w:szCs w:val="14"/>
                <w:rtl w:val="0"/>
              </w:rPr>
              <w:t xml:space="preserve">Precisely Reproduced</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416">
            <w:pPr>
              <w:jc w:val="center"/>
              <w:rPr>
                <w:sz w:val="18"/>
                <w:szCs w:val="18"/>
              </w:rPr>
            </w:pPr>
            <w:r w:rsidDel="00000000" w:rsidR="00000000" w:rsidRPr="00000000">
              <w:rPr>
                <w:sz w:val="18"/>
                <w:szCs w:val="18"/>
                <w:rtl w:val="0"/>
              </w:rPr>
              <w:t xml:space="preserve">Total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7">
            <w:pPr>
              <w:rPr>
                <w:sz w:val="20"/>
                <w:szCs w:val="20"/>
              </w:rPr>
            </w:pPr>
            <w:r w:rsidDel="00000000" w:rsidR="00000000" w:rsidRPr="00000000">
              <w:rPr>
                <w:b w:val="1"/>
                <w:sz w:val="20"/>
                <w:szCs w:val="20"/>
                <w:rtl w:val="0"/>
              </w:rPr>
              <w:t xml:space="preserve">Business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D">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E">
            <w:pPr>
              <w:rPr>
                <w:sz w:val="20"/>
                <w:szCs w:val="20"/>
              </w:rPr>
            </w:pPr>
            <w:r w:rsidDel="00000000" w:rsidR="00000000" w:rsidRPr="00000000">
              <w:rPr>
                <w:sz w:val="20"/>
                <w:szCs w:val="20"/>
                <w:rtl w:val="0"/>
              </w:rPr>
              <w:t xml:space="preserve">{table_s5_1_1}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F">
            <w:pPr>
              <w:jc w:val="center"/>
              <w:rPr>
                <w:sz w:val="20"/>
                <w:szCs w:val="20"/>
              </w:rPr>
            </w:pPr>
            <w:r w:rsidDel="00000000" w:rsidR="00000000" w:rsidRPr="00000000">
              <w:rPr>
                <w:sz w:val="20"/>
                <w:szCs w:val="20"/>
                <w:rtl w:val="0"/>
              </w:rPr>
              <w:t xml:space="preserve">{table_s5_1_2}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0">
            <w:pPr>
              <w:jc w:val="center"/>
              <w:rPr>
                <w:sz w:val="20"/>
                <w:szCs w:val="20"/>
              </w:rPr>
            </w:pPr>
            <w:r w:rsidDel="00000000" w:rsidR="00000000" w:rsidRPr="00000000">
              <w:rPr>
                <w:sz w:val="20"/>
                <w:szCs w:val="20"/>
                <w:rtl w:val="0"/>
              </w:rPr>
              <w:t xml:space="preserve">{table_s5_1_3}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1">
            <w:pPr>
              <w:jc w:val="center"/>
              <w:rPr>
                <w:sz w:val="20"/>
                <w:szCs w:val="20"/>
              </w:rPr>
            </w:pPr>
            <w:r w:rsidDel="00000000" w:rsidR="00000000" w:rsidRPr="00000000">
              <w:rPr>
                <w:sz w:val="20"/>
                <w:szCs w:val="20"/>
                <w:rtl w:val="0"/>
              </w:rPr>
              <w:t xml:space="preserve">{table_s5_1_4}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2">
            <w:pPr>
              <w:jc w:val="center"/>
              <w:rPr>
                <w:sz w:val="20"/>
                <w:szCs w:val="20"/>
              </w:rPr>
            </w:pPr>
            <w:r w:rsidDel="00000000" w:rsidR="00000000" w:rsidRPr="00000000">
              <w:rPr>
                <w:sz w:val="20"/>
                <w:szCs w:val="20"/>
                <w:rtl w:val="0"/>
              </w:rPr>
              <w:t xml:space="preserve">{table_s5_1_5}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3">
            <w:pPr>
              <w:jc w:val="center"/>
              <w:rPr>
                <w:sz w:val="20"/>
                <w:szCs w:val="20"/>
              </w:rPr>
            </w:pPr>
            <w:r w:rsidDel="00000000" w:rsidR="00000000" w:rsidRPr="00000000">
              <w:rPr>
                <w:sz w:val="20"/>
                <w:szCs w:val="20"/>
                <w:rtl w:val="0"/>
              </w:rPr>
              <w:t xml:space="preserve">{table_s5_1_6}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4">
            <w:pPr>
              <w:jc w:val="center"/>
              <w:rPr>
                <w:sz w:val="20"/>
                <w:szCs w:val="20"/>
              </w:rPr>
            </w:pPr>
            <w:r w:rsidDel="00000000" w:rsidR="00000000" w:rsidRPr="00000000">
              <w:rPr>
                <w:sz w:val="20"/>
                <w:szCs w:val="20"/>
                <w:rtl w:val="0"/>
              </w:rPr>
              <w:t xml:space="preserve">{table_s5_1_7}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5">
            <w:pPr>
              <w:rPr>
                <w:sz w:val="20"/>
                <w:szCs w:val="20"/>
              </w:rPr>
            </w:pPr>
            <w:r w:rsidDel="00000000" w:rsidR="00000000" w:rsidRPr="00000000">
              <w:rPr>
                <w:sz w:val="20"/>
                <w:szCs w:val="20"/>
                <w:rtl w:val="0"/>
              </w:rPr>
              <w:t xml:space="preserve">{table_s5_2_1}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6">
            <w:pPr>
              <w:jc w:val="center"/>
              <w:rPr>
                <w:sz w:val="20"/>
                <w:szCs w:val="20"/>
              </w:rPr>
            </w:pPr>
            <w:r w:rsidDel="00000000" w:rsidR="00000000" w:rsidRPr="00000000">
              <w:rPr>
                <w:sz w:val="20"/>
                <w:szCs w:val="20"/>
                <w:rtl w:val="0"/>
              </w:rPr>
              <w:t xml:space="preserve">{table_s5_2_2}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7">
            <w:pPr>
              <w:jc w:val="center"/>
              <w:rPr>
                <w:sz w:val="20"/>
                <w:szCs w:val="20"/>
              </w:rPr>
            </w:pPr>
            <w:r w:rsidDel="00000000" w:rsidR="00000000" w:rsidRPr="00000000">
              <w:rPr>
                <w:sz w:val="20"/>
                <w:szCs w:val="20"/>
                <w:rtl w:val="0"/>
              </w:rPr>
              <w:t xml:space="preserve">{table_s5_2_3}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8">
            <w:pPr>
              <w:jc w:val="center"/>
              <w:rPr>
                <w:sz w:val="20"/>
                <w:szCs w:val="20"/>
              </w:rPr>
            </w:pPr>
            <w:r w:rsidDel="00000000" w:rsidR="00000000" w:rsidRPr="00000000">
              <w:rPr>
                <w:sz w:val="20"/>
                <w:szCs w:val="20"/>
                <w:rtl w:val="0"/>
              </w:rPr>
              <w:t xml:space="preserve">{table_s5_2_4}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9">
            <w:pPr>
              <w:jc w:val="center"/>
              <w:rPr>
                <w:sz w:val="20"/>
                <w:szCs w:val="20"/>
              </w:rPr>
            </w:pPr>
            <w:r w:rsidDel="00000000" w:rsidR="00000000" w:rsidRPr="00000000">
              <w:rPr>
                <w:sz w:val="20"/>
                <w:szCs w:val="20"/>
                <w:rtl w:val="0"/>
              </w:rPr>
              <w:t xml:space="preserve">{table_s5_2_5}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A">
            <w:pPr>
              <w:jc w:val="center"/>
              <w:rPr>
                <w:sz w:val="20"/>
                <w:szCs w:val="20"/>
              </w:rPr>
            </w:pPr>
            <w:r w:rsidDel="00000000" w:rsidR="00000000" w:rsidRPr="00000000">
              <w:rPr>
                <w:sz w:val="20"/>
                <w:szCs w:val="20"/>
                <w:rtl w:val="0"/>
              </w:rPr>
              <w:t xml:space="preserve">{table_s5_2_6}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B">
            <w:pPr>
              <w:jc w:val="center"/>
              <w:rPr>
                <w:sz w:val="20"/>
                <w:szCs w:val="20"/>
              </w:rPr>
            </w:pPr>
            <w:r w:rsidDel="00000000" w:rsidR="00000000" w:rsidRPr="00000000">
              <w:rPr>
                <w:sz w:val="20"/>
                <w:szCs w:val="20"/>
                <w:rtl w:val="0"/>
              </w:rPr>
              <w:t xml:space="preserve">{table_s5_2_7}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C">
            <w:pPr>
              <w:rPr>
                <w:sz w:val="20"/>
                <w:szCs w:val="20"/>
              </w:rPr>
            </w:pPr>
            <w:r w:rsidDel="00000000" w:rsidR="00000000" w:rsidRPr="00000000">
              <w:rPr>
                <w:sz w:val="20"/>
                <w:szCs w:val="20"/>
                <w:rtl w:val="0"/>
              </w:rPr>
              <w:t xml:space="preserve">{table_s5_3_1}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D">
            <w:pPr>
              <w:jc w:val="center"/>
              <w:rPr>
                <w:sz w:val="20"/>
                <w:szCs w:val="20"/>
              </w:rPr>
            </w:pPr>
            <w:r w:rsidDel="00000000" w:rsidR="00000000" w:rsidRPr="00000000">
              <w:rPr>
                <w:sz w:val="20"/>
                <w:szCs w:val="20"/>
                <w:rtl w:val="0"/>
              </w:rPr>
              <w:t xml:space="preserve">{table_s5_3_2}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E">
            <w:pPr>
              <w:jc w:val="center"/>
              <w:rPr>
                <w:sz w:val="20"/>
                <w:szCs w:val="20"/>
              </w:rPr>
            </w:pPr>
            <w:r w:rsidDel="00000000" w:rsidR="00000000" w:rsidRPr="00000000">
              <w:rPr>
                <w:sz w:val="20"/>
                <w:szCs w:val="20"/>
                <w:rtl w:val="0"/>
              </w:rPr>
              <w:t xml:space="preserve">{table_s5_3_3}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F">
            <w:pPr>
              <w:jc w:val="center"/>
              <w:rPr>
                <w:sz w:val="20"/>
                <w:szCs w:val="20"/>
              </w:rPr>
            </w:pPr>
            <w:r w:rsidDel="00000000" w:rsidR="00000000" w:rsidRPr="00000000">
              <w:rPr>
                <w:sz w:val="20"/>
                <w:szCs w:val="20"/>
                <w:rtl w:val="0"/>
              </w:rPr>
              <w:t xml:space="preserve">{table_s5_3_4}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0">
            <w:pPr>
              <w:jc w:val="center"/>
              <w:rPr>
                <w:sz w:val="20"/>
                <w:szCs w:val="20"/>
              </w:rPr>
            </w:pPr>
            <w:r w:rsidDel="00000000" w:rsidR="00000000" w:rsidRPr="00000000">
              <w:rPr>
                <w:sz w:val="20"/>
                <w:szCs w:val="20"/>
                <w:rtl w:val="0"/>
              </w:rPr>
              <w:t xml:space="preserve">{table_s5_3_5}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1">
            <w:pPr>
              <w:jc w:val="center"/>
              <w:rPr>
                <w:sz w:val="20"/>
                <w:szCs w:val="20"/>
              </w:rPr>
            </w:pPr>
            <w:r w:rsidDel="00000000" w:rsidR="00000000" w:rsidRPr="00000000">
              <w:rPr>
                <w:sz w:val="20"/>
                <w:szCs w:val="20"/>
                <w:rtl w:val="0"/>
              </w:rPr>
              <w:t xml:space="preserve">{table_s5_3_6}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2">
            <w:pPr>
              <w:jc w:val="center"/>
              <w:rPr>
                <w:sz w:val="20"/>
                <w:szCs w:val="20"/>
              </w:rPr>
            </w:pPr>
            <w:r w:rsidDel="00000000" w:rsidR="00000000" w:rsidRPr="00000000">
              <w:rPr>
                <w:sz w:val="20"/>
                <w:szCs w:val="20"/>
                <w:rtl w:val="0"/>
              </w:rPr>
              <w:t xml:space="preserve">{table_s5_3_7}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3">
            <w:pPr>
              <w:rPr>
                <w:sz w:val="20"/>
                <w:szCs w:val="20"/>
              </w:rPr>
            </w:pPr>
            <w:r w:rsidDel="00000000" w:rsidR="00000000" w:rsidRPr="00000000">
              <w:rPr>
                <w:sz w:val="20"/>
                <w:szCs w:val="20"/>
                <w:rtl w:val="0"/>
              </w:rPr>
              <w:t xml:space="preserve">{table_s5_4_1}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4">
            <w:pPr>
              <w:jc w:val="center"/>
              <w:rPr>
                <w:sz w:val="20"/>
                <w:szCs w:val="20"/>
              </w:rPr>
            </w:pPr>
            <w:r w:rsidDel="00000000" w:rsidR="00000000" w:rsidRPr="00000000">
              <w:rPr>
                <w:sz w:val="20"/>
                <w:szCs w:val="20"/>
                <w:rtl w:val="0"/>
              </w:rPr>
              <w:t xml:space="preserve">{table_s5_4_2}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5">
            <w:pPr>
              <w:jc w:val="center"/>
              <w:rPr>
                <w:sz w:val="20"/>
                <w:szCs w:val="20"/>
              </w:rPr>
            </w:pPr>
            <w:r w:rsidDel="00000000" w:rsidR="00000000" w:rsidRPr="00000000">
              <w:rPr>
                <w:sz w:val="20"/>
                <w:szCs w:val="20"/>
                <w:rtl w:val="0"/>
              </w:rPr>
              <w:t xml:space="preserve">{table_s5_4_3}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6">
            <w:pPr>
              <w:jc w:val="center"/>
              <w:rPr>
                <w:sz w:val="20"/>
                <w:szCs w:val="20"/>
              </w:rPr>
            </w:pPr>
            <w:r w:rsidDel="00000000" w:rsidR="00000000" w:rsidRPr="00000000">
              <w:rPr>
                <w:sz w:val="20"/>
                <w:szCs w:val="20"/>
                <w:rtl w:val="0"/>
              </w:rPr>
              <w:t xml:space="preserve">{table_s5_4_4}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7">
            <w:pPr>
              <w:jc w:val="center"/>
              <w:rPr>
                <w:sz w:val="20"/>
                <w:szCs w:val="20"/>
              </w:rPr>
            </w:pPr>
            <w:r w:rsidDel="00000000" w:rsidR="00000000" w:rsidRPr="00000000">
              <w:rPr>
                <w:sz w:val="20"/>
                <w:szCs w:val="20"/>
                <w:rtl w:val="0"/>
              </w:rPr>
              <w:t xml:space="preserve">{table_s5_4_5}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8">
            <w:pPr>
              <w:jc w:val="center"/>
              <w:rPr>
                <w:sz w:val="20"/>
                <w:szCs w:val="20"/>
              </w:rPr>
            </w:pPr>
            <w:r w:rsidDel="00000000" w:rsidR="00000000" w:rsidRPr="00000000">
              <w:rPr>
                <w:sz w:val="20"/>
                <w:szCs w:val="20"/>
                <w:rtl w:val="0"/>
              </w:rPr>
              <w:t xml:space="preserve">{table_s5_4_6}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9">
            <w:pPr>
              <w:jc w:val="center"/>
              <w:rPr>
                <w:sz w:val="20"/>
                <w:szCs w:val="20"/>
              </w:rPr>
            </w:pPr>
            <w:r w:rsidDel="00000000" w:rsidR="00000000" w:rsidRPr="00000000">
              <w:rPr>
                <w:sz w:val="20"/>
                <w:szCs w:val="20"/>
                <w:rtl w:val="0"/>
              </w:rPr>
              <w:t xml:space="preserve">{table_s5_4_7}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A">
            <w:pPr>
              <w:rPr>
                <w:sz w:val="20"/>
                <w:szCs w:val="20"/>
              </w:rPr>
            </w:pPr>
            <w:r w:rsidDel="00000000" w:rsidR="00000000" w:rsidRPr="00000000">
              <w:rPr>
                <w:sz w:val="20"/>
                <w:szCs w:val="20"/>
                <w:rtl w:val="0"/>
              </w:rPr>
              <w:t xml:space="preserve">{table_s5_5_1}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B">
            <w:pPr>
              <w:jc w:val="center"/>
              <w:rPr>
                <w:sz w:val="20"/>
                <w:szCs w:val="20"/>
              </w:rPr>
            </w:pPr>
            <w:r w:rsidDel="00000000" w:rsidR="00000000" w:rsidRPr="00000000">
              <w:rPr>
                <w:sz w:val="20"/>
                <w:szCs w:val="20"/>
                <w:rtl w:val="0"/>
              </w:rPr>
              <w:t xml:space="preserve">{table_s5_5_2}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C">
            <w:pPr>
              <w:jc w:val="center"/>
              <w:rPr>
                <w:sz w:val="20"/>
                <w:szCs w:val="20"/>
              </w:rPr>
            </w:pPr>
            <w:r w:rsidDel="00000000" w:rsidR="00000000" w:rsidRPr="00000000">
              <w:rPr>
                <w:sz w:val="20"/>
                <w:szCs w:val="20"/>
                <w:rtl w:val="0"/>
              </w:rPr>
              <w:t xml:space="preserve">{table_s5_5_3}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D">
            <w:pPr>
              <w:jc w:val="center"/>
              <w:rPr>
                <w:sz w:val="20"/>
                <w:szCs w:val="20"/>
              </w:rPr>
            </w:pPr>
            <w:r w:rsidDel="00000000" w:rsidR="00000000" w:rsidRPr="00000000">
              <w:rPr>
                <w:sz w:val="20"/>
                <w:szCs w:val="20"/>
                <w:rtl w:val="0"/>
              </w:rPr>
              <w:t xml:space="preserve">{table_s5_5_4}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E">
            <w:pPr>
              <w:jc w:val="center"/>
              <w:rPr>
                <w:sz w:val="20"/>
                <w:szCs w:val="20"/>
              </w:rPr>
            </w:pPr>
            <w:r w:rsidDel="00000000" w:rsidR="00000000" w:rsidRPr="00000000">
              <w:rPr>
                <w:sz w:val="20"/>
                <w:szCs w:val="20"/>
                <w:rtl w:val="0"/>
              </w:rPr>
              <w:t xml:space="preserve">{table_s5_5_5}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F">
            <w:pPr>
              <w:jc w:val="center"/>
              <w:rPr>
                <w:sz w:val="20"/>
                <w:szCs w:val="20"/>
              </w:rPr>
            </w:pPr>
            <w:r w:rsidDel="00000000" w:rsidR="00000000" w:rsidRPr="00000000">
              <w:rPr>
                <w:sz w:val="20"/>
                <w:szCs w:val="20"/>
                <w:rtl w:val="0"/>
              </w:rPr>
              <w:t xml:space="preserve">{table_s5_5_6}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0">
            <w:pPr>
              <w:jc w:val="center"/>
              <w:rPr>
                <w:sz w:val="20"/>
                <w:szCs w:val="20"/>
              </w:rPr>
            </w:pPr>
            <w:r w:rsidDel="00000000" w:rsidR="00000000" w:rsidRPr="00000000">
              <w:rPr>
                <w:sz w:val="20"/>
                <w:szCs w:val="20"/>
                <w:rtl w:val="0"/>
              </w:rPr>
              <w:t xml:space="preserve">{table_s5_5_7}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1">
            <w:pPr>
              <w:rPr>
                <w:sz w:val="20"/>
                <w:szCs w:val="20"/>
              </w:rPr>
            </w:pPr>
            <w:r w:rsidDel="00000000" w:rsidR="00000000" w:rsidRPr="00000000">
              <w:rPr>
                <w:sz w:val="20"/>
                <w:szCs w:val="20"/>
                <w:rtl w:val="0"/>
              </w:rPr>
              <w:t xml:space="preserve">{table_s5_6_1}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2">
            <w:pPr>
              <w:jc w:val="center"/>
              <w:rPr>
                <w:sz w:val="20"/>
                <w:szCs w:val="20"/>
              </w:rPr>
            </w:pPr>
            <w:r w:rsidDel="00000000" w:rsidR="00000000" w:rsidRPr="00000000">
              <w:rPr>
                <w:sz w:val="20"/>
                <w:szCs w:val="20"/>
                <w:rtl w:val="0"/>
              </w:rPr>
              <w:t xml:space="preserve">{table_s5_6_2}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3">
            <w:pPr>
              <w:jc w:val="center"/>
              <w:rPr>
                <w:sz w:val="20"/>
                <w:szCs w:val="20"/>
              </w:rPr>
            </w:pPr>
            <w:r w:rsidDel="00000000" w:rsidR="00000000" w:rsidRPr="00000000">
              <w:rPr>
                <w:sz w:val="20"/>
                <w:szCs w:val="20"/>
                <w:rtl w:val="0"/>
              </w:rPr>
              <w:t xml:space="preserve">{table_s5_6_3}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4">
            <w:pPr>
              <w:jc w:val="center"/>
              <w:rPr>
                <w:sz w:val="20"/>
                <w:szCs w:val="20"/>
              </w:rPr>
            </w:pPr>
            <w:r w:rsidDel="00000000" w:rsidR="00000000" w:rsidRPr="00000000">
              <w:rPr>
                <w:sz w:val="20"/>
                <w:szCs w:val="20"/>
                <w:rtl w:val="0"/>
              </w:rPr>
              <w:t xml:space="preserve">{table_s5_6_4}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5">
            <w:pPr>
              <w:jc w:val="center"/>
              <w:rPr>
                <w:sz w:val="20"/>
                <w:szCs w:val="20"/>
              </w:rPr>
            </w:pPr>
            <w:r w:rsidDel="00000000" w:rsidR="00000000" w:rsidRPr="00000000">
              <w:rPr>
                <w:sz w:val="20"/>
                <w:szCs w:val="20"/>
                <w:rtl w:val="0"/>
              </w:rPr>
              <w:t xml:space="preserve">{table_s5_6_5}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6">
            <w:pPr>
              <w:jc w:val="center"/>
              <w:rPr>
                <w:sz w:val="20"/>
                <w:szCs w:val="20"/>
              </w:rPr>
            </w:pPr>
            <w:r w:rsidDel="00000000" w:rsidR="00000000" w:rsidRPr="00000000">
              <w:rPr>
                <w:sz w:val="20"/>
                <w:szCs w:val="20"/>
                <w:rtl w:val="0"/>
              </w:rPr>
              <w:t xml:space="preserve">{table_s5_6_6}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7">
            <w:pPr>
              <w:jc w:val="center"/>
              <w:rPr>
                <w:sz w:val="20"/>
                <w:szCs w:val="20"/>
              </w:rPr>
            </w:pPr>
            <w:r w:rsidDel="00000000" w:rsidR="00000000" w:rsidRPr="00000000">
              <w:rPr>
                <w:sz w:val="20"/>
                <w:szCs w:val="20"/>
                <w:rtl w:val="0"/>
              </w:rPr>
              <w:t xml:space="preserve">{table_s5_6_7}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8">
            <w:pPr>
              <w:rPr>
                <w:sz w:val="20"/>
                <w:szCs w:val="20"/>
              </w:rPr>
            </w:pPr>
            <w:r w:rsidDel="00000000" w:rsidR="00000000" w:rsidRPr="00000000">
              <w:rPr>
                <w:sz w:val="20"/>
                <w:szCs w:val="20"/>
                <w:rtl w:val="0"/>
              </w:rPr>
              <w:t xml:space="preserve">{table_s5_7_1}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9">
            <w:pPr>
              <w:jc w:val="center"/>
              <w:rPr>
                <w:sz w:val="20"/>
                <w:szCs w:val="20"/>
              </w:rPr>
            </w:pPr>
            <w:r w:rsidDel="00000000" w:rsidR="00000000" w:rsidRPr="00000000">
              <w:rPr>
                <w:sz w:val="20"/>
                <w:szCs w:val="20"/>
                <w:rtl w:val="0"/>
              </w:rPr>
              <w:t xml:space="preserve">{table_s5_7_2}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A">
            <w:pPr>
              <w:jc w:val="center"/>
              <w:rPr>
                <w:sz w:val="20"/>
                <w:szCs w:val="20"/>
              </w:rPr>
            </w:pPr>
            <w:r w:rsidDel="00000000" w:rsidR="00000000" w:rsidRPr="00000000">
              <w:rPr>
                <w:sz w:val="20"/>
                <w:szCs w:val="20"/>
                <w:rtl w:val="0"/>
              </w:rPr>
              <w:t xml:space="preserve">{table_s5_7_3}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B">
            <w:pPr>
              <w:jc w:val="center"/>
              <w:rPr>
                <w:sz w:val="20"/>
                <w:szCs w:val="20"/>
              </w:rPr>
            </w:pPr>
            <w:r w:rsidDel="00000000" w:rsidR="00000000" w:rsidRPr="00000000">
              <w:rPr>
                <w:sz w:val="20"/>
                <w:szCs w:val="20"/>
                <w:rtl w:val="0"/>
              </w:rPr>
              <w:t xml:space="preserve">{table_s5_7_4}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C">
            <w:pPr>
              <w:jc w:val="center"/>
              <w:rPr>
                <w:sz w:val="20"/>
                <w:szCs w:val="20"/>
              </w:rPr>
            </w:pPr>
            <w:r w:rsidDel="00000000" w:rsidR="00000000" w:rsidRPr="00000000">
              <w:rPr>
                <w:sz w:val="20"/>
                <w:szCs w:val="20"/>
                <w:rtl w:val="0"/>
              </w:rPr>
              <w:t xml:space="preserve">{table_s5_7_5}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D">
            <w:pPr>
              <w:jc w:val="center"/>
              <w:rPr>
                <w:sz w:val="20"/>
                <w:szCs w:val="20"/>
              </w:rPr>
            </w:pPr>
            <w:r w:rsidDel="00000000" w:rsidR="00000000" w:rsidRPr="00000000">
              <w:rPr>
                <w:sz w:val="20"/>
                <w:szCs w:val="20"/>
                <w:rtl w:val="0"/>
              </w:rPr>
              <w:t xml:space="preserve">{table_s5_7_6}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E">
            <w:pPr>
              <w:jc w:val="center"/>
              <w:rPr>
                <w:sz w:val="20"/>
                <w:szCs w:val="20"/>
              </w:rPr>
            </w:pPr>
            <w:r w:rsidDel="00000000" w:rsidR="00000000" w:rsidRPr="00000000">
              <w:rPr>
                <w:sz w:val="20"/>
                <w:szCs w:val="20"/>
                <w:rtl w:val="0"/>
              </w:rPr>
              <w:t xml:space="preserve">{table_s5_7_7}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F">
            <w:pPr>
              <w:rPr>
                <w:sz w:val="20"/>
                <w:szCs w:val="20"/>
              </w:rPr>
            </w:pPr>
            <w:r w:rsidDel="00000000" w:rsidR="00000000" w:rsidRPr="00000000">
              <w:rPr>
                <w:sz w:val="20"/>
                <w:szCs w:val="20"/>
                <w:rtl w:val="0"/>
              </w:rPr>
              <w:t xml:space="preserve">{table_s5_8_1}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0">
            <w:pPr>
              <w:jc w:val="center"/>
              <w:rPr>
                <w:sz w:val="20"/>
                <w:szCs w:val="20"/>
              </w:rPr>
            </w:pPr>
            <w:r w:rsidDel="00000000" w:rsidR="00000000" w:rsidRPr="00000000">
              <w:rPr>
                <w:sz w:val="20"/>
                <w:szCs w:val="20"/>
                <w:rtl w:val="0"/>
              </w:rPr>
              <w:t xml:space="preserve">{table_s5_8_2}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1">
            <w:pPr>
              <w:jc w:val="center"/>
              <w:rPr>
                <w:sz w:val="20"/>
                <w:szCs w:val="20"/>
              </w:rPr>
            </w:pPr>
            <w:r w:rsidDel="00000000" w:rsidR="00000000" w:rsidRPr="00000000">
              <w:rPr>
                <w:sz w:val="20"/>
                <w:szCs w:val="20"/>
                <w:rtl w:val="0"/>
              </w:rPr>
              <w:t xml:space="preserve">{table_s5_8_3}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2">
            <w:pPr>
              <w:jc w:val="center"/>
              <w:rPr>
                <w:sz w:val="20"/>
                <w:szCs w:val="20"/>
              </w:rPr>
            </w:pPr>
            <w:r w:rsidDel="00000000" w:rsidR="00000000" w:rsidRPr="00000000">
              <w:rPr>
                <w:sz w:val="20"/>
                <w:szCs w:val="20"/>
                <w:rtl w:val="0"/>
              </w:rPr>
              <w:t xml:space="preserve">{table_s5_8_4}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3">
            <w:pPr>
              <w:jc w:val="center"/>
              <w:rPr>
                <w:sz w:val="20"/>
                <w:szCs w:val="20"/>
              </w:rPr>
            </w:pPr>
            <w:r w:rsidDel="00000000" w:rsidR="00000000" w:rsidRPr="00000000">
              <w:rPr>
                <w:sz w:val="20"/>
                <w:szCs w:val="20"/>
                <w:rtl w:val="0"/>
              </w:rPr>
              <w:t xml:space="preserve">{table_s5_8_5}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4">
            <w:pPr>
              <w:jc w:val="center"/>
              <w:rPr>
                <w:sz w:val="20"/>
                <w:szCs w:val="20"/>
              </w:rPr>
            </w:pPr>
            <w:r w:rsidDel="00000000" w:rsidR="00000000" w:rsidRPr="00000000">
              <w:rPr>
                <w:sz w:val="20"/>
                <w:szCs w:val="20"/>
                <w:rtl w:val="0"/>
              </w:rPr>
              <w:t xml:space="preserve">{table_s5_8_6}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5">
            <w:pPr>
              <w:jc w:val="center"/>
              <w:rPr>
                <w:sz w:val="20"/>
                <w:szCs w:val="20"/>
              </w:rPr>
            </w:pPr>
            <w:r w:rsidDel="00000000" w:rsidR="00000000" w:rsidRPr="00000000">
              <w:rPr>
                <w:sz w:val="20"/>
                <w:szCs w:val="20"/>
                <w:rtl w:val="0"/>
              </w:rPr>
              <w:t xml:space="preserve">{table_s5_8_7}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6">
            <w:pPr>
              <w:rPr>
                <w:sz w:val="20"/>
                <w:szCs w:val="20"/>
              </w:rPr>
            </w:pPr>
            <w:r w:rsidDel="00000000" w:rsidR="00000000" w:rsidRPr="00000000">
              <w:rPr>
                <w:sz w:val="20"/>
                <w:szCs w:val="20"/>
                <w:rtl w:val="0"/>
              </w:rPr>
              <w:t xml:space="preserve">{table_s5_9_1}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7">
            <w:pPr>
              <w:jc w:val="center"/>
              <w:rPr>
                <w:sz w:val="20"/>
                <w:szCs w:val="20"/>
              </w:rPr>
            </w:pPr>
            <w:r w:rsidDel="00000000" w:rsidR="00000000" w:rsidRPr="00000000">
              <w:rPr>
                <w:sz w:val="20"/>
                <w:szCs w:val="20"/>
                <w:rtl w:val="0"/>
              </w:rPr>
              <w:t xml:space="preserve">{table_s5_9_2}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8">
            <w:pPr>
              <w:jc w:val="center"/>
              <w:rPr>
                <w:sz w:val="20"/>
                <w:szCs w:val="20"/>
              </w:rPr>
            </w:pPr>
            <w:r w:rsidDel="00000000" w:rsidR="00000000" w:rsidRPr="00000000">
              <w:rPr>
                <w:sz w:val="20"/>
                <w:szCs w:val="20"/>
                <w:rtl w:val="0"/>
              </w:rPr>
              <w:t xml:space="preserve">{table_s5_9_3}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9">
            <w:pPr>
              <w:jc w:val="center"/>
              <w:rPr>
                <w:sz w:val="20"/>
                <w:szCs w:val="20"/>
              </w:rPr>
            </w:pPr>
            <w:r w:rsidDel="00000000" w:rsidR="00000000" w:rsidRPr="00000000">
              <w:rPr>
                <w:sz w:val="20"/>
                <w:szCs w:val="20"/>
                <w:rtl w:val="0"/>
              </w:rPr>
              <w:t xml:space="preserve">{table_s5_9_4}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A">
            <w:pPr>
              <w:jc w:val="center"/>
              <w:rPr>
                <w:sz w:val="20"/>
                <w:szCs w:val="20"/>
              </w:rPr>
            </w:pPr>
            <w:r w:rsidDel="00000000" w:rsidR="00000000" w:rsidRPr="00000000">
              <w:rPr>
                <w:sz w:val="20"/>
                <w:szCs w:val="20"/>
                <w:rtl w:val="0"/>
              </w:rPr>
              <w:t xml:space="preserve">{table_s5_9_5}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B">
            <w:pPr>
              <w:jc w:val="center"/>
              <w:rPr>
                <w:sz w:val="20"/>
                <w:szCs w:val="20"/>
              </w:rPr>
            </w:pPr>
            <w:r w:rsidDel="00000000" w:rsidR="00000000" w:rsidRPr="00000000">
              <w:rPr>
                <w:sz w:val="20"/>
                <w:szCs w:val="20"/>
                <w:rtl w:val="0"/>
              </w:rPr>
              <w:t xml:space="preserve">{table_s5_9_6}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C">
            <w:pPr>
              <w:jc w:val="center"/>
              <w:rPr>
                <w:sz w:val="20"/>
                <w:szCs w:val="20"/>
              </w:rPr>
            </w:pPr>
            <w:r w:rsidDel="00000000" w:rsidR="00000000" w:rsidRPr="00000000">
              <w:rPr>
                <w:sz w:val="20"/>
                <w:szCs w:val="20"/>
                <w:rtl w:val="0"/>
              </w:rPr>
              <w:t xml:space="preserve">{table_s5_9_7}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D">
            <w:pPr>
              <w:rPr>
                <w:sz w:val="20"/>
                <w:szCs w:val="20"/>
              </w:rPr>
            </w:pPr>
            <w:r w:rsidDel="00000000" w:rsidR="00000000" w:rsidRPr="00000000">
              <w:rPr>
                <w:sz w:val="20"/>
                <w:szCs w:val="20"/>
                <w:rtl w:val="0"/>
              </w:rPr>
              <w:t xml:space="preserve">{table_s5_10_1}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E">
            <w:pPr>
              <w:jc w:val="center"/>
              <w:rPr>
                <w:sz w:val="20"/>
                <w:szCs w:val="20"/>
              </w:rPr>
            </w:pPr>
            <w:r w:rsidDel="00000000" w:rsidR="00000000" w:rsidRPr="00000000">
              <w:rPr>
                <w:sz w:val="20"/>
                <w:szCs w:val="20"/>
                <w:rtl w:val="0"/>
              </w:rPr>
              <w:t xml:space="preserve">{table_s5_10_2}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F">
            <w:pPr>
              <w:jc w:val="center"/>
              <w:rPr>
                <w:sz w:val="20"/>
                <w:szCs w:val="20"/>
              </w:rPr>
            </w:pPr>
            <w:r w:rsidDel="00000000" w:rsidR="00000000" w:rsidRPr="00000000">
              <w:rPr>
                <w:sz w:val="20"/>
                <w:szCs w:val="20"/>
                <w:rtl w:val="0"/>
              </w:rPr>
              <w:t xml:space="preserve">{table_s5_10_3}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0">
            <w:pPr>
              <w:jc w:val="center"/>
              <w:rPr>
                <w:sz w:val="20"/>
                <w:szCs w:val="20"/>
              </w:rPr>
            </w:pPr>
            <w:r w:rsidDel="00000000" w:rsidR="00000000" w:rsidRPr="00000000">
              <w:rPr>
                <w:sz w:val="20"/>
                <w:szCs w:val="20"/>
                <w:rtl w:val="0"/>
              </w:rPr>
              <w:t xml:space="preserve">{table_s5_10_4}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1">
            <w:pPr>
              <w:jc w:val="center"/>
              <w:rPr>
                <w:sz w:val="20"/>
                <w:szCs w:val="20"/>
              </w:rPr>
            </w:pPr>
            <w:r w:rsidDel="00000000" w:rsidR="00000000" w:rsidRPr="00000000">
              <w:rPr>
                <w:sz w:val="20"/>
                <w:szCs w:val="20"/>
                <w:rtl w:val="0"/>
              </w:rPr>
              <w:t xml:space="preserve">{table_s5_10_5}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2">
            <w:pPr>
              <w:jc w:val="center"/>
              <w:rPr>
                <w:sz w:val="20"/>
                <w:szCs w:val="20"/>
              </w:rPr>
            </w:pPr>
            <w:r w:rsidDel="00000000" w:rsidR="00000000" w:rsidRPr="00000000">
              <w:rPr>
                <w:sz w:val="20"/>
                <w:szCs w:val="20"/>
                <w:rtl w:val="0"/>
              </w:rPr>
              <w:t xml:space="preserve">{table_s5_10_6}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3">
            <w:pPr>
              <w:jc w:val="center"/>
              <w:rPr>
                <w:sz w:val="20"/>
                <w:szCs w:val="20"/>
              </w:rPr>
            </w:pPr>
            <w:r w:rsidDel="00000000" w:rsidR="00000000" w:rsidRPr="00000000">
              <w:rPr>
                <w:sz w:val="20"/>
                <w:szCs w:val="20"/>
                <w:rtl w:val="0"/>
              </w:rPr>
              <w:t xml:space="preserve">{table_s5_10_7}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4">
            <w:pPr>
              <w:rPr>
                <w:sz w:val="20"/>
                <w:szCs w:val="20"/>
              </w:rPr>
            </w:pPr>
            <w:r w:rsidDel="00000000" w:rsidR="00000000" w:rsidRPr="00000000">
              <w:rPr>
                <w:sz w:val="20"/>
                <w:szCs w:val="20"/>
                <w:rtl w:val="0"/>
              </w:rPr>
              <w:t xml:space="preserve">{table_s5_11_1}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5">
            <w:pPr>
              <w:jc w:val="center"/>
              <w:rPr>
                <w:sz w:val="20"/>
                <w:szCs w:val="20"/>
              </w:rPr>
            </w:pPr>
            <w:r w:rsidDel="00000000" w:rsidR="00000000" w:rsidRPr="00000000">
              <w:rPr>
                <w:sz w:val="20"/>
                <w:szCs w:val="20"/>
                <w:rtl w:val="0"/>
              </w:rPr>
              <w:t xml:space="preserve">{table_s5_11_2}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6">
            <w:pPr>
              <w:jc w:val="center"/>
              <w:rPr>
                <w:sz w:val="20"/>
                <w:szCs w:val="20"/>
              </w:rPr>
            </w:pPr>
            <w:r w:rsidDel="00000000" w:rsidR="00000000" w:rsidRPr="00000000">
              <w:rPr>
                <w:sz w:val="20"/>
                <w:szCs w:val="20"/>
                <w:rtl w:val="0"/>
              </w:rPr>
              <w:t xml:space="preserve">{table_s5_11_3}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7">
            <w:pPr>
              <w:jc w:val="center"/>
              <w:rPr>
                <w:sz w:val="20"/>
                <w:szCs w:val="20"/>
              </w:rPr>
            </w:pPr>
            <w:r w:rsidDel="00000000" w:rsidR="00000000" w:rsidRPr="00000000">
              <w:rPr>
                <w:sz w:val="20"/>
                <w:szCs w:val="20"/>
                <w:rtl w:val="0"/>
              </w:rPr>
              <w:t xml:space="preserve">{table_s5_11_4}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8">
            <w:pPr>
              <w:jc w:val="center"/>
              <w:rPr>
                <w:sz w:val="20"/>
                <w:szCs w:val="20"/>
              </w:rPr>
            </w:pPr>
            <w:r w:rsidDel="00000000" w:rsidR="00000000" w:rsidRPr="00000000">
              <w:rPr>
                <w:sz w:val="20"/>
                <w:szCs w:val="20"/>
                <w:rtl w:val="0"/>
              </w:rPr>
              <w:t xml:space="preserve">{table_s5_11_5}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9">
            <w:pPr>
              <w:jc w:val="center"/>
              <w:rPr>
                <w:sz w:val="20"/>
                <w:szCs w:val="20"/>
              </w:rPr>
            </w:pPr>
            <w:r w:rsidDel="00000000" w:rsidR="00000000" w:rsidRPr="00000000">
              <w:rPr>
                <w:sz w:val="20"/>
                <w:szCs w:val="20"/>
                <w:rtl w:val="0"/>
              </w:rPr>
              <w:t xml:space="preserve">{table_s5_11_6}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A">
            <w:pPr>
              <w:jc w:val="center"/>
              <w:rPr>
                <w:sz w:val="20"/>
                <w:szCs w:val="20"/>
              </w:rPr>
            </w:pPr>
            <w:r w:rsidDel="00000000" w:rsidR="00000000" w:rsidRPr="00000000">
              <w:rPr>
                <w:sz w:val="20"/>
                <w:szCs w:val="20"/>
                <w:rtl w:val="0"/>
              </w:rPr>
              <w:t xml:space="preserve">{table_s5_11_7}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B">
            <w:pPr>
              <w:rPr>
                <w:sz w:val="20"/>
                <w:szCs w:val="20"/>
              </w:rPr>
            </w:pPr>
            <w:r w:rsidDel="00000000" w:rsidR="00000000" w:rsidRPr="00000000">
              <w:rPr>
                <w:sz w:val="20"/>
                <w:szCs w:val="20"/>
                <w:rtl w:val="0"/>
              </w:rPr>
              <w:t xml:space="preserve">{table_s5_12_1}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C">
            <w:pPr>
              <w:jc w:val="center"/>
              <w:rPr>
                <w:sz w:val="20"/>
                <w:szCs w:val="20"/>
              </w:rPr>
            </w:pPr>
            <w:r w:rsidDel="00000000" w:rsidR="00000000" w:rsidRPr="00000000">
              <w:rPr>
                <w:sz w:val="20"/>
                <w:szCs w:val="20"/>
                <w:rtl w:val="0"/>
              </w:rPr>
              <w:t xml:space="preserve">{table_s5_12_2}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D">
            <w:pPr>
              <w:jc w:val="center"/>
              <w:rPr>
                <w:sz w:val="20"/>
                <w:szCs w:val="20"/>
              </w:rPr>
            </w:pPr>
            <w:r w:rsidDel="00000000" w:rsidR="00000000" w:rsidRPr="00000000">
              <w:rPr>
                <w:sz w:val="20"/>
                <w:szCs w:val="20"/>
                <w:rtl w:val="0"/>
              </w:rPr>
              <w:t xml:space="preserve">{table_s5_12_3}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E">
            <w:pPr>
              <w:jc w:val="center"/>
              <w:rPr>
                <w:sz w:val="20"/>
                <w:szCs w:val="20"/>
              </w:rPr>
            </w:pPr>
            <w:r w:rsidDel="00000000" w:rsidR="00000000" w:rsidRPr="00000000">
              <w:rPr>
                <w:sz w:val="20"/>
                <w:szCs w:val="20"/>
                <w:rtl w:val="0"/>
              </w:rPr>
              <w:t xml:space="preserve">{table_s5_12_4}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F">
            <w:pPr>
              <w:jc w:val="center"/>
              <w:rPr>
                <w:sz w:val="20"/>
                <w:szCs w:val="20"/>
              </w:rPr>
            </w:pPr>
            <w:r w:rsidDel="00000000" w:rsidR="00000000" w:rsidRPr="00000000">
              <w:rPr>
                <w:sz w:val="20"/>
                <w:szCs w:val="20"/>
                <w:rtl w:val="0"/>
              </w:rPr>
              <w:t xml:space="preserve">{table_s5_12_5}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0">
            <w:pPr>
              <w:jc w:val="center"/>
              <w:rPr>
                <w:sz w:val="20"/>
                <w:szCs w:val="20"/>
              </w:rPr>
            </w:pPr>
            <w:r w:rsidDel="00000000" w:rsidR="00000000" w:rsidRPr="00000000">
              <w:rPr>
                <w:sz w:val="20"/>
                <w:szCs w:val="20"/>
                <w:rtl w:val="0"/>
              </w:rPr>
              <w:t xml:space="preserve">{table_s5_12_6}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1">
            <w:pPr>
              <w:jc w:val="center"/>
              <w:rPr>
                <w:sz w:val="20"/>
                <w:szCs w:val="20"/>
              </w:rPr>
            </w:pPr>
            <w:r w:rsidDel="00000000" w:rsidR="00000000" w:rsidRPr="00000000">
              <w:rPr>
                <w:sz w:val="20"/>
                <w:szCs w:val="20"/>
                <w:rtl w:val="0"/>
              </w:rPr>
              <w:t xml:space="preserve">{table_s5_12_7}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2">
            <w:pPr>
              <w:rPr>
                <w:b w:val="1"/>
                <w:sz w:val="20"/>
                <w:szCs w:val="20"/>
              </w:rPr>
            </w:pPr>
            <w:r w:rsidDel="00000000" w:rsidR="00000000" w:rsidRPr="00000000">
              <w:rPr>
                <w:b w:val="1"/>
                <w:sz w:val="20"/>
                <w:szCs w:val="20"/>
                <w:rtl w:val="0"/>
              </w:rPr>
              <w:t xml:space="preserve">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3">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4">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5">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6">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7">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8">
            <w:pPr>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9">
            <w:pPr>
              <w:rPr>
                <w:sz w:val="20"/>
                <w:szCs w:val="20"/>
              </w:rPr>
            </w:pPr>
            <w:r w:rsidDel="00000000" w:rsidR="00000000" w:rsidRPr="00000000">
              <w:rPr>
                <w:sz w:val="20"/>
                <w:szCs w:val="20"/>
                <w:rtl w:val="0"/>
              </w:rPr>
              <w:t xml:space="preserve">{table_s5_13_1}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A">
            <w:pPr>
              <w:jc w:val="center"/>
              <w:rPr>
                <w:sz w:val="20"/>
                <w:szCs w:val="20"/>
              </w:rPr>
            </w:pPr>
            <w:r w:rsidDel="00000000" w:rsidR="00000000" w:rsidRPr="00000000">
              <w:rPr>
                <w:sz w:val="20"/>
                <w:szCs w:val="20"/>
                <w:rtl w:val="0"/>
              </w:rPr>
              <w:t xml:space="preserve">{table_s5_13_2}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B">
            <w:pPr>
              <w:jc w:val="center"/>
              <w:rPr>
                <w:sz w:val="20"/>
                <w:szCs w:val="20"/>
              </w:rPr>
            </w:pPr>
            <w:r w:rsidDel="00000000" w:rsidR="00000000" w:rsidRPr="00000000">
              <w:rPr>
                <w:sz w:val="20"/>
                <w:szCs w:val="20"/>
                <w:rtl w:val="0"/>
              </w:rPr>
              <w:t xml:space="preserve">{table_s5_13_3}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C">
            <w:pPr>
              <w:jc w:val="center"/>
              <w:rPr>
                <w:sz w:val="20"/>
                <w:szCs w:val="20"/>
              </w:rPr>
            </w:pPr>
            <w:r w:rsidDel="00000000" w:rsidR="00000000" w:rsidRPr="00000000">
              <w:rPr>
                <w:sz w:val="20"/>
                <w:szCs w:val="20"/>
                <w:rtl w:val="0"/>
              </w:rPr>
              <w:t xml:space="preserve">{table_s5_13_4}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D">
            <w:pPr>
              <w:jc w:val="center"/>
              <w:rPr>
                <w:sz w:val="20"/>
                <w:szCs w:val="20"/>
              </w:rPr>
            </w:pPr>
            <w:r w:rsidDel="00000000" w:rsidR="00000000" w:rsidRPr="00000000">
              <w:rPr>
                <w:sz w:val="20"/>
                <w:szCs w:val="20"/>
                <w:rtl w:val="0"/>
              </w:rPr>
              <w:t xml:space="preserve">{table_s5_13_5}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E">
            <w:pPr>
              <w:jc w:val="center"/>
              <w:rPr>
                <w:sz w:val="20"/>
                <w:szCs w:val="20"/>
              </w:rPr>
            </w:pPr>
            <w:r w:rsidDel="00000000" w:rsidR="00000000" w:rsidRPr="00000000">
              <w:rPr>
                <w:sz w:val="20"/>
                <w:szCs w:val="20"/>
                <w:rtl w:val="0"/>
              </w:rPr>
              <w:t xml:space="preserve">{table_s5_13_6}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F">
            <w:pPr>
              <w:jc w:val="center"/>
              <w:rPr>
                <w:sz w:val="20"/>
                <w:szCs w:val="20"/>
              </w:rPr>
            </w:pPr>
            <w:r w:rsidDel="00000000" w:rsidR="00000000" w:rsidRPr="00000000">
              <w:rPr>
                <w:sz w:val="20"/>
                <w:szCs w:val="20"/>
                <w:rtl w:val="0"/>
              </w:rPr>
              <w:t xml:space="preserve">{table_s5_13_7}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0">
            <w:pPr>
              <w:rPr>
                <w:sz w:val="20"/>
                <w:szCs w:val="20"/>
              </w:rPr>
            </w:pPr>
            <w:r w:rsidDel="00000000" w:rsidR="00000000" w:rsidRPr="00000000">
              <w:rPr>
                <w:sz w:val="20"/>
                <w:szCs w:val="20"/>
                <w:rtl w:val="0"/>
              </w:rPr>
              <w:t xml:space="preserve">{table_s5_14_1}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1">
            <w:pPr>
              <w:jc w:val="center"/>
              <w:rPr>
                <w:sz w:val="20"/>
                <w:szCs w:val="20"/>
              </w:rPr>
            </w:pPr>
            <w:r w:rsidDel="00000000" w:rsidR="00000000" w:rsidRPr="00000000">
              <w:rPr>
                <w:sz w:val="20"/>
                <w:szCs w:val="20"/>
                <w:rtl w:val="0"/>
              </w:rPr>
              <w:t xml:space="preserve">{table_s5_14_2}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2">
            <w:pPr>
              <w:jc w:val="center"/>
              <w:rPr>
                <w:sz w:val="20"/>
                <w:szCs w:val="20"/>
              </w:rPr>
            </w:pPr>
            <w:r w:rsidDel="00000000" w:rsidR="00000000" w:rsidRPr="00000000">
              <w:rPr>
                <w:sz w:val="20"/>
                <w:szCs w:val="20"/>
                <w:rtl w:val="0"/>
              </w:rPr>
              <w:t xml:space="preserve">{table_s5_14_3}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3">
            <w:pPr>
              <w:jc w:val="center"/>
              <w:rPr>
                <w:sz w:val="20"/>
                <w:szCs w:val="20"/>
              </w:rPr>
            </w:pPr>
            <w:r w:rsidDel="00000000" w:rsidR="00000000" w:rsidRPr="00000000">
              <w:rPr>
                <w:sz w:val="20"/>
                <w:szCs w:val="20"/>
                <w:rtl w:val="0"/>
              </w:rPr>
              <w:t xml:space="preserve">{table_s5_14_4}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4">
            <w:pPr>
              <w:jc w:val="center"/>
              <w:rPr>
                <w:sz w:val="20"/>
                <w:szCs w:val="20"/>
              </w:rPr>
            </w:pPr>
            <w:r w:rsidDel="00000000" w:rsidR="00000000" w:rsidRPr="00000000">
              <w:rPr>
                <w:sz w:val="20"/>
                <w:szCs w:val="20"/>
                <w:rtl w:val="0"/>
              </w:rPr>
              <w:t xml:space="preserve">{table_s5_14_5}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5">
            <w:pPr>
              <w:jc w:val="center"/>
              <w:rPr>
                <w:sz w:val="20"/>
                <w:szCs w:val="20"/>
              </w:rPr>
            </w:pPr>
            <w:r w:rsidDel="00000000" w:rsidR="00000000" w:rsidRPr="00000000">
              <w:rPr>
                <w:sz w:val="20"/>
                <w:szCs w:val="20"/>
                <w:rtl w:val="0"/>
              </w:rPr>
              <w:t xml:space="preserve">{table_s5_14_6}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6">
            <w:pPr>
              <w:jc w:val="center"/>
              <w:rPr>
                <w:sz w:val="20"/>
                <w:szCs w:val="20"/>
              </w:rPr>
            </w:pPr>
            <w:r w:rsidDel="00000000" w:rsidR="00000000" w:rsidRPr="00000000">
              <w:rPr>
                <w:sz w:val="20"/>
                <w:szCs w:val="20"/>
                <w:rtl w:val="0"/>
              </w:rPr>
              <w:t xml:space="preserve">{table_s5_14_7}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7">
            <w:pPr>
              <w:rPr>
                <w:sz w:val="20"/>
                <w:szCs w:val="20"/>
              </w:rPr>
            </w:pPr>
            <w:r w:rsidDel="00000000" w:rsidR="00000000" w:rsidRPr="00000000">
              <w:rPr>
                <w:sz w:val="20"/>
                <w:szCs w:val="20"/>
                <w:rtl w:val="0"/>
              </w:rPr>
              <w:t xml:space="preserve">{table_s5_15_1}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8">
            <w:pPr>
              <w:jc w:val="center"/>
              <w:rPr>
                <w:sz w:val="20"/>
                <w:szCs w:val="20"/>
              </w:rPr>
            </w:pPr>
            <w:r w:rsidDel="00000000" w:rsidR="00000000" w:rsidRPr="00000000">
              <w:rPr>
                <w:sz w:val="20"/>
                <w:szCs w:val="20"/>
                <w:rtl w:val="0"/>
              </w:rPr>
              <w:t xml:space="preserve">{table_s5_15_2}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9">
            <w:pPr>
              <w:jc w:val="center"/>
              <w:rPr>
                <w:sz w:val="20"/>
                <w:szCs w:val="20"/>
              </w:rPr>
            </w:pPr>
            <w:r w:rsidDel="00000000" w:rsidR="00000000" w:rsidRPr="00000000">
              <w:rPr>
                <w:sz w:val="20"/>
                <w:szCs w:val="20"/>
                <w:rtl w:val="0"/>
              </w:rPr>
              <w:t xml:space="preserve">{table_s5_15_3}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A">
            <w:pPr>
              <w:jc w:val="center"/>
              <w:rPr>
                <w:sz w:val="20"/>
                <w:szCs w:val="20"/>
              </w:rPr>
            </w:pPr>
            <w:r w:rsidDel="00000000" w:rsidR="00000000" w:rsidRPr="00000000">
              <w:rPr>
                <w:sz w:val="20"/>
                <w:szCs w:val="20"/>
                <w:rtl w:val="0"/>
              </w:rPr>
              <w:t xml:space="preserve">{table_s5_15_4}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B">
            <w:pPr>
              <w:jc w:val="center"/>
              <w:rPr>
                <w:sz w:val="20"/>
                <w:szCs w:val="20"/>
              </w:rPr>
            </w:pPr>
            <w:r w:rsidDel="00000000" w:rsidR="00000000" w:rsidRPr="00000000">
              <w:rPr>
                <w:sz w:val="20"/>
                <w:szCs w:val="20"/>
                <w:rtl w:val="0"/>
              </w:rPr>
              <w:t xml:space="preserve">{table_s5_15_5}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C">
            <w:pPr>
              <w:jc w:val="center"/>
              <w:rPr>
                <w:sz w:val="20"/>
                <w:szCs w:val="20"/>
              </w:rPr>
            </w:pPr>
            <w:r w:rsidDel="00000000" w:rsidR="00000000" w:rsidRPr="00000000">
              <w:rPr>
                <w:sz w:val="20"/>
                <w:szCs w:val="20"/>
                <w:rtl w:val="0"/>
              </w:rPr>
              <w:t xml:space="preserve">{table_s5_15_6}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D">
            <w:pPr>
              <w:jc w:val="center"/>
              <w:rPr>
                <w:sz w:val="20"/>
                <w:szCs w:val="20"/>
              </w:rPr>
            </w:pPr>
            <w:r w:rsidDel="00000000" w:rsidR="00000000" w:rsidRPr="00000000">
              <w:rPr>
                <w:sz w:val="20"/>
                <w:szCs w:val="20"/>
                <w:rtl w:val="0"/>
              </w:rPr>
              <w:t xml:space="preserve">{table_s5_15_7}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E">
            <w:pPr>
              <w:rPr>
                <w:sz w:val="20"/>
                <w:szCs w:val="20"/>
              </w:rPr>
            </w:pPr>
            <w:r w:rsidDel="00000000" w:rsidR="00000000" w:rsidRPr="00000000">
              <w:rPr>
                <w:sz w:val="20"/>
                <w:szCs w:val="20"/>
                <w:rtl w:val="0"/>
              </w:rPr>
              <w:t xml:space="preserve">{table_s5_16_1}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F">
            <w:pPr>
              <w:jc w:val="center"/>
              <w:rPr>
                <w:sz w:val="20"/>
                <w:szCs w:val="20"/>
              </w:rPr>
            </w:pPr>
            <w:r w:rsidDel="00000000" w:rsidR="00000000" w:rsidRPr="00000000">
              <w:rPr>
                <w:sz w:val="20"/>
                <w:szCs w:val="20"/>
                <w:rtl w:val="0"/>
              </w:rPr>
              <w:t xml:space="preserve">{table_s5_16_2}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0">
            <w:pPr>
              <w:jc w:val="center"/>
              <w:rPr>
                <w:sz w:val="20"/>
                <w:szCs w:val="20"/>
              </w:rPr>
            </w:pPr>
            <w:r w:rsidDel="00000000" w:rsidR="00000000" w:rsidRPr="00000000">
              <w:rPr>
                <w:sz w:val="20"/>
                <w:szCs w:val="20"/>
                <w:rtl w:val="0"/>
              </w:rPr>
              <w:t xml:space="preserve">{table_s5_16_3}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1">
            <w:pPr>
              <w:jc w:val="center"/>
              <w:rPr>
                <w:sz w:val="20"/>
                <w:szCs w:val="20"/>
              </w:rPr>
            </w:pPr>
            <w:r w:rsidDel="00000000" w:rsidR="00000000" w:rsidRPr="00000000">
              <w:rPr>
                <w:sz w:val="20"/>
                <w:szCs w:val="20"/>
                <w:rtl w:val="0"/>
              </w:rPr>
              <w:t xml:space="preserve">{table_s5_16_4}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2">
            <w:pPr>
              <w:jc w:val="center"/>
              <w:rPr>
                <w:sz w:val="20"/>
                <w:szCs w:val="20"/>
              </w:rPr>
            </w:pPr>
            <w:r w:rsidDel="00000000" w:rsidR="00000000" w:rsidRPr="00000000">
              <w:rPr>
                <w:sz w:val="20"/>
                <w:szCs w:val="20"/>
                <w:rtl w:val="0"/>
              </w:rPr>
              <w:t xml:space="preserve">{table_s5_16_5}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3">
            <w:pPr>
              <w:jc w:val="center"/>
              <w:rPr>
                <w:sz w:val="20"/>
                <w:szCs w:val="20"/>
              </w:rPr>
            </w:pPr>
            <w:r w:rsidDel="00000000" w:rsidR="00000000" w:rsidRPr="00000000">
              <w:rPr>
                <w:sz w:val="20"/>
                <w:szCs w:val="20"/>
                <w:rtl w:val="0"/>
              </w:rPr>
              <w:t xml:space="preserve">{table_s5_16_6}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4">
            <w:pPr>
              <w:jc w:val="center"/>
              <w:rPr>
                <w:sz w:val="20"/>
                <w:szCs w:val="20"/>
              </w:rPr>
            </w:pPr>
            <w:r w:rsidDel="00000000" w:rsidR="00000000" w:rsidRPr="00000000">
              <w:rPr>
                <w:sz w:val="20"/>
                <w:szCs w:val="20"/>
                <w:rtl w:val="0"/>
              </w:rPr>
              <w:t xml:space="preserve">{table_s5_16_7}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5">
            <w:pPr>
              <w:rPr>
                <w:sz w:val="20"/>
                <w:szCs w:val="20"/>
              </w:rPr>
            </w:pPr>
            <w:r w:rsidDel="00000000" w:rsidR="00000000" w:rsidRPr="00000000">
              <w:rPr>
                <w:sz w:val="20"/>
                <w:szCs w:val="20"/>
                <w:rtl w:val="0"/>
              </w:rPr>
              <w:t xml:space="preserve">{table_s5_17_1}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6">
            <w:pPr>
              <w:jc w:val="center"/>
              <w:rPr>
                <w:sz w:val="20"/>
                <w:szCs w:val="20"/>
              </w:rPr>
            </w:pPr>
            <w:r w:rsidDel="00000000" w:rsidR="00000000" w:rsidRPr="00000000">
              <w:rPr>
                <w:sz w:val="20"/>
                <w:szCs w:val="20"/>
                <w:rtl w:val="0"/>
              </w:rPr>
              <w:t xml:space="preserve">{table_s5_17_2}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7">
            <w:pPr>
              <w:jc w:val="center"/>
              <w:rPr>
                <w:sz w:val="20"/>
                <w:szCs w:val="20"/>
              </w:rPr>
            </w:pPr>
            <w:r w:rsidDel="00000000" w:rsidR="00000000" w:rsidRPr="00000000">
              <w:rPr>
                <w:sz w:val="20"/>
                <w:szCs w:val="20"/>
                <w:rtl w:val="0"/>
              </w:rPr>
              <w:t xml:space="preserve">{table_s5_17_3}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8">
            <w:pPr>
              <w:jc w:val="center"/>
              <w:rPr>
                <w:sz w:val="20"/>
                <w:szCs w:val="20"/>
              </w:rPr>
            </w:pPr>
            <w:r w:rsidDel="00000000" w:rsidR="00000000" w:rsidRPr="00000000">
              <w:rPr>
                <w:sz w:val="20"/>
                <w:szCs w:val="20"/>
                <w:rtl w:val="0"/>
              </w:rPr>
              <w:t xml:space="preserve">{table_s5_17_4}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9">
            <w:pPr>
              <w:jc w:val="center"/>
              <w:rPr>
                <w:sz w:val="20"/>
                <w:szCs w:val="20"/>
              </w:rPr>
            </w:pPr>
            <w:r w:rsidDel="00000000" w:rsidR="00000000" w:rsidRPr="00000000">
              <w:rPr>
                <w:sz w:val="20"/>
                <w:szCs w:val="20"/>
                <w:rtl w:val="0"/>
              </w:rPr>
              <w:t xml:space="preserve">{table_s5_17_5}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A">
            <w:pPr>
              <w:jc w:val="center"/>
              <w:rPr>
                <w:sz w:val="20"/>
                <w:szCs w:val="20"/>
              </w:rPr>
            </w:pPr>
            <w:r w:rsidDel="00000000" w:rsidR="00000000" w:rsidRPr="00000000">
              <w:rPr>
                <w:sz w:val="20"/>
                <w:szCs w:val="20"/>
                <w:rtl w:val="0"/>
              </w:rPr>
              <w:t xml:space="preserve">{table_s5_17_6}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B">
            <w:pPr>
              <w:jc w:val="center"/>
              <w:rPr>
                <w:sz w:val="20"/>
                <w:szCs w:val="20"/>
              </w:rPr>
            </w:pPr>
            <w:r w:rsidDel="00000000" w:rsidR="00000000" w:rsidRPr="00000000">
              <w:rPr>
                <w:sz w:val="20"/>
                <w:szCs w:val="20"/>
                <w:rtl w:val="0"/>
              </w:rPr>
              <w:t xml:space="preserve">{table_s5_17_7}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C">
            <w:pPr>
              <w:rPr>
                <w:sz w:val="20"/>
                <w:szCs w:val="20"/>
              </w:rPr>
            </w:pPr>
            <w:r w:rsidDel="00000000" w:rsidR="00000000" w:rsidRPr="00000000">
              <w:rPr>
                <w:sz w:val="20"/>
                <w:szCs w:val="20"/>
                <w:rtl w:val="0"/>
              </w:rPr>
              <w:t xml:space="preserve">{table_s5_18_1}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D">
            <w:pPr>
              <w:jc w:val="center"/>
              <w:rPr>
                <w:sz w:val="20"/>
                <w:szCs w:val="20"/>
              </w:rPr>
            </w:pPr>
            <w:r w:rsidDel="00000000" w:rsidR="00000000" w:rsidRPr="00000000">
              <w:rPr>
                <w:sz w:val="20"/>
                <w:szCs w:val="20"/>
                <w:rtl w:val="0"/>
              </w:rPr>
              <w:t xml:space="preserve">{table_s5_18_2}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E">
            <w:pPr>
              <w:jc w:val="center"/>
              <w:rPr>
                <w:sz w:val="20"/>
                <w:szCs w:val="20"/>
              </w:rPr>
            </w:pPr>
            <w:r w:rsidDel="00000000" w:rsidR="00000000" w:rsidRPr="00000000">
              <w:rPr>
                <w:sz w:val="20"/>
                <w:szCs w:val="20"/>
                <w:rtl w:val="0"/>
              </w:rPr>
              <w:t xml:space="preserve">{table_s5_18_3}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F">
            <w:pPr>
              <w:jc w:val="center"/>
              <w:rPr>
                <w:sz w:val="20"/>
                <w:szCs w:val="20"/>
              </w:rPr>
            </w:pPr>
            <w:r w:rsidDel="00000000" w:rsidR="00000000" w:rsidRPr="00000000">
              <w:rPr>
                <w:sz w:val="20"/>
                <w:szCs w:val="20"/>
                <w:rtl w:val="0"/>
              </w:rPr>
              <w:t xml:space="preserve">{table_s5_18_4}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0">
            <w:pPr>
              <w:jc w:val="center"/>
              <w:rPr>
                <w:sz w:val="20"/>
                <w:szCs w:val="20"/>
              </w:rPr>
            </w:pPr>
            <w:r w:rsidDel="00000000" w:rsidR="00000000" w:rsidRPr="00000000">
              <w:rPr>
                <w:sz w:val="20"/>
                <w:szCs w:val="20"/>
                <w:rtl w:val="0"/>
              </w:rPr>
              <w:t xml:space="preserve">{table_s5_18_5}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1">
            <w:pPr>
              <w:jc w:val="center"/>
              <w:rPr>
                <w:sz w:val="20"/>
                <w:szCs w:val="20"/>
              </w:rPr>
            </w:pPr>
            <w:r w:rsidDel="00000000" w:rsidR="00000000" w:rsidRPr="00000000">
              <w:rPr>
                <w:sz w:val="20"/>
                <w:szCs w:val="20"/>
                <w:rtl w:val="0"/>
              </w:rPr>
              <w:t xml:space="preserve">{table_s5_18_6}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2">
            <w:pPr>
              <w:jc w:val="center"/>
              <w:rPr>
                <w:sz w:val="20"/>
                <w:szCs w:val="20"/>
              </w:rPr>
            </w:pPr>
            <w:r w:rsidDel="00000000" w:rsidR="00000000" w:rsidRPr="00000000">
              <w:rPr>
                <w:sz w:val="20"/>
                <w:szCs w:val="20"/>
                <w:rtl w:val="0"/>
              </w:rPr>
              <w:t xml:space="preserve">{table_s5_18_7}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3">
            <w:pPr>
              <w:rPr>
                <w:sz w:val="20"/>
                <w:szCs w:val="20"/>
              </w:rPr>
            </w:pPr>
            <w:r w:rsidDel="00000000" w:rsidR="00000000" w:rsidRPr="00000000">
              <w:rPr>
                <w:sz w:val="20"/>
                <w:szCs w:val="20"/>
                <w:rtl w:val="0"/>
              </w:rPr>
              <w:t xml:space="preserve">{table_s5_19_1}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4">
            <w:pPr>
              <w:jc w:val="center"/>
              <w:rPr>
                <w:sz w:val="20"/>
                <w:szCs w:val="20"/>
              </w:rPr>
            </w:pPr>
            <w:r w:rsidDel="00000000" w:rsidR="00000000" w:rsidRPr="00000000">
              <w:rPr>
                <w:sz w:val="20"/>
                <w:szCs w:val="20"/>
                <w:rtl w:val="0"/>
              </w:rPr>
              <w:t xml:space="preserve">{table_s5_19_2}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5">
            <w:pPr>
              <w:jc w:val="center"/>
              <w:rPr>
                <w:sz w:val="20"/>
                <w:szCs w:val="20"/>
              </w:rPr>
            </w:pPr>
            <w:r w:rsidDel="00000000" w:rsidR="00000000" w:rsidRPr="00000000">
              <w:rPr>
                <w:sz w:val="20"/>
                <w:szCs w:val="20"/>
                <w:rtl w:val="0"/>
              </w:rPr>
              <w:t xml:space="preserve">{table_s5_19_3}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6">
            <w:pPr>
              <w:jc w:val="center"/>
              <w:rPr>
                <w:sz w:val="20"/>
                <w:szCs w:val="20"/>
              </w:rPr>
            </w:pPr>
            <w:r w:rsidDel="00000000" w:rsidR="00000000" w:rsidRPr="00000000">
              <w:rPr>
                <w:sz w:val="20"/>
                <w:szCs w:val="20"/>
                <w:rtl w:val="0"/>
              </w:rPr>
              <w:t xml:space="preserve">{table_s5_19_4}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7">
            <w:pPr>
              <w:jc w:val="center"/>
              <w:rPr>
                <w:sz w:val="20"/>
                <w:szCs w:val="20"/>
              </w:rPr>
            </w:pPr>
            <w:r w:rsidDel="00000000" w:rsidR="00000000" w:rsidRPr="00000000">
              <w:rPr>
                <w:sz w:val="20"/>
                <w:szCs w:val="20"/>
                <w:rtl w:val="0"/>
              </w:rPr>
              <w:t xml:space="preserve">{table_s5_19_5}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8">
            <w:pPr>
              <w:jc w:val="center"/>
              <w:rPr>
                <w:sz w:val="20"/>
                <w:szCs w:val="20"/>
              </w:rPr>
            </w:pPr>
            <w:r w:rsidDel="00000000" w:rsidR="00000000" w:rsidRPr="00000000">
              <w:rPr>
                <w:sz w:val="20"/>
                <w:szCs w:val="20"/>
                <w:rtl w:val="0"/>
              </w:rPr>
              <w:t xml:space="preserve">{table_s5_19_6}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9">
            <w:pPr>
              <w:jc w:val="center"/>
              <w:rPr>
                <w:sz w:val="20"/>
                <w:szCs w:val="20"/>
              </w:rPr>
            </w:pPr>
            <w:r w:rsidDel="00000000" w:rsidR="00000000" w:rsidRPr="00000000">
              <w:rPr>
                <w:sz w:val="20"/>
                <w:szCs w:val="20"/>
                <w:rtl w:val="0"/>
              </w:rPr>
              <w:t xml:space="preserve">{table_s5_19_7}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A">
            <w:pPr>
              <w:rPr>
                <w:sz w:val="20"/>
                <w:szCs w:val="20"/>
              </w:rPr>
            </w:pPr>
            <w:r w:rsidDel="00000000" w:rsidR="00000000" w:rsidRPr="00000000">
              <w:rPr>
                <w:sz w:val="20"/>
                <w:szCs w:val="20"/>
                <w:rtl w:val="0"/>
              </w:rPr>
              <w:t xml:space="preserve">{table_s5_20_1}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B">
            <w:pPr>
              <w:jc w:val="center"/>
              <w:rPr>
                <w:sz w:val="20"/>
                <w:szCs w:val="20"/>
              </w:rPr>
            </w:pPr>
            <w:r w:rsidDel="00000000" w:rsidR="00000000" w:rsidRPr="00000000">
              <w:rPr>
                <w:sz w:val="20"/>
                <w:szCs w:val="20"/>
                <w:rtl w:val="0"/>
              </w:rPr>
              <w:t xml:space="preserve">{table_s5_20_2}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C">
            <w:pPr>
              <w:jc w:val="center"/>
              <w:rPr>
                <w:sz w:val="20"/>
                <w:szCs w:val="20"/>
              </w:rPr>
            </w:pPr>
            <w:r w:rsidDel="00000000" w:rsidR="00000000" w:rsidRPr="00000000">
              <w:rPr>
                <w:sz w:val="20"/>
                <w:szCs w:val="20"/>
                <w:rtl w:val="0"/>
              </w:rPr>
              <w:t xml:space="preserve">{table_s5_20_3}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D">
            <w:pPr>
              <w:jc w:val="center"/>
              <w:rPr>
                <w:sz w:val="20"/>
                <w:szCs w:val="20"/>
              </w:rPr>
            </w:pPr>
            <w:r w:rsidDel="00000000" w:rsidR="00000000" w:rsidRPr="00000000">
              <w:rPr>
                <w:sz w:val="20"/>
                <w:szCs w:val="20"/>
                <w:rtl w:val="0"/>
              </w:rPr>
              <w:t xml:space="preserve">{table_s5_20_4}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E">
            <w:pPr>
              <w:jc w:val="center"/>
              <w:rPr>
                <w:sz w:val="20"/>
                <w:szCs w:val="20"/>
              </w:rPr>
            </w:pPr>
            <w:r w:rsidDel="00000000" w:rsidR="00000000" w:rsidRPr="00000000">
              <w:rPr>
                <w:sz w:val="20"/>
                <w:szCs w:val="20"/>
                <w:rtl w:val="0"/>
              </w:rPr>
              <w:t xml:space="preserve">{table_s5_20_5}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F">
            <w:pPr>
              <w:jc w:val="center"/>
              <w:rPr>
                <w:sz w:val="20"/>
                <w:szCs w:val="20"/>
              </w:rPr>
            </w:pPr>
            <w:r w:rsidDel="00000000" w:rsidR="00000000" w:rsidRPr="00000000">
              <w:rPr>
                <w:sz w:val="20"/>
                <w:szCs w:val="20"/>
                <w:rtl w:val="0"/>
              </w:rPr>
              <w:t xml:space="preserve">{table_s5_20_6}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0">
            <w:pPr>
              <w:jc w:val="center"/>
              <w:rPr>
                <w:sz w:val="20"/>
                <w:szCs w:val="20"/>
              </w:rPr>
            </w:pPr>
            <w:r w:rsidDel="00000000" w:rsidR="00000000" w:rsidRPr="00000000">
              <w:rPr>
                <w:sz w:val="20"/>
                <w:szCs w:val="20"/>
                <w:rtl w:val="0"/>
              </w:rPr>
              <w:t xml:space="preserve">{table_s5_20_7}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1">
            <w:pPr>
              <w:rPr>
                <w:sz w:val="20"/>
                <w:szCs w:val="20"/>
              </w:rPr>
            </w:pPr>
            <w:r w:rsidDel="00000000" w:rsidR="00000000" w:rsidRPr="00000000">
              <w:rPr>
                <w:sz w:val="20"/>
                <w:szCs w:val="20"/>
                <w:rtl w:val="0"/>
              </w:rPr>
              <w:t xml:space="preserve">{table_s5_21_1}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2">
            <w:pPr>
              <w:jc w:val="center"/>
              <w:rPr>
                <w:sz w:val="20"/>
                <w:szCs w:val="20"/>
              </w:rPr>
            </w:pPr>
            <w:r w:rsidDel="00000000" w:rsidR="00000000" w:rsidRPr="00000000">
              <w:rPr>
                <w:sz w:val="20"/>
                <w:szCs w:val="20"/>
                <w:rtl w:val="0"/>
              </w:rPr>
              <w:t xml:space="preserve">{table_s5_21_2}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3">
            <w:pPr>
              <w:jc w:val="center"/>
              <w:rPr>
                <w:sz w:val="20"/>
                <w:szCs w:val="20"/>
              </w:rPr>
            </w:pPr>
            <w:r w:rsidDel="00000000" w:rsidR="00000000" w:rsidRPr="00000000">
              <w:rPr>
                <w:sz w:val="20"/>
                <w:szCs w:val="20"/>
                <w:rtl w:val="0"/>
              </w:rPr>
              <w:t xml:space="preserve">{table_s5_21_3}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4">
            <w:pPr>
              <w:jc w:val="center"/>
              <w:rPr>
                <w:sz w:val="20"/>
                <w:szCs w:val="20"/>
              </w:rPr>
            </w:pPr>
            <w:r w:rsidDel="00000000" w:rsidR="00000000" w:rsidRPr="00000000">
              <w:rPr>
                <w:sz w:val="20"/>
                <w:szCs w:val="20"/>
                <w:rtl w:val="0"/>
              </w:rPr>
              <w:t xml:space="preserve">{table_s5_21_4}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5">
            <w:pPr>
              <w:jc w:val="center"/>
              <w:rPr>
                <w:sz w:val="20"/>
                <w:szCs w:val="20"/>
              </w:rPr>
            </w:pPr>
            <w:r w:rsidDel="00000000" w:rsidR="00000000" w:rsidRPr="00000000">
              <w:rPr>
                <w:sz w:val="20"/>
                <w:szCs w:val="20"/>
                <w:rtl w:val="0"/>
              </w:rPr>
              <w:t xml:space="preserve">{table_s5_21_5}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6">
            <w:pPr>
              <w:jc w:val="center"/>
              <w:rPr>
                <w:sz w:val="20"/>
                <w:szCs w:val="20"/>
              </w:rPr>
            </w:pPr>
            <w:r w:rsidDel="00000000" w:rsidR="00000000" w:rsidRPr="00000000">
              <w:rPr>
                <w:sz w:val="20"/>
                <w:szCs w:val="20"/>
                <w:rtl w:val="0"/>
              </w:rPr>
              <w:t xml:space="preserve">{table_s5_21_6}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7">
            <w:pPr>
              <w:jc w:val="center"/>
              <w:rPr>
                <w:sz w:val="20"/>
                <w:szCs w:val="20"/>
              </w:rPr>
            </w:pPr>
            <w:r w:rsidDel="00000000" w:rsidR="00000000" w:rsidRPr="00000000">
              <w:rPr>
                <w:sz w:val="20"/>
                <w:szCs w:val="20"/>
                <w:rtl w:val="0"/>
              </w:rPr>
              <w:t xml:space="preserve">{table_s5_21_7}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8">
            <w:pPr>
              <w:rPr>
                <w:sz w:val="20"/>
                <w:szCs w:val="20"/>
              </w:rPr>
            </w:pPr>
            <w:r w:rsidDel="00000000" w:rsidR="00000000" w:rsidRPr="00000000">
              <w:rPr>
                <w:sz w:val="20"/>
                <w:szCs w:val="20"/>
                <w:rtl w:val="0"/>
              </w:rPr>
              <w:t xml:space="preserve">{table_s5_22_1}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9">
            <w:pPr>
              <w:jc w:val="center"/>
              <w:rPr>
                <w:sz w:val="20"/>
                <w:szCs w:val="20"/>
              </w:rPr>
            </w:pPr>
            <w:r w:rsidDel="00000000" w:rsidR="00000000" w:rsidRPr="00000000">
              <w:rPr>
                <w:sz w:val="20"/>
                <w:szCs w:val="20"/>
                <w:rtl w:val="0"/>
              </w:rPr>
              <w:t xml:space="preserve">{table_s5_22_2}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A">
            <w:pPr>
              <w:jc w:val="center"/>
              <w:rPr>
                <w:sz w:val="20"/>
                <w:szCs w:val="20"/>
              </w:rPr>
            </w:pPr>
            <w:r w:rsidDel="00000000" w:rsidR="00000000" w:rsidRPr="00000000">
              <w:rPr>
                <w:sz w:val="20"/>
                <w:szCs w:val="20"/>
                <w:rtl w:val="0"/>
              </w:rPr>
              <w:t xml:space="preserve">{table_s5_22_3}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B">
            <w:pPr>
              <w:jc w:val="center"/>
              <w:rPr>
                <w:sz w:val="20"/>
                <w:szCs w:val="20"/>
              </w:rPr>
            </w:pPr>
            <w:r w:rsidDel="00000000" w:rsidR="00000000" w:rsidRPr="00000000">
              <w:rPr>
                <w:sz w:val="20"/>
                <w:szCs w:val="20"/>
                <w:rtl w:val="0"/>
              </w:rPr>
              <w:t xml:space="preserve">{table_s5_22_4}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C">
            <w:pPr>
              <w:jc w:val="center"/>
              <w:rPr>
                <w:sz w:val="20"/>
                <w:szCs w:val="20"/>
              </w:rPr>
            </w:pPr>
            <w:r w:rsidDel="00000000" w:rsidR="00000000" w:rsidRPr="00000000">
              <w:rPr>
                <w:sz w:val="20"/>
                <w:szCs w:val="20"/>
                <w:rtl w:val="0"/>
              </w:rPr>
              <w:t xml:space="preserve">{table_s5_22_5}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D">
            <w:pPr>
              <w:jc w:val="center"/>
              <w:rPr>
                <w:sz w:val="20"/>
                <w:szCs w:val="20"/>
              </w:rPr>
            </w:pPr>
            <w:r w:rsidDel="00000000" w:rsidR="00000000" w:rsidRPr="00000000">
              <w:rPr>
                <w:sz w:val="20"/>
                <w:szCs w:val="20"/>
                <w:rtl w:val="0"/>
              </w:rPr>
              <w:t xml:space="preserve">{table_s5_22_6}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E">
            <w:pPr>
              <w:jc w:val="center"/>
              <w:rPr>
                <w:sz w:val="20"/>
                <w:szCs w:val="20"/>
              </w:rPr>
            </w:pPr>
            <w:r w:rsidDel="00000000" w:rsidR="00000000" w:rsidRPr="00000000">
              <w:rPr>
                <w:sz w:val="20"/>
                <w:szCs w:val="20"/>
                <w:rtl w:val="0"/>
              </w:rPr>
              <w:t xml:space="preserve">{table_s5_22_7}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F">
            <w:pPr>
              <w:rPr>
                <w:sz w:val="20"/>
                <w:szCs w:val="20"/>
              </w:rPr>
            </w:pPr>
            <w:r w:rsidDel="00000000" w:rsidR="00000000" w:rsidRPr="00000000">
              <w:rPr>
                <w:sz w:val="20"/>
                <w:szCs w:val="20"/>
                <w:rtl w:val="0"/>
              </w:rPr>
              <w:t xml:space="preserve">{table_s5_23_1}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0">
            <w:pPr>
              <w:jc w:val="center"/>
              <w:rPr>
                <w:sz w:val="20"/>
                <w:szCs w:val="20"/>
              </w:rPr>
            </w:pPr>
            <w:r w:rsidDel="00000000" w:rsidR="00000000" w:rsidRPr="00000000">
              <w:rPr>
                <w:sz w:val="20"/>
                <w:szCs w:val="20"/>
                <w:rtl w:val="0"/>
              </w:rPr>
              <w:t xml:space="preserve">{table_s5_23_2}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1">
            <w:pPr>
              <w:jc w:val="center"/>
              <w:rPr>
                <w:sz w:val="20"/>
                <w:szCs w:val="20"/>
              </w:rPr>
            </w:pPr>
            <w:r w:rsidDel="00000000" w:rsidR="00000000" w:rsidRPr="00000000">
              <w:rPr>
                <w:sz w:val="20"/>
                <w:szCs w:val="20"/>
                <w:rtl w:val="0"/>
              </w:rPr>
              <w:t xml:space="preserve">{table_s5_23_3}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2">
            <w:pPr>
              <w:jc w:val="center"/>
              <w:rPr>
                <w:sz w:val="20"/>
                <w:szCs w:val="20"/>
              </w:rPr>
            </w:pPr>
            <w:r w:rsidDel="00000000" w:rsidR="00000000" w:rsidRPr="00000000">
              <w:rPr>
                <w:sz w:val="20"/>
                <w:szCs w:val="20"/>
                <w:rtl w:val="0"/>
              </w:rPr>
              <w:t xml:space="preserve">{table_s5_23_4}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3">
            <w:pPr>
              <w:jc w:val="center"/>
              <w:rPr>
                <w:sz w:val="20"/>
                <w:szCs w:val="20"/>
              </w:rPr>
            </w:pPr>
            <w:r w:rsidDel="00000000" w:rsidR="00000000" w:rsidRPr="00000000">
              <w:rPr>
                <w:sz w:val="20"/>
                <w:szCs w:val="20"/>
                <w:rtl w:val="0"/>
              </w:rPr>
              <w:t xml:space="preserve">{table_s5_23_5}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4">
            <w:pPr>
              <w:jc w:val="center"/>
              <w:rPr>
                <w:sz w:val="20"/>
                <w:szCs w:val="20"/>
              </w:rPr>
            </w:pPr>
            <w:r w:rsidDel="00000000" w:rsidR="00000000" w:rsidRPr="00000000">
              <w:rPr>
                <w:sz w:val="20"/>
                <w:szCs w:val="20"/>
                <w:rtl w:val="0"/>
              </w:rPr>
              <w:t xml:space="preserve">{table_s5_23_6}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5">
            <w:pPr>
              <w:jc w:val="center"/>
              <w:rPr>
                <w:sz w:val="20"/>
                <w:szCs w:val="20"/>
              </w:rPr>
            </w:pPr>
            <w:r w:rsidDel="00000000" w:rsidR="00000000" w:rsidRPr="00000000">
              <w:rPr>
                <w:sz w:val="20"/>
                <w:szCs w:val="20"/>
                <w:rtl w:val="0"/>
              </w:rPr>
              <w:t xml:space="preserve">{table_s5_23_7}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6">
            <w:pPr>
              <w:rPr>
                <w:b w:val="1"/>
                <w:sz w:val="20"/>
                <w:szCs w:val="20"/>
              </w:rPr>
            </w:pPr>
            <w:r w:rsidDel="00000000" w:rsidR="00000000" w:rsidRPr="00000000">
              <w:rPr>
                <w:b w:val="1"/>
                <w:sz w:val="20"/>
                <w:szCs w:val="20"/>
                <w:rtl w:val="0"/>
              </w:rPr>
              <w:t xml:space="preserve">Education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7">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8">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9">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A">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B">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C">
            <w:pPr>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D">
            <w:pPr>
              <w:rPr>
                <w:sz w:val="20"/>
                <w:szCs w:val="20"/>
              </w:rPr>
            </w:pPr>
            <w:r w:rsidDel="00000000" w:rsidR="00000000" w:rsidRPr="00000000">
              <w:rPr>
                <w:sz w:val="20"/>
                <w:szCs w:val="20"/>
                <w:rtl w:val="0"/>
              </w:rPr>
              <w:t xml:space="preserve">{table_s5_24_1}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E">
            <w:pPr>
              <w:jc w:val="center"/>
              <w:rPr>
                <w:sz w:val="20"/>
                <w:szCs w:val="20"/>
              </w:rPr>
            </w:pPr>
            <w:r w:rsidDel="00000000" w:rsidR="00000000" w:rsidRPr="00000000">
              <w:rPr>
                <w:sz w:val="20"/>
                <w:szCs w:val="20"/>
                <w:rtl w:val="0"/>
              </w:rPr>
              <w:t xml:space="preserve">{table_s5_24_2}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F">
            <w:pPr>
              <w:jc w:val="center"/>
              <w:rPr>
                <w:sz w:val="20"/>
                <w:szCs w:val="20"/>
              </w:rPr>
            </w:pPr>
            <w:r w:rsidDel="00000000" w:rsidR="00000000" w:rsidRPr="00000000">
              <w:rPr>
                <w:sz w:val="20"/>
                <w:szCs w:val="20"/>
                <w:rtl w:val="0"/>
              </w:rPr>
              <w:t xml:space="preserve">{table_s5_24_3}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0">
            <w:pPr>
              <w:jc w:val="center"/>
              <w:rPr>
                <w:sz w:val="20"/>
                <w:szCs w:val="20"/>
              </w:rPr>
            </w:pPr>
            <w:r w:rsidDel="00000000" w:rsidR="00000000" w:rsidRPr="00000000">
              <w:rPr>
                <w:sz w:val="20"/>
                <w:szCs w:val="20"/>
                <w:rtl w:val="0"/>
              </w:rPr>
              <w:t xml:space="preserve">{table_s5_24_4}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1">
            <w:pPr>
              <w:jc w:val="center"/>
              <w:rPr>
                <w:sz w:val="20"/>
                <w:szCs w:val="20"/>
              </w:rPr>
            </w:pPr>
            <w:r w:rsidDel="00000000" w:rsidR="00000000" w:rsidRPr="00000000">
              <w:rPr>
                <w:sz w:val="20"/>
                <w:szCs w:val="20"/>
                <w:rtl w:val="0"/>
              </w:rPr>
              <w:t xml:space="preserve">{table_s5_24_5}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2">
            <w:pPr>
              <w:jc w:val="center"/>
              <w:rPr>
                <w:sz w:val="20"/>
                <w:szCs w:val="20"/>
              </w:rPr>
            </w:pPr>
            <w:r w:rsidDel="00000000" w:rsidR="00000000" w:rsidRPr="00000000">
              <w:rPr>
                <w:sz w:val="20"/>
                <w:szCs w:val="20"/>
                <w:rtl w:val="0"/>
              </w:rPr>
              <w:t xml:space="preserve">{table_s5_24_6}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3">
            <w:pPr>
              <w:jc w:val="center"/>
              <w:rPr>
                <w:sz w:val="20"/>
                <w:szCs w:val="20"/>
              </w:rPr>
            </w:pPr>
            <w:r w:rsidDel="00000000" w:rsidR="00000000" w:rsidRPr="00000000">
              <w:rPr>
                <w:sz w:val="20"/>
                <w:szCs w:val="20"/>
                <w:rtl w:val="0"/>
              </w:rPr>
              <w:t xml:space="preserve">{table_s5_24_7}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4">
            <w:pPr>
              <w:rPr>
                <w:sz w:val="20"/>
                <w:szCs w:val="20"/>
              </w:rPr>
            </w:pPr>
            <w:r w:rsidDel="00000000" w:rsidR="00000000" w:rsidRPr="00000000">
              <w:rPr>
                <w:sz w:val="20"/>
                <w:szCs w:val="20"/>
                <w:rtl w:val="0"/>
              </w:rPr>
              <w:t xml:space="preserve">{table_s5_25_1}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5">
            <w:pPr>
              <w:jc w:val="center"/>
              <w:rPr>
                <w:sz w:val="20"/>
                <w:szCs w:val="20"/>
              </w:rPr>
            </w:pPr>
            <w:r w:rsidDel="00000000" w:rsidR="00000000" w:rsidRPr="00000000">
              <w:rPr>
                <w:sz w:val="20"/>
                <w:szCs w:val="20"/>
                <w:rtl w:val="0"/>
              </w:rPr>
              <w:t xml:space="preserve">{table_s5_25_2}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6">
            <w:pPr>
              <w:jc w:val="center"/>
              <w:rPr>
                <w:sz w:val="20"/>
                <w:szCs w:val="20"/>
              </w:rPr>
            </w:pPr>
            <w:r w:rsidDel="00000000" w:rsidR="00000000" w:rsidRPr="00000000">
              <w:rPr>
                <w:sz w:val="20"/>
                <w:szCs w:val="20"/>
                <w:rtl w:val="0"/>
              </w:rPr>
              <w:t xml:space="preserve">{table_s5_25_3}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7">
            <w:pPr>
              <w:jc w:val="center"/>
              <w:rPr>
                <w:sz w:val="20"/>
                <w:szCs w:val="20"/>
              </w:rPr>
            </w:pPr>
            <w:r w:rsidDel="00000000" w:rsidR="00000000" w:rsidRPr="00000000">
              <w:rPr>
                <w:sz w:val="20"/>
                <w:szCs w:val="20"/>
                <w:rtl w:val="0"/>
              </w:rPr>
              <w:t xml:space="preserve">{table_s5_25_4}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8">
            <w:pPr>
              <w:jc w:val="center"/>
              <w:rPr>
                <w:sz w:val="20"/>
                <w:szCs w:val="20"/>
              </w:rPr>
            </w:pPr>
            <w:r w:rsidDel="00000000" w:rsidR="00000000" w:rsidRPr="00000000">
              <w:rPr>
                <w:sz w:val="20"/>
                <w:szCs w:val="20"/>
                <w:rtl w:val="0"/>
              </w:rPr>
              <w:t xml:space="preserve">{table_s5_25_5}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9">
            <w:pPr>
              <w:jc w:val="center"/>
              <w:rPr>
                <w:sz w:val="20"/>
                <w:szCs w:val="20"/>
              </w:rPr>
            </w:pPr>
            <w:r w:rsidDel="00000000" w:rsidR="00000000" w:rsidRPr="00000000">
              <w:rPr>
                <w:sz w:val="20"/>
                <w:szCs w:val="20"/>
                <w:rtl w:val="0"/>
              </w:rPr>
              <w:t xml:space="preserve">{table_s5_25_6}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A">
            <w:pPr>
              <w:jc w:val="center"/>
              <w:rPr>
                <w:sz w:val="20"/>
                <w:szCs w:val="20"/>
              </w:rPr>
            </w:pPr>
            <w:r w:rsidDel="00000000" w:rsidR="00000000" w:rsidRPr="00000000">
              <w:rPr>
                <w:sz w:val="20"/>
                <w:szCs w:val="20"/>
                <w:rtl w:val="0"/>
              </w:rPr>
              <w:t xml:space="preserve">{table_s5_25_7}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B">
            <w:pPr>
              <w:rPr>
                <w:sz w:val="20"/>
                <w:szCs w:val="20"/>
              </w:rPr>
            </w:pPr>
            <w:r w:rsidDel="00000000" w:rsidR="00000000" w:rsidRPr="00000000">
              <w:rPr>
                <w:sz w:val="20"/>
                <w:szCs w:val="20"/>
                <w:rtl w:val="0"/>
              </w:rPr>
              <w:t xml:space="preserve">{table_s5_26_1}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C">
            <w:pPr>
              <w:jc w:val="center"/>
              <w:rPr>
                <w:sz w:val="20"/>
                <w:szCs w:val="20"/>
              </w:rPr>
            </w:pPr>
            <w:r w:rsidDel="00000000" w:rsidR="00000000" w:rsidRPr="00000000">
              <w:rPr>
                <w:sz w:val="20"/>
                <w:szCs w:val="20"/>
                <w:rtl w:val="0"/>
              </w:rPr>
              <w:t xml:space="preserve">{table_s5_26_2}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D">
            <w:pPr>
              <w:jc w:val="center"/>
              <w:rPr>
                <w:sz w:val="20"/>
                <w:szCs w:val="20"/>
              </w:rPr>
            </w:pPr>
            <w:r w:rsidDel="00000000" w:rsidR="00000000" w:rsidRPr="00000000">
              <w:rPr>
                <w:sz w:val="20"/>
                <w:szCs w:val="20"/>
                <w:rtl w:val="0"/>
              </w:rPr>
              <w:t xml:space="preserve">{table_s5_26_3}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E">
            <w:pPr>
              <w:jc w:val="center"/>
              <w:rPr>
                <w:sz w:val="20"/>
                <w:szCs w:val="20"/>
              </w:rPr>
            </w:pPr>
            <w:r w:rsidDel="00000000" w:rsidR="00000000" w:rsidRPr="00000000">
              <w:rPr>
                <w:sz w:val="20"/>
                <w:szCs w:val="20"/>
                <w:rtl w:val="0"/>
              </w:rPr>
              <w:t xml:space="preserve">{table_s5_26_4}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F">
            <w:pPr>
              <w:jc w:val="center"/>
              <w:rPr>
                <w:sz w:val="20"/>
                <w:szCs w:val="20"/>
              </w:rPr>
            </w:pPr>
            <w:r w:rsidDel="00000000" w:rsidR="00000000" w:rsidRPr="00000000">
              <w:rPr>
                <w:sz w:val="20"/>
                <w:szCs w:val="20"/>
                <w:rtl w:val="0"/>
              </w:rPr>
              <w:t xml:space="preserve">{table_s5_26_5}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0">
            <w:pPr>
              <w:jc w:val="center"/>
              <w:rPr>
                <w:sz w:val="20"/>
                <w:szCs w:val="20"/>
              </w:rPr>
            </w:pPr>
            <w:r w:rsidDel="00000000" w:rsidR="00000000" w:rsidRPr="00000000">
              <w:rPr>
                <w:sz w:val="20"/>
                <w:szCs w:val="20"/>
                <w:rtl w:val="0"/>
              </w:rPr>
              <w:t xml:space="preserve">{table_s5_26_6}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1">
            <w:pPr>
              <w:jc w:val="center"/>
              <w:rPr>
                <w:sz w:val="20"/>
                <w:szCs w:val="20"/>
              </w:rPr>
            </w:pPr>
            <w:r w:rsidDel="00000000" w:rsidR="00000000" w:rsidRPr="00000000">
              <w:rPr>
                <w:sz w:val="20"/>
                <w:szCs w:val="20"/>
                <w:rtl w:val="0"/>
              </w:rPr>
              <w:t xml:space="preserve">{table_s5_26_7}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2">
            <w:pPr>
              <w:rPr>
                <w:sz w:val="20"/>
                <w:szCs w:val="20"/>
              </w:rPr>
            </w:pPr>
            <w:r w:rsidDel="00000000" w:rsidR="00000000" w:rsidRPr="00000000">
              <w:rPr>
                <w:sz w:val="20"/>
                <w:szCs w:val="20"/>
                <w:rtl w:val="0"/>
              </w:rPr>
              <w:t xml:space="preserve">{table_s5_27_1}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3">
            <w:pPr>
              <w:jc w:val="center"/>
              <w:rPr>
                <w:sz w:val="20"/>
                <w:szCs w:val="20"/>
              </w:rPr>
            </w:pPr>
            <w:r w:rsidDel="00000000" w:rsidR="00000000" w:rsidRPr="00000000">
              <w:rPr>
                <w:sz w:val="20"/>
                <w:szCs w:val="20"/>
                <w:rtl w:val="0"/>
              </w:rPr>
              <w:t xml:space="preserve">{table_s5_27_2}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4">
            <w:pPr>
              <w:jc w:val="center"/>
              <w:rPr>
                <w:sz w:val="20"/>
                <w:szCs w:val="20"/>
              </w:rPr>
            </w:pPr>
            <w:r w:rsidDel="00000000" w:rsidR="00000000" w:rsidRPr="00000000">
              <w:rPr>
                <w:sz w:val="20"/>
                <w:szCs w:val="20"/>
                <w:rtl w:val="0"/>
              </w:rPr>
              <w:t xml:space="preserve">{table_s5_27_3}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5">
            <w:pPr>
              <w:jc w:val="center"/>
              <w:rPr>
                <w:sz w:val="20"/>
                <w:szCs w:val="20"/>
              </w:rPr>
            </w:pPr>
            <w:r w:rsidDel="00000000" w:rsidR="00000000" w:rsidRPr="00000000">
              <w:rPr>
                <w:sz w:val="20"/>
                <w:szCs w:val="20"/>
                <w:rtl w:val="0"/>
              </w:rPr>
              <w:t xml:space="preserve">{table_s5_27_4}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6">
            <w:pPr>
              <w:jc w:val="center"/>
              <w:rPr>
                <w:sz w:val="20"/>
                <w:szCs w:val="20"/>
              </w:rPr>
            </w:pPr>
            <w:r w:rsidDel="00000000" w:rsidR="00000000" w:rsidRPr="00000000">
              <w:rPr>
                <w:sz w:val="20"/>
                <w:szCs w:val="20"/>
                <w:rtl w:val="0"/>
              </w:rPr>
              <w:t xml:space="preserve">{table_s5_27_5}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7">
            <w:pPr>
              <w:jc w:val="center"/>
              <w:rPr>
                <w:sz w:val="20"/>
                <w:szCs w:val="20"/>
              </w:rPr>
            </w:pPr>
            <w:r w:rsidDel="00000000" w:rsidR="00000000" w:rsidRPr="00000000">
              <w:rPr>
                <w:sz w:val="20"/>
                <w:szCs w:val="20"/>
                <w:rtl w:val="0"/>
              </w:rPr>
              <w:t xml:space="preserve">{table_s5_27_6}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8">
            <w:pPr>
              <w:jc w:val="center"/>
              <w:rPr>
                <w:sz w:val="20"/>
                <w:szCs w:val="20"/>
              </w:rPr>
            </w:pPr>
            <w:r w:rsidDel="00000000" w:rsidR="00000000" w:rsidRPr="00000000">
              <w:rPr>
                <w:sz w:val="20"/>
                <w:szCs w:val="20"/>
                <w:rtl w:val="0"/>
              </w:rPr>
              <w:t xml:space="preserve">{table_s5_27_7}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9">
            <w:pPr>
              <w:rPr>
                <w:sz w:val="20"/>
                <w:szCs w:val="20"/>
              </w:rPr>
            </w:pPr>
            <w:r w:rsidDel="00000000" w:rsidR="00000000" w:rsidRPr="00000000">
              <w:rPr>
                <w:sz w:val="20"/>
                <w:szCs w:val="20"/>
                <w:rtl w:val="0"/>
              </w:rPr>
              <w:t xml:space="preserve">{table_s5_28_1}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A">
            <w:pPr>
              <w:jc w:val="center"/>
              <w:rPr>
                <w:sz w:val="20"/>
                <w:szCs w:val="20"/>
              </w:rPr>
            </w:pPr>
            <w:r w:rsidDel="00000000" w:rsidR="00000000" w:rsidRPr="00000000">
              <w:rPr>
                <w:sz w:val="20"/>
                <w:szCs w:val="20"/>
                <w:rtl w:val="0"/>
              </w:rPr>
              <w:t xml:space="preserve">{table_s5_28_2}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B">
            <w:pPr>
              <w:jc w:val="center"/>
              <w:rPr>
                <w:sz w:val="20"/>
                <w:szCs w:val="20"/>
              </w:rPr>
            </w:pPr>
            <w:r w:rsidDel="00000000" w:rsidR="00000000" w:rsidRPr="00000000">
              <w:rPr>
                <w:sz w:val="20"/>
                <w:szCs w:val="20"/>
                <w:rtl w:val="0"/>
              </w:rPr>
              <w:t xml:space="preserve">{table_s5_28_3}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C">
            <w:pPr>
              <w:jc w:val="center"/>
              <w:rPr>
                <w:sz w:val="20"/>
                <w:szCs w:val="20"/>
              </w:rPr>
            </w:pPr>
            <w:r w:rsidDel="00000000" w:rsidR="00000000" w:rsidRPr="00000000">
              <w:rPr>
                <w:sz w:val="20"/>
                <w:szCs w:val="20"/>
                <w:rtl w:val="0"/>
              </w:rPr>
              <w:t xml:space="preserve">{table_s5_28_4}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D">
            <w:pPr>
              <w:jc w:val="center"/>
              <w:rPr>
                <w:sz w:val="20"/>
                <w:szCs w:val="20"/>
              </w:rPr>
            </w:pPr>
            <w:r w:rsidDel="00000000" w:rsidR="00000000" w:rsidRPr="00000000">
              <w:rPr>
                <w:sz w:val="20"/>
                <w:szCs w:val="20"/>
                <w:rtl w:val="0"/>
              </w:rPr>
              <w:t xml:space="preserve">{table_s5_28_5}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E">
            <w:pPr>
              <w:jc w:val="center"/>
              <w:rPr>
                <w:sz w:val="20"/>
                <w:szCs w:val="20"/>
              </w:rPr>
            </w:pPr>
            <w:r w:rsidDel="00000000" w:rsidR="00000000" w:rsidRPr="00000000">
              <w:rPr>
                <w:sz w:val="20"/>
                <w:szCs w:val="20"/>
                <w:rtl w:val="0"/>
              </w:rPr>
              <w:t xml:space="preserve">{table_s5_28_6}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F">
            <w:pPr>
              <w:jc w:val="center"/>
              <w:rPr>
                <w:sz w:val="20"/>
                <w:szCs w:val="20"/>
              </w:rPr>
            </w:pPr>
            <w:r w:rsidDel="00000000" w:rsidR="00000000" w:rsidRPr="00000000">
              <w:rPr>
                <w:sz w:val="20"/>
                <w:szCs w:val="20"/>
                <w:rtl w:val="0"/>
              </w:rPr>
              <w:t xml:space="preserve">{table_s5_28_7}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0">
            <w:pPr>
              <w:rPr>
                <w:sz w:val="20"/>
                <w:szCs w:val="20"/>
              </w:rPr>
            </w:pPr>
            <w:r w:rsidDel="00000000" w:rsidR="00000000" w:rsidRPr="00000000">
              <w:rPr>
                <w:sz w:val="20"/>
                <w:szCs w:val="20"/>
                <w:rtl w:val="0"/>
              </w:rPr>
              <w:t xml:space="preserve">{table_s5_29_1}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1">
            <w:pPr>
              <w:jc w:val="center"/>
              <w:rPr>
                <w:sz w:val="20"/>
                <w:szCs w:val="20"/>
              </w:rPr>
            </w:pPr>
            <w:r w:rsidDel="00000000" w:rsidR="00000000" w:rsidRPr="00000000">
              <w:rPr>
                <w:sz w:val="20"/>
                <w:szCs w:val="20"/>
                <w:rtl w:val="0"/>
              </w:rPr>
              <w:t xml:space="preserve">{table_s5_29_2}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2">
            <w:pPr>
              <w:jc w:val="center"/>
              <w:rPr>
                <w:sz w:val="20"/>
                <w:szCs w:val="20"/>
              </w:rPr>
            </w:pPr>
            <w:r w:rsidDel="00000000" w:rsidR="00000000" w:rsidRPr="00000000">
              <w:rPr>
                <w:sz w:val="20"/>
                <w:szCs w:val="20"/>
                <w:rtl w:val="0"/>
              </w:rPr>
              <w:t xml:space="preserve">{table_s5_29_3}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3">
            <w:pPr>
              <w:jc w:val="center"/>
              <w:rPr>
                <w:sz w:val="20"/>
                <w:szCs w:val="20"/>
              </w:rPr>
            </w:pPr>
            <w:r w:rsidDel="00000000" w:rsidR="00000000" w:rsidRPr="00000000">
              <w:rPr>
                <w:sz w:val="20"/>
                <w:szCs w:val="20"/>
                <w:rtl w:val="0"/>
              </w:rPr>
              <w:t xml:space="preserve">{table_s5_29_4}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4">
            <w:pPr>
              <w:jc w:val="center"/>
              <w:rPr>
                <w:sz w:val="20"/>
                <w:szCs w:val="20"/>
              </w:rPr>
            </w:pPr>
            <w:r w:rsidDel="00000000" w:rsidR="00000000" w:rsidRPr="00000000">
              <w:rPr>
                <w:sz w:val="20"/>
                <w:szCs w:val="20"/>
                <w:rtl w:val="0"/>
              </w:rPr>
              <w:t xml:space="preserve">{table_s5_29_5}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5">
            <w:pPr>
              <w:jc w:val="center"/>
              <w:rPr>
                <w:sz w:val="20"/>
                <w:szCs w:val="20"/>
              </w:rPr>
            </w:pPr>
            <w:r w:rsidDel="00000000" w:rsidR="00000000" w:rsidRPr="00000000">
              <w:rPr>
                <w:sz w:val="20"/>
                <w:szCs w:val="20"/>
                <w:rtl w:val="0"/>
              </w:rPr>
              <w:t xml:space="preserve">{table_s5_29_6}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6">
            <w:pPr>
              <w:jc w:val="center"/>
              <w:rPr>
                <w:sz w:val="20"/>
                <w:szCs w:val="20"/>
              </w:rPr>
            </w:pPr>
            <w:r w:rsidDel="00000000" w:rsidR="00000000" w:rsidRPr="00000000">
              <w:rPr>
                <w:sz w:val="20"/>
                <w:szCs w:val="20"/>
                <w:rtl w:val="0"/>
              </w:rPr>
              <w:t xml:space="preserve">{table_s5_29_7}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7">
            <w:pPr>
              <w:rPr>
                <w:sz w:val="20"/>
                <w:szCs w:val="20"/>
              </w:rPr>
            </w:pPr>
            <w:r w:rsidDel="00000000" w:rsidR="00000000" w:rsidRPr="00000000">
              <w:rPr>
                <w:sz w:val="20"/>
                <w:szCs w:val="20"/>
                <w:rtl w:val="0"/>
              </w:rPr>
              <w:t xml:space="preserve">{table_s5_30_1}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8">
            <w:pPr>
              <w:jc w:val="center"/>
              <w:rPr>
                <w:sz w:val="20"/>
                <w:szCs w:val="20"/>
              </w:rPr>
            </w:pPr>
            <w:r w:rsidDel="00000000" w:rsidR="00000000" w:rsidRPr="00000000">
              <w:rPr>
                <w:sz w:val="20"/>
                <w:szCs w:val="20"/>
                <w:rtl w:val="0"/>
              </w:rPr>
              <w:t xml:space="preserve">{table_s5_30_2}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9">
            <w:pPr>
              <w:jc w:val="center"/>
              <w:rPr>
                <w:sz w:val="20"/>
                <w:szCs w:val="20"/>
              </w:rPr>
            </w:pPr>
            <w:r w:rsidDel="00000000" w:rsidR="00000000" w:rsidRPr="00000000">
              <w:rPr>
                <w:sz w:val="20"/>
                <w:szCs w:val="20"/>
                <w:rtl w:val="0"/>
              </w:rPr>
              <w:t xml:space="preserve">{table_s5_30_3}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A">
            <w:pPr>
              <w:jc w:val="center"/>
              <w:rPr>
                <w:sz w:val="20"/>
                <w:szCs w:val="20"/>
              </w:rPr>
            </w:pPr>
            <w:r w:rsidDel="00000000" w:rsidR="00000000" w:rsidRPr="00000000">
              <w:rPr>
                <w:sz w:val="20"/>
                <w:szCs w:val="20"/>
                <w:rtl w:val="0"/>
              </w:rPr>
              <w:t xml:space="preserve">{table_s5_30_4}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B">
            <w:pPr>
              <w:jc w:val="center"/>
              <w:rPr>
                <w:sz w:val="20"/>
                <w:szCs w:val="20"/>
              </w:rPr>
            </w:pPr>
            <w:r w:rsidDel="00000000" w:rsidR="00000000" w:rsidRPr="00000000">
              <w:rPr>
                <w:sz w:val="20"/>
                <w:szCs w:val="20"/>
                <w:rtl w:val="0"/>
              </w:rPr>
              <w:t xml:space="preserve">{table_s5_30_5}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C">
            <w:pPr>
              <w:jc w:val="center"/>
              <w:rPr>
                <w:sz w:val="20"/>
                <w:szCs w:val="20"/>
              </w:rPr>
            </w:pPr>
            <w:r w:rsidDel="00000000" w:rsidR="00000000" w:rsidRPr="00000000">
              <w:rPr>
                <w:sz w:val="20"/>
                <w:szCs w:val="20"/>
                <w:rtl w:val="0"/>
              </w:rPr>
              <w:t xml:space="preserve">{table_s5_30_6}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D">
            <w:pPr>
              <w:jc w:val="center"/>
              <w:rPr>
                <w:sz w:val="20"/>
                <w:szCs w:val="20"/>
              </w:rPr>
            </w:pPr>
            <w:r w:rsidDel="00000000" w:rsidR="00000000" w:rsidRPr="00000000">
              <w:rPr>
                <w:sz w:val="20"/>
                <w:szCs w:val="20"/>
                <w:rtl w:val="0"/>
              </w:rPr>
              <w:t xml:space="preserve">{table_s5_30_7}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E">
            <w:pPr>
              <w:rPr>
                <w:b w:val="1"/>
                <w:sz w:val="20"/>
                <w:szCs w:val="20"/>
              </w:rPr>
            </w:pPr>
            <w:r w:rsidDel="00000000" w:rsidR="00000000" w:rsidRPr="00000000">
              <w:rPr>
                <w:b w:val="1"/>
                <w:sz w:val="20"/>
                <w:szCs w:val="20"/>
                <w:rtl w:val="0"/>
              </w:rPr>
              <w:t xml:space="preserve">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F">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0">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1">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2">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3">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4">
            <w:pPr>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5">
            <w:pPr>
              <w:rPr>
                <w:sz w:val="20"/>
                <w:szCs w:val="20"/>
              </w:rPr>
            </w:pPr>
            <w:r w:rsidDel="00000000" w:rsidR="00000000" w:rsidRPr="00000000">
              <w:rPr>
                <w:sz w:val="20"/>
                <w:szCs w:val="20"/>
                <w:rtl w:val="0"/>
              </w:rPr>
              <w:t xml:space="preserve">{table_s5_31_1}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6">
            <w:pPr>
              <w:jc w:val="center"/>
              <w:rPr>
                <w:sz w:val="20"/>
                <w:szCs w:val="20"/>
              </w:rPr>
            </w:pPr>
            <w:r w:rsidDel="00000000" w:rsidR="00000000" w:rsidRPr="00000000">
              <w:rPr>
                <w:sz w:val="20"/>
                <w:szCs w:val="20"/>
                <w:rtl w:val="0"/>
              </w:rPr>
              <w:t xml:space="preserve">{table_s5_31_2}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7">
            <w:pPr>
              <w:jc w:val="center"/>
              <w:rPr>
                <w:sz w:val="20"/>
                <w:szCs w:val="20"/>
              </w:rPr>
            </w:pPr>
            <w:r w:rsidDel="00000000" w:rsidR="00000000" w:rsidRPr="00000000">
              <w:rPr>
                <w:sz w:val="20"/>
                <w:szCs w:val="20"/>
                <w:rtl w:val="0"/>
              </w:rPr>
              <w:t xml:space="preserve">{table_s5_31_3}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8">
            <w:pPr>
              <w:jc w:val="center"/>
              <w:rPr>
                <w:sz w:val="20"/>
                <w:szCs w:val="20"/>
              </w:rPr>
            </w:pPr>
            <w:r w:rsidDel="00000000" w:rsidR="00000000" w:rsidRPr="00000000">
              <w:rPr>
                <w:sz w:val="20"/>
                <w:szCs w:val="20"/>
                <w:rtl w:val="0"/>
              </w:rPr>
              <w:t xml:space="preserve">{table_s5_31_4}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9">
            <w:pPr>
              <w:jc w:val="center"/>
              <w:rPr>
                <w:sz w:val="20"/>
                <w:szCs w:val="20"/>
              </w:rPr>
            </w:pPr>
            <w:r w:rsidDel="00000000" w:rsidR="00000000" w:rsidRPr="00000000">
              <w:rPr>
                <w:sz w:val="20"/>
                <w:szCs w:val="20"/>
                <w:rtl w:val="0"/>
              </w:rPr>
              <w:t xml:space="preserve">{table_s5_31_5}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A">
            <w:pPr>
              <w:jc w:val="center"/>
              <w:rPr>
                <w:sz w:val="20"/>
                <w:szCs w:val="20"/>
              </w:rPr>
            </w:pPr>
            <w:r w:rsidDel="00000000" w:rsidR="00000000" w:rsidRPr="00000000">
              <w:rPr>
                <w:sz w:val="20"/>
                <w:szCs w:val="20"/>
                <w:rtl w:val="0"/>
              </w:rPr>
              <w:t xml:space="preserve">{table_s5_31_6}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B">
            <w:pPr>
              <w:jc w:val="center"/>
              <w:rPr>
                <w:sz w:val="20"/>
                <w:szCs w:val="20"/>
              </w:rPr>
            </w:pPr>
            <w:r w:rsidDel="00000000" w:rsidR="00000000" w:rsidRPr="00000000">
              <w:rPr>
                <w:sz w:val="20"/>
                <w:szCs w:val="20"/>
                <w:rtl w:val="0"/>
              </w:rPr>
              <w:t xml:space="preserve">{table_s5_31_7}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C">
            <w:pPr>
              <w:rPr>
                <w:sz w:val="20"/>
                <w:szCs w:val="20"/>
              </w:rPr>
            </w:pPr>
            <w:r w:rsidDel="00000000" w:rsidR="00000000" w:rsidRPr="00000000">
              <w:rPr>
                <w:sz w:val="20"/>
                <w:szCs w:val="20"/>
                <w:rtl w:val="0"/>
              </w:rPr>
              <w:t xml:space="preserve">{table_s5_32_1}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D">
            <w:pPr>
              <w:jc w:val="center"/>
              <w:rPr>
                <w:sz w:val="20"/>
                <w:szCs w:val="20"/>
              </w:rPr>
            </w:pPr>
            <w:r w:rsidDel="00000000" w:rsidR="00000000" w:rsidRPr="00000000">
              <w:rPr>
                <w:sz w:val="20"/>
                <w:szCs w:val="20"/>
                <w:rtl w:val="0"/>
              </w:rPr>
              <w:t xml:space="preserve">{table_s5_32_2}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E">
            <w:pPr>
              <w:jc w:val="center"/>
              <w:rPr>
                <w:sz w:val="20"/>
                <w:szCs w:val="20"/>
              </w:rPr>
            </w:pPr>
            <w:r w:rsidDel="00000000" w:rsidR="00000000" w:rsidRPr="00000000">
              <w:rPr>
                <w:sz w:val="20"/>
                <w:szCs w:val="20"/>
                <w:rtl w:val="0"/>
              </w:rPr>
              <w:t xml:space="preserve">{table_s5_32_3}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F">
            <w:pPr>
              <w:jc w:val="center"/>
              <w:rPr>
                <w:sz w:val="20"/>
                <w:szCs w:val="20"/>
              </w:rPr>
            </w:pPr>
            <w:r w:rsidDel="00000000" w:rsidR="00000000" w:rsidRPr="00000000">
              <w:rPr>
                <w:sz w:val="20"/>
                <w:szCs w:val="20"/>
                <w:rtl w:val="0"/>
              </w:rPr>
              <w:t xml:space="preserve">{table_s5_32_4}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0">
            <w:pPr>
              <w:jc w:val="center"/>
              <w:rPr>
                <w:sz w:val="20"/>
                <w:szCs w:val="20"/>
              </w:rPr>
            </w:pPr>
            <w:r w:rsidDel="00000000" w:rsidR="00000000" w:rsidRPr="00000000">
              <w:rPr>
                <w:sz w:val="20"/>
                <w:szCs w:val="20"/>
                <w:rtl w:val="0"/>
              </w:rPr>
              <w:t xml:space="preserve">{table_s5_32_5}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1">
            <w:pPr>
              <w:jc w:val="center"/>
              <w:rPr>
                <w:sz w:val="20"/>
                <w:szCs w:val="20"/>
              </w:rPr>
            </w:pPr>
            <w:r w:rsidDel="00000000" w:rsidR="00000000" w:rsidRPr="00000000">
              <w:rPr>
                <w:sz w:val="20"/>
                <w:szCs w:val="20"/>
                <w:rtl w:val="0"/>
              </w:rPr>
              <w:t xml:space="preserve">{table_s5_32_6}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2">
            <w:pPr>
              <w:jc w:val="center"/>
              <w:rPr>
                <w:sz w:val="20"/>
                <w:szCs w:val="20"/>
              </w:rPr>
            </w:pPr>
            <w:r w:rsidDel="00000000" w:rsidR="00000000" w:rsidRPr="00000000">
              <w:rPr>
                <w:sz w:val="20"/>
                <w:szCs w:val="20"/>
                <w:rtl w:val="0"/>
              </w:rPr>
              <w:t xml:space="preserve">{table_s5_32_7}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3">
            <w:pPr>
              <w:rPr>
                <w:sz w:val="20"/>
                <w:szCs w:val="20"/>
              </w:rPr>
            </w:pPr>
            <w:r w:rsidDel="00000000" w:rsidR="00000000" w:rsidRPr="00000000">
              <w:rPr>
                <w:sz w:val="20"/>
                <w:szCs w:val="20"/>
                <w:rtl w:val="0"/>
              </w:rPr>
              <w:t xml:space="preserve">{table_s5_33_1}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4">
            <w:pPr>
              <w:jc w:val="center"/>
              <w:rPr>
                <w:sz w:val="20"/>
                <w:szCs w:val="20"/>
              </w:rPr>
            </w:pPr>
            <w:r w:rsidDel="00000000" w:rsidR="00000000" w:rsidRPr="00000000">
              <w:rPr>
                <w:sz w:val="20"/>
                <w:szCs w:val="20"/>
                <w:rtl w:val="0"/>
              </w:rPr>
              <w:t xml:space="preserve">{table_s5_33_2}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5">
            <w:pPr>
              <w:jc w:val="center"/>
              <w:rPr>
                <w:sz w:val="20"/>
                <w:szCs w:val="20"/>
              </w:rPr>
            </w:pPr>
            <w:r w:rsidDel="00000000" w:rsidR="00000000" w:rsidRPr="00000000">
              <w:rPr>
                <w:sz w:val="20"/>
                <w:szCs w:val="20"/>
                <w:rtl w:val="0"/>
              </w:rPr>
              <w:t xml:space="preserve">{table_s5_33_3}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6">
            <w:pPr>
              <w:jc w:val="center"/>
              <w:rPr>
                <w:sz w:val="20"/>
                <w:szCs w:val="20"/>
              </w:rPr>
            </w:pPr>
            <w:r w:rsidDel="00000000" w:rsidR="00000000" w:rsidRPr="00000000">
              <w:rPr>
                <w:sz w:val="20"/>
                <w:szCs w:val="20"/>
                <w:rtl w:val="0"/>
              </w:rPr>
              <w:t xml:space="preserve">{table_s5_33_4}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7">
            <w:pPr>
              <w:jc w:val="center"/>
              <w:rPr>
                <w:sz w:val="20"/>
                <w:szCs w:val="20"/>
              </w:rPr>
            </w:pPr>
            <w:r w:rsidDel="00000000" w:rsidR="00000000" w:rsidRPr="00000000">
              <w:rPr>
                <w:sz w:val="20"/>
                <w:szCs w:val="20"/>
                <w:rtl w:val="0"/>
              </w:rPr>
              <w:t xml:space="preserve">{table_s5_33_5}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8">
            <w:pPr>
              <w:jc w:val="center"/>
              <w:rPr>
                <w:sz w:val="20"/>
                <w:szCs w:val="20"/>
              </w:rPr>
            </w:pPr>
            <w:r w:rsidDel="00000000" w:rsidR="00000000" w:rsidRPr="00000000">
              <w:rPr>
                <w:sz w:val="20"/>
                <w:szCs w:val="20"/>
                <w:rtl w:val="0"/>
              </w:rPr>
              <w:t xml:space="preserve">{table_s5_33_6}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9">
            <w:pPr>
              <w:jc w:val="center"/>
              <w:rPr>
                <w:sz w:val="20"/>
                <w:szCs w:val="20"/>
              </w:rPr>
            </w:pPr>
            <w:r w:rsidDel="00000000" w:rsidR="00000000" w:rsidRPr="00000000">
              <w:rPr>
                <w:sz w:val="20"/>
                <w:szCs w:val="20"/>
                <w:rtl w:val="0"/>
              </w:rPr>
              <w:t xml:space="preserve">{table_s5_33_7}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A">
            <w:pPr>
              <w:rPr>
                <w:sz w:val="20"/>
                <w:szCs w:val="20"/>
              </w:rPr>
            </w:pPr>
            <w:r w:rsidDel="00000000" w:rsidR="00000000" w:rsidRPr="00000000">
              <w:rPr>
                <w:sz w:val="20"/>
                <w:szCs w:val="20"/>
                <w:rtl w:val="0"/>
              </w:rPr>
              <w:t xml:space="preserve">{table_s5_34_1}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B">
            <w:pPr>
              <w:jc w:val="center"/>
              <w:rPr>
                <w:sz w:val="20"/>
                <w:szCs w:val="20"/>
              </w:rPr>
            </w:pPr>
            <w:r w:rsidDel="00000000" w:rsidR="00000000" w:rsidRPr="00000000">
              <w:rPr>
                <w:sz w:val="20"/>
                <w:szCs w:val="20"/>
                <w:rtl w:val="0"/>
              </w:rPr>
              <w:t xml:space="preserve">{table_s5_34_2}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C">
            <w:pPr>
              <w:jc w:val="center"/>
              <w:rPr>
                <w:sz w:val="20"/>
                <w:szCs w:val="20"/>
              </w:rPr>
            </w:pPr>
            <w:r w:rsidDel="00000000" w:rsidR="00000000" w:rsidRPr="00000000">
              <w:rPr>
                <w:sz w:val="20"/>
                <w:szCs w:val="20"/>
                <w:rtl w:val="0"/>
              </w:rPr>
              <w:t xml:space="preserve">{table_s5_34_3}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D">
            <w:pPr>
              <w:jc w:val="center"/>
              <w:rPr>
                <w:sz w:val="20"/>
                <w:szCs w:val="20"/>
              </w:rPr>
            </w:pPr>
            <w:r w:rsidDel="00000000" w:rsidR="00000000" w:rsidRPr="00000000">
              <w:rPr>
                <w:sz w:val="20"/>
                <w:szCs w:val="20"/>
                <w:rtl w:val="0"/>
              </w:rPr>
              <w:t xml:space="preserve">{table_s5_34_4}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E">
            <w:pPr>
              <w:jc w:val="center"/>
              <w:rPr>
                <w:sz w:val="20"/>
                <w:szCs w:val="20"/>
              </w:rPr>
            </w:pPr>
            <w:r w:rsidDel="00000000" w:rsidR="00000000" w:rsidRPr="00000000">
              <w:rPr>
                <w:sz w:val="20"/>
                <w:szCs w:val="20"/>
                <w:rtl w:val="0"/>
              </w:rPr>
              <w:t xml:space="preserve">{table_s5_34_5}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F">
            <w:pPr>
              <w:jc w:val="center"/>
              <w:rPr>
                <w:sz w:val="20"/>
                <w:szCs w:val="20"/>
              </w:rPr>
            </w:pPr>
            <w:r w:rsidDel="00000000" w:rsidR="00000000" w:rsidRPr="00000000">
              <w:rPr>
                <w:sz w:val="20"/>
                <w:szCs w:val="20"/>
                <w:rtl w:val="0"/>
              </w:rPr>
              <w:t xml:space="preserve">{table_s5_34_6}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0">
            <w:pPr>
              <w:jc w:val="center"/>
              <w:rPr>
                <w:sz w:val="20"/>
                <w:szCs w:val="20"/>
              </w:rPr>
            </w:pPr>
            <w:r w:rsidDel="00000000" w:rsidR="00000000" w:rsidRPr="00000000">
              <w:rPr>
                <w:sz w:val="20"/>
                <w:szCs w:val="20"/>
                <w:rtl w:val="0"/>
              </w:rPr>
              <w:t xml:space="preserve">{table_s5_34_7}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1">
            <w:pPr>
              <w:rPr>
                <w:sz w:val="20"/>
                <w:szCs w:val="20"/>
              </w:rPr>
            </w:pPr>
            <w:r w:rsidDel="00000000" w:rsidR="00000000" w:rsidRPr="00000000">
              <w:rPr>
                <w:sz w:val="20"/>
                <w:szCs w:val="20"/>
                <w:rtl w:val="0"/>
              </w:rPr>
              <w:t xml:space="preserve">{table_s5_35_1}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2">
            <w:pPr>
              <w:jc w:val="center"/>
              <w:rPr>
                <w:sz w:val="20"/>
                <w:szCs w:val="20"/>
              </w:rPr>
            </w:pPr>
            <w:r w:rsidDel="00000000" w:rsidR="00000000" w:rsidRPr="00000000">
              <w:rPr>
                <w:sz w:val="20"/>
                <w:szCs w:val="20"/>
                <w:rtl w:val="0"/>
              </w:rPr>
              <w:t xml:space="preserve">{table_s5_35_2}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3">
            <w:pPr>
              <w:jc w:val="center"/>
              <w:rPr>
                <w:sz w:val="20"/>
                <w:szCs w:val="20"/>
              </w:rPr>
            </w:pPr>
            <w:r w:rsidDel="00000000" w:rsidR="00000000" w:rsidRPr="00000000">
              <w:rPr>
                <w:sz w:val="20"/>
                <w:szCs w:val="20"/>
                <w:rtl w:val="0"/>
              </w:rPr>
              <w:t xml:space="preserve">{table_s5_35_3}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4">
            <w:pPr>
              <w:jc w:val="center"/>
              <w:rPr>
                <w:sz w:val="20"/>
                <w:szCs w:val="20"/>
              </w:rPr>
            </w:pPr>
            <w:r w:rsidDel="00000000" w:rsidR="00000000" w:rsidRPr="00000000">
              <w:rPr>
                <w:sz w:val="20"/>
                <w:szCs w:val="20"/>
                <w:rtl w:val="0"/>
              </w:rPr>
              <w:t xml:space="preserve">{table_s5_35_4}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5">
            <w:pPr>
              <w:jc w:val="center"/>
              <w:rPr>
                <w:sz w:val="20"/>
                <w:szCs w:val="20"/>
              </w:rPr>
            </w:pPr>
            <w:r w:rsidDel="00000000" w:rsidR="00000000" w:rsidRPr="00000000">
              <w:rPr>
                <w:sz w:val="20"/>
                <w:szCs w:val="20"/>
                <w:rtl w:val="0"/>
              </w:rPr>
              <w:t xml:space="preserve">{table_s5_35_5}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6">
            <w:pPr>
              <w:jc w:val="center"/>
              <w:rPr>
                <w:sz w:val="20"/>
                <w:szCs w:val="20"/>
              </w:rPr>
            </w:pPr>
            <w:r w:rsidDel="00000000" w:rsidR="00000000" w:rsidRPr="00000000">
              <w:rPr>
                <w:sz w:val="20"/>
                <w:szCs w:val="20"/>
                <w:rtl w:val="0"/>
              </w:rPr>
              <w:t xml:space="preserve">{table_s5_35_6}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7">
            <w:pPr>
              <w:jc w:val="center"/>
              <w:rPr>
                <w:sz w:val="20"/>
                <w:szCs w:val="20"/>
              </w:rPr>
            </w:pPr>
            <w:r w:rsidDel="00000000" w:rsidR="00000000" w:rsidRPr="00000000">
              <w:rPr>
                <w:sz w:val="20"/>
                <w:szCs w:val="20"/>
                <w:rtl w:val="0"/>
              </w:rPr>
              <w:t xml:space="preserve">{table_s5_35_7}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8">
            <w:pPr>
              <w:rPr>
                <w:sz w:val="20"/>
                <w:szCs w:val="20"/>
              </w:rPr>
            </w:pPr>
            <w:r w:rsidDel="00000000" w:rsidR="00000000" w:rsidRPr="00000000">
              <w:rPr>
                <w:sz w:val="20"/>
                <w:szCs w:val="20"/>
                <w:rtl w:val="0"/>
              </w:rPr>
              <w:t xml:space="preserve">{table_s5_36_1}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9">
            <w:pPr>
              <w:jc w:val="center"/>
              <w:rPr>
                <w:sz w:val="20"/>
                <w:szCs w:val="20"/>
              </w:rPr>
            </w:pPr>
            <w:r w:rsidDel="00000000" w:rsidR="00000000" w:rsidRPr="00000000">
              <w:rPr>
                <w:sz w:val="20"/>
                <w:szCs w:val="20"/>
                <w:rtl w:val="0"/>
              </w:rPr>
              <w:t xml:space="preserve">{table_s5_36_2}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A">
            <w:pPr>
              <w:jc w:val="center"/>
              <w:rPr>
                <w:sz w:val="20"/>
                <w:szCs w:val="20"/>
              </w:rPr>
            </w:pPr>
            <w:r w:rsidDel="00000000" w:rsidR="00000000" w:rsidRPr="00000000">
              <w:rPr>
                <w:sz w:val="20"/>
                <w:szCs w:val="20"/>
                <w:rtl w:val="0"/>
              </w:rPr>
              <w:t xml:space="preserve">{table_s5_36_3}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B">
            <w:pPr>
              <w:jc w:val="center"/>
              <w:rPr>
                <w:sz w:val="20"/>
                <w:szCs w:val="20"/>
              </w:rPr>
            </w:pPr>
            <w:r w:rsidDel="00000000" w:rsidR="00000000" w:rsidRPr="00000000">
              <w:rPr>
                <w:sz w:val="20"/>
                <w:szCs w:val="20"/>
                <w:rtl w:val="0"/>
              </w:rPr>
              <w:t xml:space="preserve">{table_s5_36_4}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C">
            <w:pPr>
              <w:jc w:val="center"/>
              <w:rPr>
                <w:sz w:val="20"/>
                <w:szCs w:val="20"/>
              </w:rPr>
            </w:pPr>
            <w:r w:rsidDel="00000000" w:rsidR="00000000" w:rsidRPr="00000000">
              <w:rPr>
                <w:sz w:val="20"/>
                <w:szCs w:val="20"/>
                <w:rtl w:val="0"/>
              </w:rPr>
              <w:t xml:space="preserve">{table_s5_36_5}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D">
            <w:pPr>
              <w:jc w:val="center"/>
              <w:rPr>
                <w:sz w:val="20"/>
                <w:szCs w:val="20"/>
              </w:rPr>
            </w:pPr>
            <w:r w:rsidDel="00000000" w:rsidR="00000000" w:rsidRPr="00000000">
              <w:rPr>
                <w:sz w:val="20"/>
                <w:szCs w:val="20"/>
                <w:rtl w:val="0"/>
              </w:rPr>
              <w:t xml:space="preserve">{table_s5_36_6}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E">
            <w:pPr>
              <w:jc w:val="center"/>
              <w:rPr>
                <w:sz w:val="20"/>
                <w:szCs w:val="20"/>
              </w:rPr>
            </w:pPr>
            <w:r w:rsidDel="00000000" w:rsidR="00000000" w:rsidRPr="00000000">
              <w:rPr>
                <w:sz w:val="20"/>
                <w:szCs w:val="20"/>
                <w:rtl w:val="0"/>
              </w:rPr>
              <w:t xml:space="preserve">{table_s5_36_7}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F">
            <w:pPr>
              <w:rPr>
                <w:sz w:val="20"/>
                <w:szCs w:val="20"/>
              </w:rPr>
            </w:pPr>
            <w:r w:rsidDel="00000000" w:rsidR="00000000" w:rsidRPr="00000000">
              <w:rPr>
                <w:sz w:val="20"/>
                <w:szCs w:val="20"/>
                <w:rtl w:val="0"/>
              </w:rPr>
              <w:t xml:space="preserve">{table_s5_37_1}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0">
            <w:pPr>
              <w:jc w:val="center"/>
              <w:rPr>
                <w:sz w:val="20"/>
                <w:szCs w:val="20"/>
              </w:rPr>
            </w:pPr>
            <w:r w:rsidDel="00000000" w:rsidR="00000000" w:rsidRPr="00000000">
              <w:rPr>
                <w:sz w:val="20"/>
                <w:szCs w:val="20"/>
                <w:rtl w:val="0"/>
              </w:rPr>
              <w:t xml:space="preserve">{table_s5_37_2}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1">
            <w:pPr>
              <w:jc w:val="center"/>
              <w:rPr>
                <w:sz w:val="20"/>
                <w:szCs w:val="20"/>
              </w:rPr>
            </w:pPr>
            <w:r w:rsidDel="00000000" w:rsidR="00000000" w:rsidRPr="00000000">
              <w:rPr>
                <w:sz w:val="20"/>
                <w:szCs w:val="20"/>
                <w:rtl w:val="0"/>
              </w:rPr>
              <w:t xml:space="preserve">{table_s5_37_3}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2">
            <w:pPr>
              <w:jc w:val="center"/>
              <w:rPr>
                <w:sz w:val="20"/>
                <w:szCs w:val="20"/>
              </w:rPr>
            </w:pPr>
            <w:r w:rsidDel="00000000" w:rsidR="00000000" w:rsidRPr="00000000">
              <w:rPr>
                <w:sz w:val="20"/>
                <w:szCs w:val="20"/>
                <w:rtl w:val="0"/>
              </w:rPr>
              <w:t xml:space="preserve">{table_s5_37_4}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3">
            <w:pPr>
              <w:jc w:val="center"/>
              <w:rPr>
                <w:sz w:val="20"/>
                <w:szCs w:val="20"/>
              </w:rPr>
            </w:pPr>
            <w:r w:rsidDel="00000000" w:rsidR="00000000" w:rsidRPr="00000000">
              <w:rPr>
                <w:sz w:val="20"/>
                <w:szCs w:val="20"/>
                <w:rtl w:val="0"/>
              </w:rPr>
              <w:t xml:space="preserve">{table_s5_37_5}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4">
            <w:pPr>
              <w:jc w:val="center"/>
              <w:rPr>
                <w:sz w:val="20"/>
                <w:szCs w:val="20"/>
              </w:rPr>
            </w:pPr>
            <w:r w:rsidDel="00000000" w:rsidR="00000000" w:rsidRPr="00000000">
              <w:rPr>
                <w:sz w:val="20"/>
                <w:szCs w:val="20"/>
                <w:rtl w:val="0"/>
              </w:rPr>
              <w:t xml:space="preserve">{table_s5_37_6}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5">
            <w:pPr>
              <w:jc w:val="center"/>
              <w:rPr>
                <w:sz w:val="20"/>
                <w:szCs w:val="20"/>
              </w:rPr>
            </w:pPr>
            <w:r w:rsidDel="00000000" w:rsidR="00000000" w:rsidRPr="00000000">
              <w:rPr>
                <w:sz w:val="20"/>
                <w:szCs w:val="20"/>
                <w:rtl w:val="0"/>
              </w:rPr>
              <w:t xml:space="preserve">{table_s5_37_7}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6">
            <w:pPr>
              <w:rPr>
                <w:sz w:val="20"/>
                <w:szCs w:val="20"/>
              </w:rPr>
            </w:pPr>
            <w:r w:rsidDel="00000000" w:rsidR="00000000" w:rsidRPr="00000000">
              <w:rPr>
                <w:sz w:val="20"/>
                <w:szCs w:val="20"/>
                <w:rtl w:val="0"/>
              </w:rPr>
              <w:t xml:space="preserve">{table_s5_38_1}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7">
            <w:pPr>
              <w:jc w:val="center"/>
              <w:rPr>
                <w:sz w:val="20"/>
                <w:szCs w:val="20"/>
              </w:rPr>
            </w:pPr>
            <w:r w:rsidDel="00000000" w:rsidR="00000000" w:rsidRPr="00000000">
              <w:rPr>
                <w:sz w:val="20"/>
                <w:szCs w:val="20"/>
                <w:rtl w:val="0"/>
              </w:rPr>
              <w:t xml:space="preserve">{table_s5_38_2}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8">
            <w:pPr>
              <w:jc w:val="center"/>
              <w:rPr>
                <w:sz w:val="20"/>
                <w:szCs w:val="20"/>
              </w:rPr>
            </w:pPr>
            <w:r w:rsidDel="00000000" w:rsidR="00000000" w:rsidRPr="00000000">
              <w:rPr>
                <w:sz w:val="20"/>
                <w:szCs w:val="20"/>
                <w:rtl w:val="0"/>
              </w:rPr>
              <w:t xml:space="preserve">{table_s5_38_3}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9">
            <w:pPr>
              <w:jc w:val="center"/>
              <w:rPr>
                <w:sz w:val="20"/>
                <w:szCs w:val="20"/>
              </w:rPr>
            </w:pPr>
            <w:r w:rsidDel="00000000" w:rsidR="00000000" w:rsidRPr="00000000">
              <w:rPr>
                <w:sz w:val="20"/>
                <w:szCs w:val="20"/>
                <w:rtl w:val="0"/>
              </w:rPr>
              <w:t xml:space="preserve">{table_s5_38_4}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A">
            <w:pPr>
              <w:jc w:val="center"/>
              <w:rPr>
                <w:sz w:val="20"/>
                <w:szCs w:val="20"/>
              </w:rPr>
            </w:pPr>
            <w:r w:rsidDel="00000000" w:rsidR="00000000" w:rsidRPr="00000000">
              <w:rPr>
                <w:sz w:val="20"/>
                <w:szCs w:val="20"/>
                <w:rtl w:val="0"/>
              </w:rPr>
              <w:t xml:space="preserve">{table_s5_38_5}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B">
            <w:pPr>
              <w:jc w:val="center"/>
              <w:rPr>
                <w:sz w:val="20"/>
                <w:szCs w:val="20"/>
              </w:rPr>
            </w:pPr>
            <w:r w:rsidDel="00000000" w:rsidR="00000000" w:rsidRPr="00000000">
              <w:rPr>
                <w:sz w:val="20"/>
                <w:szCs w:val="20"/>
                <w:rtl w:val="0"/>
              </w:rPr>
              <w:t xml:space="preserve">{table_s5_38_6}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C">
            <w:pPr>
              <w:jc w:val="center"/>
              <w:rPr>
                <w:sz w:val="20"/>
                <w:szCs w:val="20"/>
              </w:rPr>
            </w:pPr>
            <w:r w:rsidDel="00000000" w:rsidR="00000000" w:rsidRPr="00000000">
              <w:rPr>
                <w:sz w:val="20"/>
                <w:szCs w:val="20"/>
                <w:rtl w:val="0"/>
              </w:rPr>
              <w:t xml:space="preserve">{table_s5_38_7}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D">
            <w:pPr>
              <w:rPr>
                <w:sz w:val="20"/>
                <w:szCs w:val="20"/>
              </w:rPr>
            </w:pPr>
            <w:r w:rsidDel="00000000" w:rsidR="00000000" w:rsidRPr="00000000">
              <w:rPr>
                <w:sz w:val="20"/>
                <w:szCs w:val="20"/>
                <w:rtl w:val="0"/>
              </w:rPr>
              <w:t xml:space="preserve">{table_s5_39_1}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E">
            <w:pPr>
              <w:jc w:val="center"/>
              <w:rPr>
                <w:sz w:val="20"/>
                <w:szCs w:val="20"/>
              </w:rPr>
            </w:pPr>
            <w:r w:rsidDel="00000000" w:rsidR="00000000" w:rsidRPr="00000000">
              <w:rPr>
                <w:sz w:val="20"/>
                <w:szCs w:val="20"/>
                <w:rtl w:val="0"/>
              </w:rPr>
              <w:t xml:space="preserve">{table_s5_39_2}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F">
            <w:pPr>
              <w:jc w:val="center"/>
              <w:rPr>
                <w:sz w:val="20"/>
                <w:szCs w:val="20"/>
              </w:rPr>
            </w:pPr>
            <w:r w:rsidDel="00000000" w:rsidR="00000000" w:rsidRPr="00000000">
              <w:rPr>
                <w:sz w:val="20"/>
                <w:szCs w:val="20"/>
                <w:rtl w:val="0"/>
              </w:rPr>
              <w:t xml:space="preserve">{table_s5_39_3}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0">
            <w:pPr>
              <w:jc w:val="center"/>
              <w:rPr>
                <w:sz w:val="20"/>
                <w:szCs w:val="20"/>
              </w:rPr>
            </w:pPr>
            <w:r w:rsidDel="00000000" w:rsidR="00000000" w:rsidRPr="00000000">
              <w:rPr>
                <w:sz w:val="20"/>
                <w:szCs w:val="20"/>
                <w:rtl w:val="0"/>
              </w:rPr>
              <w:t xml:space="preserve">{table_s5_39_4}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1">
            <w:pPr>
              <w:jc w:val="center"/>
              <w:rPr>
                <w:sz w:val="20"/>
                <w:szCs w:val="20"/>
              </w:rPr>
            </w:pPr>
            <w:r w:rsidDel="00000000" w:rsidR="00000000" w:rsidRPr="00000000">
              <w:rPr>
                <w:sz w:val="20"/>
                <w:szCs w:val="20"/>
                <w:rtl w:val="0"/>
              </w:rPr>
              <w:t xml:space="preserve">{table_s5_39_5}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2">
            <w:pPr>
              <w:jc w:val="center"/>
              <w:rPr>
                <w:sz w:val="20"/>
                <w:szCs w:val="20"/>
              </w:rPr>
            </w:pPr>
            <w:r w:rsidDel="00000000" w:rsidR="00000000" w:rsidRPr="00000000">
              <w:rPr>
                <w:sz w:val="20"/>
                <w:szCs w:val="20"/>
                <w:rtl w:val="0"/>
              </w:rPr>
              <w:t xml:space="preserve">{table_s5_39_6}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3">
            <w:pPr>
              <w:jc w:val="center"/>
              <w:rPr>
                <w:sz w:val="20"/>
                <w:szCs w:val="20"/>
              </w:rPr>
            </w:pPr>
            <w:r w:rsidDel="00000000" w:rsidR="00000000" w:rsidRPr="00000000">
              <w:rPr>
                <w:sz w:val="20"/>
                <w:szCs w:val="20"/>
                <w:rtl w:val="0"/>
              </w:rPr>
              <w:t xml:space="preserve">{table_s5_39_7}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4">
            <w:pPr>
              <w:rPr>
                <w:b w:val="1"/>
                <w:sz w:val="20"/>
                <w:szCs w:val="20"/>
              </w:rPr>
            </w:pPr>
            <w:r w:rsidDel="00000000" w:rsidR="00000000" w:rsidRPr="00000000">
              <w:rPr>
                <w:b w:val="1"/>
                <w:sz w:val="20"/>
                <w:szCs w:val="20"/>
                <w:rtl w:val="0"/>
              </w:rPr>
              <w:t xml:space="preserve">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5">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6">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7">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8">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9">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A">
            <w:pPr>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B">
            <w:pPr>
              <w:rPr>
                <w:sz w:val="20"/>
                <w:szCs w:val="20"/>
              </w:rPr>
            </w:pPr>
            <w:r w:rsidDel="00000000" w:rsidR="00000000" w:rsidRPr="00000000">
              <w:rPr>
                <w:sz w:val="20"/>
                <w:szCs w:val="20"/>
                <w:rtl w:val="0"/>
              </w:rPr>
              <w:t xml:space="preserve">{table_s5_40_1}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C">
            <w:pPr>
              <w:jc w:val="center"/>
              <w:rPr>
                <w:sz w:val="20"/>
                <w:szCs w:val="20"/>
              </w:rPr>
            </w:pPr>
            <w:r w:rsidDel="00000000" w:rsidR="00000000" w:rsidRPr="00000000">
              <w:rPr>
                <w:sz w:val="20"/>
                <w:szCs w:val="20"/>
                <w:rtl w:val="0"/>
              </w:rPr>
              <w:t xml:space="preserve">{table_s5_40_2}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D">
            <w:pPr>
              <w:jc w:val="center"/>
              <w:rPr>
                <w:sz w:val="20"/>
                <w:szCs w:val="20"/>
              </w:rPr>
            </w:pPr>
            <w:r w:rsidDel="00000000" w:rsidR="00000000" w:rsidRPr="00000000">
              <w:rPr>
                <w:sz w:val="20"/>
                <w:szCs w:val="20"/>
                <w:rtl w:val="0"/>
              </w:rPr>
              <w:t xml:space="preserve">{table_s5_40_3}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E">
            <w:pPr>
              <w:jc w:val="center"/>
              <w:rPr>
                <w:sz w:val="20"/>
                <w:szCs w:val="20"/>
              </w:rPr>
            </w:pPr>
            <w:r w:rsidDel="00000000" w:rsidR="00000000" w:rsidRPr="00000000">
              <w:rPr>
                <w:sz w:val="20"/>
                <w:szCs w:val="20"/>
                <w:rtl w:val="0"/>
              </w:rPr>
              <w:t xml:space="preserve">{table_s5_40_4}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F">
            <w:pPr>
              <w:jc w:val="center"/>
              <w:rPr>
                <w:sz w:val="20"/>
                <w:szCs w:val="20"/>
              </w:rPr>
            </w:pPr>
            <w:r w:rsidDel="00000000" w:rsidR="00000000" w:rsidRPr="00000000">
              <w:rPr>
                <w:sz w:val="20"/>
                <w:szCs w:val="20"/>
                <w:rtl w:val="0"/>
              </w:rPr>
              <w:t xml:space="preserve">{table_s5_40_5}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0">
            <w:pPr>
              <w:jc w:val="center"/>
              <w:rPr>
                <w:sz w:val="20"/>
                <w:szCs w:val="20"/>
              </w:rPr>
            </w:pPr>
            <w:r w:rsidDel="00000000" w:rsidR="00000000" w:rsidRPr="00000000">
              <w:rPr>
                <w:sz w:val="20"/>
                <w:szCs w:val="20"/>
                <w:rtl w:val="0"/>
              </w:rPr>
              <w:t xml:space="preserve">{table_s5_40_6}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1">
            <w:pPr>
              <w:jc w:val="center"/>
              <w:rPr>
                <w:sz w:val="20"/>
                <w:szCs w:val="20"/>
              </w:rPr>
            </w:pPr>
            <w:r w:rsidDel="00000000" w:rsidR="00000000" w:rsidRPr="00000000">
              <w:rPr>
                <w:sz w:val="20"/>
                <w:szCs w:val="20"/>
                <w:rtl w:val="0"/>
              </w:rPr>
              <w:t xml:space="preserve">{table_s5_40_7}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2">
            <w:pPr>
              <w:rPr>
                <w:sz w:val="20"/>
                <w:szCs w:val="20"/>
              </w:rPr>
            </w:pPr>
            <w:r w:rsidDel="00000000" w:rsidR="00000000" w:rsidRPr="00000000">
              <w:rPr>
                <w:sz w:val="20"/>
                <w:szCs w:val="20"/>
                <w:rtl w:val="0"/>
              </w:rPr>
              <w:t xml:space="preserve">{table_s5_41_1}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3">
            <w:pPr>
              <w:jc w:val="center"/>
              <w:rPr>
                <w:sz w:val="20"/>
                <w:szCs w:val="20"/>
              </w:rPr>
            </w:pPr>
            <w:r w:rsidDel="00000000" w:rsidR="00000000" w:rsidRPr="00000000">
              <w:rPr>
                <w:sz w:val="20"/>
                <w:szCs w:val="20"/>
                <w:rtl w:val="0"/>
              </w:rPr>
              <w:t xml:space="preserve">{table_s5_41_2}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4">
            <w:pPr>
              <w:jc w:val="center"/>
              <w:rPr>
                <w:sz w:val="20"/>
                <w:szCs w:val="20"/>
              </w:rPr>
            </w:pPr>
            <w:r w:rsidDel="00000000" w:rsidR="00000000" w:rsidRPr="00000000">
              <w:rPr>
                <w:sz w:val="20"/>
                <w:szCs w:val="20"/>
                <w:rtl w:val="0"/>
              </w:rPr>
              <w:t xml:space="preserve">{table_s5_41_3}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5">
            <w:pPr>
              <w:jc w:val="center"/>
              <w:rPr>
                <w:sz w:val="20"/>
                <w:szCs w:val="20"/>
              </w:rPr>
            </w:pPr>
            <w:r w:rsidDel="00000000" w:rsidR="00000000" w:rsidRPr="00000000">
              <w:rPr>
                <w:sz w:val="20"/>
                <w:szCs w:val="20"/>
                <w:rtl w:val="0"/>
              </w:rPr>
              <w:t xml:space="preserve">{table_s5_41_4}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6">
            <w:pPr>
              <w:jc w:val="center"/>
              <w:rPr>
                <w:sz w:val="20"/>
                <w:szCs w:val="20"/>
              </w:rPr>
            </w:pPr>
            <w:r w:rsidDel="00000000" w:rsidR="00000000" w:rsidRPr="00000000">
              <w:rPr>
                <w:sz w:val="20"/>
                <w:szCs w:val="20"/>
                <w:rtl w:val="0"/>
              </w:rPr>
              <w:t xml:space="preserve">{table_s5_41_5}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7">
            <w:pPr>
              <w:jc w:val="center"/>
              <w:rPr>
                <w:sz w:val="20"/>
                <w:szCs w:val="20"/>
              </w:rPr>
            </w:pPr>
            <w:r w:rsidDel="00000000" w:rsidR="00000000" w:rsidRPr="00000000">
              <w:rPr>
                <w:sz w:val="20"/>
                <w:szCs w:val="20"/>
                <w:rtl w:val="0"/>
              </w:rPr>
              <w:t xml:space="preserve">{table_s5_41_6}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8">
            <w:pPr>
              <w:jc w:val="center"/>
              <w:rPr>
                <w:sz w:val="20"/>
                <w:szCs w:val="20"/>
              </w:rPr>
            </w:pPr>
            <w:r w:rsidDel="00000000" w:rsidR="00000000" w:rsidRPr="00000000">
              <w:rPr>
                <w:sz w:val="20"/>
                <w:szCs w:val="20"/>
                <w:rtl w:val="0"/>
              </w:rPr>
              <w:t xml:space="preserve">{table_s5_41_7}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9">
            <w:pPr>
              <w:rPr>
                <w:sz w:val="20"/>
                <w:szCs w:val="20"/>
              </w:rPr>
            </w:pPr>
            <w:r w:rsidDel="00000000" w:rsidR="00000000" w:rsidRPr="00000000">
              <w:rPr>
                <w:sz w:val="20"/>
                <w:szCs w:val="20"/>
                <w:rtl w:val="0"/>
              </w:rPr>
              <w:t xml:space="preserve">{table_s5_42_1}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A">
            <w:pPr>
              <w:jc w:val="center"/>
              <w:rPr>
                <w:sz w:val="20"/>
                <w:szCs w:val="20"/>
              </w:rPr>
            </w:pPr>
            <w:r w:rsidDel="00000000" w:rsidR="00000000" w:rsidRPr="00000000">
              <w:rPr>
                <w:sz w:val="20"/>
                <w:szCs w:val="20"/>
                <w:rtl w:val="0"/>
              </w:rPr>
              <w:t xml:space="preserve">{table_s5_42_2}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B">
            <w:pPr>
              <w:jc w:val="center"/>
              <w:rPr>
                <w:sz w:val="20"/>
                <w:szCs w:val="20"/>
              </w:rPr>
            </w:pPr>
            <w:r w:rsidDel="00000000" w:rsidR="00000000" w:rsidRPr="00000000">
              <w:rPr>
                <w:sz w:val="20"/>
                <w:szCs w:val="20"/>
                <w:rtl w:val="0"/>
              </w:rPr>
              <w:t xml:space="preserve">{table_s5_42_3}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C">
            <w:pPr>
              <w:jc w:val="center"/>
              <w:rPr>
                <w:sz w:val="20"/>
                <w:szCs w:val="20"/>
              </w:rPr>
            </w:pPr>
            <w:r w:rsidDel="00000000" w:rsidR="00000000" w:rsidRPr="00000000">
              <w:rPr>
                <w:sz w:val="20"/>
                <w:szCs w:val="20"/>
                <w:rtl w:val="0"/>
              </w:rPr>
              <w:t xml:space="preserve">{table_s5_42_4}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D">
            <w:pPr>
              <w:jc w:val="center"/>
              <w:rPr>
                <w:sz w:val="20"/>
                <w:szCs w:val="20"/>
              </w:rPr>
            </w:pPr>
            <w:r w:rsidDel="00000000" w:rsidR="00000000" w:rsidRPr="00000000">
              <w:rPr>
                <w:sz w:val="20"/>
                <w:szCs w:val="20"/>
                <w:rtl w:val="0"/>
              </w:rPr>
              <w:t xml:space="preserve">{table_s5_42_5}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E">
            <w:pPr>
              <w:jc w:val="center"/>
              <w:rPr>
                <w:sz w:val="20"/>
                <w:szCs w:val="20"/>
              </w:rPr>
            </w:pPr>
            <w:r w:rsidDel="00000000" w:rsidR="00000000" w:rsidRPr="00000000">
              <w:rPr>
                <w:sz w:val="20"/>
                <w:szCs w:val="20"/>
                <w:rtl w:val="0"/>
              </w:rPr>
              <w:t xml:space="preserve">{table_s5_42_6}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F">
            <w:pPr>
              <w:jc w:val="center"/>
              <w:rPr>
                <w:sz w:val="20"/>
                <w:szCs w:val="20"/>
              </w:rPr>
            </w:pPr>
            <w:r w:rsidDel="00000000" w:rsidR="00000000" w:rsidRPr="00000000">
              <w:rPr>
                <w:sz w:val="20"/>
                <w:szCs w:val="20"/>
                <w:rtl w:val="0"/>
              </w:rPr>
              <w:t xml:space="preserve">{table_s5_42_7}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0">
            <w:pPr>
              <w:rPr>
                <w:sz w:val="20"/>
                <w:szCs w:val="20"/>
              </w:rPr>
            </w:pPr>
            <w:r w:rsidDel="00000000" w:rsidR="00000000" w:rsidRPr="00000000">
              <w:rPr>
                <w:sz w:val="20"/>
                <w:szCs w:val="20"/>
                <w:rtl w:val="0"/>
              </w:rPr>
              <w:t xml:space="preserve">{table_s5_43_1}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1">
            <w:pPr>
              <w:jc w:val="center"/>
              <w:rPr>
                <w:sz w:val="20"/>
                <w:szCs w:val="20"/>
              </w:rPr>
            </w:pPr>
            <w:r w:rsidDel="00000000" w:rsidR="00000000" w:rsidRPr="00000000">
              <w:rPr>
                <w:sz w:val="20"/>
                <w:szCs w:val="20"/>
                <w:rtl w:val="0"/>
              </w:rPr>
              <w:t xml:space="preserve">{table_s5_43_2}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2">
            <w:pPr>
              <w:jc w:val="center"/>
              <w:rPr>
                <w:sz w:val="20"/>
                <w:szCs w:val="20"/>
              </w:rPr>
            </w:pPr>
            <w:r w:rsidDel="00000000" w:rsidR="00000000" w:rsidRPr="00000000">
              <w:rPr>
                <w:sz w:val="20"/>
                <w:szCs w:val="20"/>
                <w:rtl w:val="0"/>
              </w:rPr>
              <w:t xml:space="preserve">{table_s5_43_3}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3">
            <w:pPr>
              <w:jc w:val="center"/>
              <w:rPr>
                <w:sz w:val="20"/>
                <w:szCs w:val="20"/>
              </w:rPr>
            </w:pPr>
            <w:r w:rsidDel="00000000" w:rsidR="00000000" w:rsidRPr="00000000">
              <w:rPr>
                <w:sz w:val="20"/>
                <w:szCs w:val="20"/>
                <w:rtl w:val="0"/>
              </w:rPr>
              <w:t xml:space="preserve">{table_s5_43_4}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4">
            <w:pPr>
              <w:jc w:val="center"/>
              <w:rPr>
                <w:sz w:val="20"/>
                <w:szCs w:val="20"/>
              </w:rPr>
            </w:pPr>
            <w:r w:rsidDel="00000000" w:rsidR="00000000" w:rsidRPr="00000000">
              <w:rPr>
                <w:sz w:val="20"/>
                <w:szCs w:val="20"/>
                <w:rtl w:val="0"/>
              </w:rPr>
              <w:t xml:space="preserve">{table_s5_43_5}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5">
            <w:pPr>
              <w:jc w:val="center"/>
              <w:rPr>
                <w:sz w:val="20"/>
                <w:szCs w:val="20"/>
              </w:rPr>
            </w:pPr>
            <w:r w:rsidDel="00000000" w:rsidR="00000000" w:rsidRPr="00000000">
              <w:rPr>
                <w:sz w:val="20"/>
                <w:szCs w:val="20"/>
                <w:rtl w:val="0"/>
              </w:rPr>
              <w:t xml:space="preserve">{table_s5_43_6}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6">
            <w:pPr>
              <w:jc w:val="center"/>
              <w:rPr>
                <w:sz w:val="20"/>
                <w:szCs w:val="20"/>
              </w:rPr>
            </w:pPr>
            <w:r w:rsidDel="00000000" w:rsidR="00000000" w:rsidRPr="00000000">
              <w:rPr>
                <w:sz w:val="20"/>
                <w:szCs w:val="20"/>
                <w:rtl w:val="0"/>
              </w:rPr>
              <w:t xml:space="preserve">{table_s5_43_7}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7">
            <w:pPr>
              <w:rPr>
                <w:sz w:val="20"/>
                <w:szCs w:val="20"/>
              </w:rPr>
            </w:pPr>
            <w:r w:rsidDel="00000000" w:rsidR="00000000" w:rsidRPr="00000000">
              <w:rPr>
                <w:sz w:val="20"/>
                <w:szCs w:val="20"/>
                <w:rtl w:val="0"/>
              </w:rPr>
              <w:t xml:space="preserve">{table_s5_44_1}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8">
            <w:pPr>
              <w:jc w:val="center"/>
              <w:rPr>
                <w:sz w:val="20"/>
                <w:szCs w:val="20"/>
              </w:rPr>
            </w:pPr>
            <w:r w:rsidDel="00000000" w:rsidR="00000000" w:rsidRPr="00000000">
              <w:rPr>
                <w:sz w:val="20"/>
                <w:szCs w:val="20"/>
                <w:rtl w:val="0"/>
              </w:rPr>
              <w:t xml:space="preserve">{table_s5_44_2}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9">
            <w:pPr>
              <w:jc w:val="center"/>
              <w:rPr>
                <w:sz w:val="20"/>
                <w:szCs w:val="20"/>
              </w:rPr>
            </w:pPr>
            <w:r w:rsidDel="00000000" w:rsidR="00000000" w:rsidRPr="00000000">
              <w:rPr>
                <w:sz w:val="20"/>
                <w:szCs w:val="20"/>
                <w:rtl w:val="0"/>
              </w:rPr>
              <w:t xml:space="preserve">{table_s5_44_3}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A">
            <w:pPr>
              <w:jc w:val="center"/>
              <w:rPr>
                <w:sz w:val="20"/>
                <w:szCs w:val="20"/>
              </w:rPr>
            </w:pPr>
            <w:r w:rsidDel="00000000" w:rsidR="00000000" w:rsidRPr="00000000">
              <w:rPr>
                <w:sz w:val="20"/>
                <w:szCs w:val="20"/>
                <w:rtl w:val="0"/>
              </w:rPr>
              <w:t xml:space="preserve">{table_s5_44_4}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B">
            <w:pPr>
              <w:jc w:val="center"/>
              <w:rPr>
                <w:sz w:val="20"/>
                <w:szCs w:val="20"/>
              </w:rPr>
            </w:pPr>
            <w:r w:rsidDel="00000000" w:rsidR="00000000" w:rsidRPr="00000000">
              <w:rPr>
                <w:sz w:val="20"/>
                <w:szCs w:val="20"/>
                <w:rtl w:val="0"/>
              </w:rPr>
              <w:t xml:space="preserve">{table_s5_44_5}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C">
            <w:pPr>
              <w:jc w:val="center"/>
              <w:rPr>
                <w:sz w:val="20"/>
                <w:szCs w:val="20"/>
              </w:rPr>
            </w:pPr>
            <w:r w:rsidDel="00000000" w:rsidR="00000000" w:rsidRPr="00000000">
              <w:rPr>
                <w:sz w:val="20"/>
                <w:szCs w:val="20"/>
                <w:rtl w:val="0"/>
              </w:rPr>
              <w:t xml:space="preserve">{table_s5_44_6}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D">
            <w:pPr>
              <w:jc w:val="center"/>
              <w:rPr>
                <w:sz w:val="20"/>
                <w:szCs w:val="20"/>
              </w:rPr>
            </w:pPr>
            <w:r w:rsidDel="00000000" w:rsidR="00000000" w:rsidRPr="00000000">
              <w:rPr>
                <w:sz w:val="20"/>
                <w:szCs w:val="20"/>
                <w:rtl w:val="0"/>
              </w:rPr>
              <w:t xml:space="preserve">{table_s5_44_7}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E">
            <w:pPr>
              <w:rPr>
                <w:sz w:val="20"/>
                <w:szCs w:val="20"/>
              </w:rPr>
            </w:pPr>
            <w:r w:rsidDel="00000000" w:rsidR="00000000" w:rsidRPr="00000000">
              <w:rPr>
                <w:sz w:val="20"/>
                <w:szCs w:val="20"/>
                <w:rtl w:val="0"/>
              </w:rPr>
              <w:t xml:space="preserve">{table_s5_45_1}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F">
            <w:pPr>
              <w:jc w:val="center"/>
              <w:rPr>
                <w:sz w:val="20"/>
                <w:szCs w:val="20"/>
              </w:rPr>
            </w:pPr>
            <w:r w:rsidDel="00000000" w:rsidR="00000000" w:rsidRPr="00000000">
              <w:rPr>
                <w:sz w:val="20"/>
                <w:szCs w:val="20"/>
                <w:rtl w:val="0"/>
              </w:rPr>
              <w:t xml:space="preserve">{table_s5_45_2}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0">
            <w:pPr>
              <w:jc w:val="center"/>
              <w:rPr>
                <w:sz w:val="20"/>
                <w:szCs w:val="20"/>
              </w:rPr>
            </w:pPr>
            <w:r w:rsidDel="00000000" w:rsidR="00000000" w:rsidRPr="00000000">
              <w:rPr>
                <w:sz w:val="20"/>
                <w:szCs w:val="20"/>
                <w:rtl w:val="0"/>
              </w:rPr>
              <w:t xml:space="preserve">{table_s5_45_3}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1">
            <w:pPr>
              <w:jc w:val="center"/>
              <w:rPr>
                <w:sz w:val="20"/>
                <w:szCs w:val="20"/>
              </w:rPr>
            </w:pPr>
            <w:r w:rsidDel="00000000" w:rsidR="00000000" w:rsidRPr="00000000">
              <w:rPr>
                <w:sz w:val="20"/>
                <w:szCs w:val="20"/>
                <w:rtl w:val="0"/>
              </w:rPr>
              <w:t xml:space="preserve">{table_s5_45_4}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2">
            <w:pPr>
              <w:jc w:val="center"/>
              <w:rPr>
                <w:sz w:val="20"/>
                <w:szCs w:val="20"/>
              </w:rPr>
            </w:pPr>
            <w:r w:rsidDel="00000000" w:rsidR="00000000" w:rsidRPr="00000000">
              <w:rPr>
                <w:sz w:val="20"/>
                <w:szCs w:val="20"/>
                <w:rtl w:val="0"/>
              </w:rPr>
              <w:t xml:space="preserve">{table_s5_45_5}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3">
            <w:pPr>
              <w:jc w:val="center"/>
              <w:rPr>
                <w:sz w:val="20"/>
                <w:szCs w:val="20"/>
              </w:rPr>
            </w:pPr>
            <w:r w:rsidDel="00000000" w:rsidR="00000000" w:rsidRPr="00000000">
              <w:rPr>
                <w:sz w:val="20"/>
                <w:szCs w:val="20"/>
                <w:rtl w:val="0"/>
              </w:rPr>
              <w:t xml:space="preserve">{table_s5_45_6}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4">
            <w:pPr>
              <w:jc w:val="center"/>
              <w:rPr>
                <w:sz w:val="20"/>
                <w:szCs w:val="20"/>
              </w:rPr>
            </w:pPr>
            <w:r w:rsidDel="00000000" w:rsidR="00000000" w:rsidRPr="00000000">
              <w:rPr>
                <w:sz w:val="20"/>
                <w:szCs w:val="20"/>
                <w:rtl w:val="0"/>
              </w:rPr>
              <w:t xml:space="preserve">{table_s5_45_7}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5">
            <w:pPr>
              <w:rPr>
                <w:sz w:val="20"/>
                <w:szCs w:val="20"/>
              </w:rPr>
            </w:pPr>
            <w:r w:rsidDel="00000000" w:rsidR="00000000" w:rsidRPr="00000000">
              <w:rPr>
                <w:sz w:val="20"/>
                <w:szCs w:val="20"/>
                <w:rtl w:val="0"/>
              </w:rPr>
              <w:t xml:space="preserve">{table_s5_46_1}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6">
            <w:pPr>
              <w:jc w:val="center"/>
              <w:rPr>
                <w:sz w:val="20"/>
                <w:szCs w:val="20"/>
              </w:rPr>
            </w:pPr>
            <w:r w:rsidDel="00000000" w:rsidR="00000000" w:rsidRPr="00000000">
              <w:rPr>
                <w:sz w:val="20"/>
                <w:szCs w:val="20"/>
                <w:rtl w:val="0"/>
              </w:rPr>
              <w:t xml:space="preserve">{table_s5_46_2}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7">
            <w:pPr>
              <w:jc w:val="center"/>
              <w:rPr>
                <w:sz w:val="20"/>
                <w:szCs w:val="20"/>
              </w:rPr>
            </w:pPr>
            <w:r w:rsidDel="00000000" w:rsidR="00000000" w:rsidRPr="00000000">
              <w:rPr>
                <w:sz w:val="20"/>
                <w:szCs w:val="20"/>
                <w:rtl w:val="0"/>
              </w:rPr>
              <w:t xml:space="preserve">{table_s5_46_3}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8">
            <w:pPr>
              <w:jc w:val="center"/>
              <w:rPr>
                <w:sz w:val="20"/>
                <w:szCs w:val="20"/>
              </w:rPr>
            </w:pPr>
            <w:r w:rsidDel="00000000" w:rsidR="00000000" w:rsidRPr="00000000">
              <w:rPr>
                <w:sz w:val="20"/>
                <w:szCs w:val="20"/>
                <w:rtl w:val="0"/>
              </w:rPr>
              <w:t xml:space="preserve">{table_s5_46_4}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9">
            <w:pPr>
              <w:jc w:val="center"/>
              <w:rPr>
                <w:sz w:val="20"/>
                <w:szCs w:val="20"/>
              </w:rPr>
            </w:pPr>
            <w:r w:rsidDel="00000000" w:rsidR="00000000" w:rsidRPr="00000000">
              <w:rPr>
                <w:sz w:val="20"/>
                <w:szCs w:val="20"/>
                <w:rtl w:val="0"/>
              </w:rPr>
              <w:t xml:space="preserve">{table_s5_46_5}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A">
            <w:pPr>
              <w:jc w:val="center"/>
              <w:rPr>
                <w:sz w:val="20"/>
                <w:szCs w:val="20"/>
              </w:rPr>
            </w:pPr>
            <w:r w:rsidDel="00000000" w:rsidR="00000000" w:rsidRPr="00000000">
              <w:rPr>
                <w:sz w:val="20"/>
                <w:szCs w:val="20"/>
                <w:rtl w:val="0"/>
              </w:rPr>
              <w:t xml:space="preserve">{table_s5_46_6}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B">
            <w:pPr>
              <w:jc w:val="center"/>
              <w:rPr>
                <w:sz w:val="20"/>
                <w:szCs w:val="20"/>
              </w:rPr>
            </w:pPr>
            <w:r w:rsidDel="00000000" w:rsidR="00000000" w:rsidRPr="00000000">
              <w:rPr>
                <w:sz w:val="20"/>
                <w:szCs w:val="20"/>
                <w:rtl w:val="0"/>
              </w:rPr>
              <w:t xml:space="preserve">{table_s5_46_7}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C">
            <w:pPr>
              <w:rPr>
                <w:sz w:val="20"/>
                <w:szCs w:val="20"/>
              </w:rPr>
            </w:pPr>
            <w:r w:rsidDel="00000000" w:rsidR="00000000" w:rsidRPr="00000000">
              <w:rPr>
                <w:sz w:val="20"/>
                <w:szCs w:val="20"/>
                <w:rtl w:val="0"/>
              </w:rPr>
              <w:t xml:space="preserve">{table_s5_47_1}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D">
            <w:pPr>
              <w:jc w:val="center"/>
              <w:rPr>
                <w:sz w:val="20"/>
                <w:szCs w:val="20"/>
              </w:rPr>
            </w:pPr>
            <w:r w:rsidDel="00000000" w:rsidR="00000000" w:rsidRPr="00000000">
              <w:rPr>
                <w:sz w:val="20"/>
                <w:szCs w:val="20"/>
                <w:rtl w:val="0"/>
              </w:rPr>
              <w:t xml:space="preserve">{table_s5_47_2}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E">
            <w:pPr>
              <w:jc w:val="center"/>
              <w:rPr>
                <w:sz w:val="20"/>
                <w:szCs w:val="20"/>
              </w:rPr>
            </w:pPr>
            <w:r w:rsidDel="00000000" w:rsidR="00000000" w:rsidRPr="00000000">
              <w:rPr>
                <w:sz w:val="20"/>
                <w:szCs w:val="20"/>
                <w:rtl w:val="0"/>
              </w:rPr>
              <w:t xml:space="preserve">{table_s5_47_3}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F">
            <w:pPr>
              <w:jc w:val="center"/>
              <w:rPr>
                <w:sz w:val="20"/>
                <w:szCs w:val="20"/>
              </w:rPr>
            </w:pPr>
            <w:r w:rsidDel="00000000" w:rsidR="00000000" w:rsidRPr="00000000">
              <w:rPr>
                <w:sz w:val="20"/>
                <w:szCs w:val="20"/>
                <w:rtl w:val="0"/>
              </w:rPr>
              <w:t xml:space="preserve">{table_s5_47_4}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0">
            <w:pPr>
              <w:jc w:val="center"/>
              <w:rPr>
                <w:sz w:val="20"/>
                <w:szCs w:val="20"/>
              </w:rPr>
            </w:pPr>
            <w:r w:rsidDel="00000000" w:rsidR="00000000" w:rsidRPr="00000000">
              <w:rPr>
                <w:sz w:val="20"/>
                <w:szCs w:val="20"/>
                <w:rtl w:val="0"/>
              </w:rPr>
              <w:t xml:space="preserve">{table_s5_47_5}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1">
            <w:pPr>
              <w:jc w:val="center"/>
              <w:rPr>
                <w:sz w:val="20"/>
                <w:szCs w:val="20"/>
              </w:rPr>
            </w:pPr>
            <w:r w:rsidDel="00000000" w:rsidR="00000000" w:rsidRPr="00000000">
              <w:rPr>
                <w:sz w:val="20"/>
                <w:szCs w:val="20"/>
                <w:rtl w:val="0"/>
              </w:rPr>
              <w:t xml:space="preserve">{table_s5_47_6}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2">
            <w:pPr>
              <w:jc w:val="center"/>
              <w:rPr>
                <w:sz w:val="20"/>
                <w:szCs w:val="20"/>
              </w:rPr>
            </w:pPr>
            <w:r w:rsidDel="00000000" w:rsidR="00000000" w:rsidRPr="00000000">
              <w:rPr>
                <w:sz w:val="20"/>
                <w:szCs w:val="20"/>
                <w:rtl w:val="0"/>
              </w:rPr>
              <w:t xml:space="preserve">{table_s5_47_7}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3">
            <w:pPr>
              <w:rPr>
                <w:sz w:val="20"/>
                <w:szCs w:val="20"/>
              </w:rPr>
            </w:pPr>
            <w:r w:rsidDel="00000000" w:rsidR="00000000" w:rsidRPr="00000000">
              <w:rPr>
                <w:sz w:val="20"/>
                <w:szCs w:val="20"/>
                <w:rtl w:val="0"/>
              </w:rPr>
              <w:t xml:space="preserve">{table_s5_48_1}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4">
            <w:pPr>
              <w:jc w:val="center"/>
              <w:rPr>
                <w:sz w:val="20"/>
                <w:szCs w:val="20"/>
              </w:rPr>
            </w:pPr>
            <w:r w:rsidDel="00000000" w:rsidR="00000000" w:rsidRPr="00000000">
              <w:rPr>
                <w:sz w:val="20"/>
                <w:szCs w:val="20"/>
                <w:rtl w:val="0"/>
              </w:rPr>
              <w:t xml:space="preserve">{table_s5_48_2}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5">
            <w:pPr>
              <w:jc w:val="center"/>
              <w:rPr>
                <w:sz w:val="20"/>
                <w:szCs w:val="20"/>
              </w:rPr>
            </w:pPr>
            <w:r w:rsidDel="00000000" w:rsidR="00000000" w:rsidRPr="00000000">
              <w:rPr>
                <w:sz w:val="20"/>
                <w:szCs w:val="20"/>
                <w:rtl w:val="0"/>
              </w:rPr>
              <w:t xml:space="preserve">{table_s5_48_3}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6">
            <w:pPr>
              <w:jc w:val="center"/>
              <w:rPr>
                <w:sz w:val="20"/>
                <w:szCs w:val="20"/>
              </w:rPr>
            </w:pPr>
            <w:r w:rsidDel="00000000" w:rsidR="00000000" w:rsidRPr="00000000">
              <w:rPr>
                <w:sz w:val="20"/>
                <w:szCs w:val="20"/>
                <w:rtl w:val="0"/>
              </w:rPr>
              <w:t xml:space="preserve">{table_s5_48_4}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7">
            <w:pPr>
              <w:jc w:val="center"/>
              <w:rPr>
                <w:sz w:val="20"/>
                <w:szCs w:val="20"/>
              </w:rPr>
            </w:pPr>
            <w:r w:rsidDel="00000000" w:rsidR="00000000" w:rsidRPr="00000000">
              <w:rPr>
                <w:sz w:val="20"/>
                <w:szCs w:val="20"/>
                <w:rtl w:val="0"/>
              </w:rPr>
              <w:t xml:space="preserve">{table_s5_48_5}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8">
            <w:pPr>
              <w:jc w:val="center"/>
              <w:rPr>
                <w:sz w:val="20"/>
                <w:szCs w:val="20"/>
              </w:rPr>
            </w:pPr>
            <w:r w:rsidDel="00000000" w:rsidR="00000000" w:rsidRPr="00000000">
              <w:rPr>
                <w:sz w:val="20"/>
                <w:szCs w:val="20"/>
                <w:rtl w:val="0"/>
              </w:rPr>
              <w:t xml:space="preserve">{table_s5_48_6}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9">
            <w:pPr>
              <w:jc w:val="center"/>
              <w:rPr>
                <w:sz w:val="20"/>
                <w:szCs w:val="20"/>
              </w:rPr>
            </w:pPr>
            <w:r w:rsidDel="00000000" w:rsidR="00000000" w:rsidRPr="00000000">
              <w:rPr>
                <w:sz w:val="20"/>
                <w:szCs w:val="20"/>
                <w:rtl w:val="0"/>
              </w:rPr>
              <w:t xml:space="preserve">{table_s5_48_7}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A">
            <w:pPr>
              <w:rPr>
                <w:sz w:val="20"/>
                <w:szCs w:val="20"/>
              </w:rPr>
            </w:pPr>
            <w:r w:rsidDel="00000000" w:rsidR="00000000" w:rsidRPr="00000000">
              <w:rPr>
                <w:sz w:val="20"/>
                <w:szCs w:val="20"/>
                <w:rtl w:val="0"/>
              </w:rPr>
              <w:t xml:space="preserve">{table_s5_49_1}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B">
            <w:pPr>
              <w:jc w:val="center"/>
              <w:rPr>
                <w:sz w:val="20"/>
                <w:szCs w:val="20"/>
              </w:rPr>
            </w:pPr>
            <w:r w:rsidDel="00000000" w:rsidR="00000000" w:rsidRPr="00000000">
              <w:rPr>
                <w:sz w:val="20"/>
                <w:szCs w:val="20"/>
                <w:rtl w:val="0"/>
              </w:rPr>
              <w:t xml:space="preserve">{table_s5_49_2}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C">
            <w:pPr>
              <w:jc w:val="center"/>
              <w:rPr>
                <w:sz w:val="20"/>
                <w:szCs w:val="20"/>
              </w:rPr>
            </w:pPr>
            <w:r w:rsidDel="00000000" w:rsidR="00000000" w:rsidRPr="00000000">
              <w:rPr>
                <w:sz w:val="20"/>
                <w:szCs w:val="20"/>
                <w:rtl w:val="0"/>
              </w:rPr>
              <w:t xml:space="preserve">{table_s5_49_3}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D">
            <w:pPr>
              <w:jc w:val="center"/>
              <w:rPr>
                <w:sz w:val="20"/>
                <w:szCs w:val="20"/>
              </w:rPr>
            </w:pPr>
            <w:r w:rsidDel="00000000" w:rsidR="00000000" w:rsidRPr="00000000">
              <w:rPr>
                <w:sz w:val="20"/>
                <w:szCs w:val="20"/>
                <w:rtl w:val="0"/>
              </w:rPr>
              <w:t xml:space="preserve">{table_s5_49_4}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E">
            <w:pPr>
              <w:jc w:val="center"/>
              <w:rPr>
                <w:sz w:val="20"/>
                <w:szCs w:val="20"/>
              </w:rPr>
            </w:pPr>
            <w:r w:rsidDel="00000000" w:rsidR="00000000" w:rsidRPr="00000000">
              <w:rPr>
                <w:sz w:val="20"/>
                <w:szCs w:val="20"/>
                <w:rtl w:val="0"/>
              </w:rPr>
              <w:t xml:space="preserve">{table_s5_49_5}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F">
            <w:pPr>
              <w:jc w:val="center"/>
              <w:rPr>
                <w:sz w:val="20"/>
                <w:szCs w:val="20"/>
              </w:rPr>
            </w:pPr>
            <w:r w:rsidDel="00000000" w:rsidR="00000000" w:rsidRPr="00000000">
              <w:rPr>
                <w:sz w:val="20"/>
                <w:szCs w:val="20"/>
                <w:rtl w:val="0"/>
              </w:rPr>
              <w:t xml:space="preserve">{table_s5_49_6}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0">
            <w:pPr>
              <w:jc w:val="center"/>
              <w:rPr>
                <w:sz w:val="20"/>
                <w:szCs w:val="20"/>
              </w:rPr>
            </w:pPr>
            <w:r w:rsidDel="00000000" w:rsidR="00000000" w:rsidRPr="00000000">
              <w:rPr>
                <w:sz w:val="20"/>
                <w:szCs w:val="20"/>
                <w:rtl w:val="0"/>
              </w:rPr>
              <w:t xml:space="preserve">{table_s5_49_7}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1">
            <w:pPr>
              <w:rPr>
                <w:sz w:val="20"/>
                <w:szCs w:val="20"/>
              </w:rPr>
            </w:pPr>
            <w:r w:rsidDel="00000000" w:rsidR="00000000" w:rsidRPr="00000000">
              <w:rPr>
                <w:sz w:val="20"/>
                <w:szCs w:val="20"/>
                <w:rtl w:val="0"/>
              </w:rPr>
              <w:t xml:space="preserve">{table_s5_50_1}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2">
            <w:pPr>
              <w:jc w:val="center"/>
              <w:rPr>
                <w:sz w:val="20"/>
                <w:szCs w:val="20"/>
              </w:rPr>
            </w:pPr>
            <w:r w:rsidDel="00000000" w:rsidR="00000000" w:rsidRPr="00000000">
              <w:rPr>
                <w:sz w:val="20"/>
                <w:szCs w:val="20"/>
                <w:rtl w:val="0"/>
              </w:rPr>
              <w:t xml:space="preserve">{table_s5_50_2}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3">
            <w:pPr>
              <w:jc w:val="center"/>
              <w:rPr>
                <w:sz w:val="20"/>
                <w:szCs w:val="20"/>
              </w:rPr>
            </w:pPr>
            <w:r w:rsidDel="00000000" w:rsidR="00000000" w:rsidRPr="00000000">
              <w:rPr>
                <w:sz w:val="20"/>
                <w:szCs w:val="20"/>
                <w:rtl w:val="0"/>
              </w:rPr>
              <w:t xml:space="preserve">{table_s5_50_3}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4">
            <w:pPr>
              <w:jc w:val="center"/>
              <w:rPr>
                <w:sz w:val="20"/>
                <w:szCs w:val="20"/>
              </w:rPr>
            </w:pPr>
            <w:r w:rsidDel="00000000" w:rsidR="00000000" w:rsidRPr="00000000">
              <w:rPr>
                <w:sz w:val="20"/>
                <w:szCs w:val="20"/>
                <w:rtl w:val="0"/>
              </w:rPr>
              <w:t xml:space="preserve">{table_s5_50_4}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5">
            <w:pPr>
              <w:jc w:val="center"/>
              <w:rPr>
                <w:sz w:val="20"/>
                <w:szCs w:val="20"/>
              </w:rPr>
            </w:pPr>
            <w:r w:rsidDel="00000000" w:rsidR="00000000" w:rsidRPr="00000000">
              <w:rPr>
                <w:sz w:val="20"/>
                <w:szCs w:val="20"/>
                <w:rtl w:val="0"/>
              </w:rPr>
              <w:t xml:space="preserve">{table_s5_50_5}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6">
            <w:pPr>
              <w:jc w:val="center"/>
              <w:rPr>
                <w:sz w:val="20"/>
                <w:szCs w:val="20"/>
              </w:rPr>
            </w:pPr>
            <w:r w:rsidDel="00000000" w:rsidR="00000000" w:rsidRPr="00000000">
              <w:rPr>
                <w:sz w:val="20"/>
                <w:szCs w:val="20"/>
                <w:rtl w:val="0"/>
              </w:rPr>
              <w:t xml:space="preserve">{table_s5_50_6}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7">
            <w:pPr>
              <w:jc w:val="center"/>
              <w:rPr>
                <w:sz w:val="20"/>
                <w:szCs w:val="20"/>
              </w:rPr>
            </w:pPr>
            <w:r w:rsidDel="00000000" w:rsidR="00000000" w:rsidRPr="00000000">
              <w:rPr>
                <w:sz w:val="20"/>
                <w:szCs w:val="20"/>
                <w:rtl w:val="0"/>
              </w:rPr>
              <w:t xml:space="preserve">{table_s5_50_7}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8">
            <w:pPr>
              <w:rPr>
                <w:sz w:val="20"/>
                <w:szCs w:val="20"/>
              </w:rPr>
            </w:pPr>
            <w:r w:rsidDel="00000000" w:rsidR="00000000" w:rsidRPr="00000000">
              <w:rPr>
                <w:sz w:val="20"/>
                <w:szCs w:val="20"/>
                <w:rtl w:val="0"/>
              </w:rPr>
              <w:t xml:space="preserve">{table_s5_51_1}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9">
            <w:pPr>
              <w:jc w:val="center"/>
              <w:rPr>
                <w:sz w:val="20"/>
                <w:szCs w:val="20"/>
              </w:rPr>
            </w:pPr>
            <w:r w:rsidDel="00000000" w:rsidR="00000000" w:rsidRPr="00000000">
              <w:rPr>
                <w:sz w:val="20"/>
                <w:szCs w:val="20"/>
                <w:rtl w:val="0"/>
              </w:rPr>
              <w:t xml:space="preserve">{table_s5_51_2}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A">
            <w:pPr>
              <w:jc w:val="center"/>
              <w:rPr>
                <w:sz w:val="20"/>
                <w:szCs w:val="20"/>
              </w:rPr>
            </w:pPr>
            <w:r w:rsidDel="00000000" w:rsidR="00000000" w:rsidRPr="00000000">
              <w:rPr>
                <w:sz w:val="20"/>
                <w:szCs w:val="20"/>
                <w:rtl w:val="0"/>
              </w:rPr>
              <w:t xml:space="preserve">{table_s5_51_3}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B">
            <w:pPr>
              <w:jc w:val="center"/>
              <w:rPr>
                <w:sz w:val="20"/>
                <w:szCs w:val="20"/>
              </w:rPr>
            </w:pPr>
            <w:r w:rsidDel="00000000" w:rsidR="00000000" w:rsidRPr="00000000">
              <w:rPr>
                <w:sz w:val="20"/>
                <w:szCs w:val="20"/>
                <w:rtl w:val="0"/>
              </w:rPr>
              <w:t xml:space="preserve">{table_s5_51_4}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C">
            <w:pPr>
              <w:jc w:val="center"/>
              <w:rPr>
                <w:sz w:val="20"/>
                <w:szCs w:val="20"/>
              </w:rPr>
            </w:pPr>
            <w:r w:rsidDel="00000000" w:rsidR="00000000" w:rsidRPr="00000000">
              <w:rPr>
                <w:sz w:val="20"/>
                <w:szCs w:val="20"/>
                <w:rtl w:val="0"/>
              </w:rPr>
              <w:t xml:space="preserve">{table_s5_51_5}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D">
            <w:pPr>
              <w:jc w:val="center"/>
              <w:rPr>
                <w:sz w:val="20"/>
                <w:szCs w:val="20"/>
              </w:rPr>
            </w:pPr>
            <w:r w:rsidDel="00000000" w:rsidR="00000000" w:rsidRPr="00000000">
              <w:rPr>
                <w:sz w:val="20"/>
                <w:szCs w:val="20"/>
                <w:rtl w:val="0"/>
              </w:rPr>
              <w:t xml:space="preserve">{table_s5_51_6}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E">
            <w:pPr>
              <w:jc w:val="center"/>
              <w:rPr>
                <w:sz w:val="20"/>
                <w:szCs w:val="20"/>
              </w:rPr>
            </w:pPr>
            <w:r w:rsidDel="00000000" w:rsidR="00000000" w:rsidRPr="00000000">
              <w:rPr>
                <w:sz w:val="20"/>
                <w:szCs w:val="20"/>
                <w:rtl w:val="0"/>
              </w:rPr>
              <w:t xml:space="preserve">{table_s5_51_7}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F">
            <w:pPr>
              <w:rPr>
                <w:sz w:val="20"/>
                <w:szCs w:val="20"/>
              </w:rPr>
            </w:pPr>
            <w:r w:rsidDel="00000000" w:rsidR="00000000" w:rsidRPr="00000000">
              <w:rPr>
                <w:sz w:val="20"/>
                <w:szCs w:val="20"/>
                <w:rtl w:val="0"/>
              </w:rPr>
              <w:t xml:space="preserve">{table_s5_52_1}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0">
            <w:pPr>
              <w:jc w:val="center"/>
              <w:rPr>
                <w:sz w:val="20"/>
                <w:szCs w:val="20"/>
              </w:rPr>
            </w:pPr>
            <w:r w:rsidDel="00000000" w:rsidR="00000000" w:rsidRPr="00000000">
              <w:rPr>
                <w:sz w:val="20"/>
                <w:szCs w:val="20"/>
                <w:rtl w:val="0"/>
              </w:rPr>
              <w:t xml:space="preserve">{table_s5_52_2}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1">
            <w:pPr>
              <w:jc w:val="center"/>
              <w:rPr>
                <w:sz w:val="20"/>
                <w:szCs w:val="20"/>
              </w:rPr>
            </w:pPr>
            <w:r w:rsidDel="00000000" w:rsidR="00000000" w:rsidRPr="00000000">
              <w:rPr>
                <w:sz w:val="20"/>
                <w:szCs w:val="20"/>
                <w:rtl w:val="0"/>
              </w:rPr>
              <w:t xml:space="preserve">{table_s5_52_3}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2">
            <w:pPr>
              <w:jc w:val="center"/>
              <w:rPr>
                <w:sz w:val="20"/>
                <w:szCs w:val="20"/>
              </w:rPr>
            </w:pPr>
            <w:r w:rsidDel="00000000" w:rsidR="00000000" w:rsidRPr="00000000">
              <w:rPr>
                <w:sz w:val="20"/>
                <w:szCs w:val="20"/>
                <w:rtl w:val="0"/>
              </w:rPr>
              <w:t xml:space="preserve">{table_s5_52_4}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3">
            <w:pPr>
              <w:jc w:val="center"/>
              <w:rPr>
                <w:sz w:val="20"/>
                <w:szCs w:val="20"/>
              </w:rPr>
            </w:pPr>
            <w:r w:rsidDel="00000000" w:rsidR="00000000" w:rsidRPr="00000000">
              <w:rPr>
                <w:sz w:val="20"/>
                <w:szCs w:val="20"/>
                <w:rtl w:val="0"/>
              </w:rPr>
              <w:t xml:space="preserve">{table_s5_52_5}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4">
            <w:pPr>
              <w:jc w:val="center"/>
              <w:rPr>
                <w:sz w:val="20"/>
                <w:szCs w:val="20"/>
              </w:rPr>
            </w:pPr>
            <w:r w:rsidDel="00000000" w:rsidR="00000000" w:rsidRPr="00000000">
              <w:rPr>
                <w:sz w:val="20"/>
                <w:szCs w:val="20"/>
                <w:rtl w:val="0"/>
              </w:rPr>
              <w:t xml:space="preserve">{table_s5_52_6}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5">
            <w:pPr>
              <w:jc w:val="center"/>
              <w:rPr>
                <w:sz w:val="20"/>
                <w:szCs w:val="20"/>
              </w:rPr>
            </w:pPr>
            <w:r w:rsidDel="00000000" w:rsidR="00000000" w:rsidRPr="00000000">
              <w:rPr>
                <w:sz w:val="20"/>
                <w:szCs w:val="20"/>
                <w:rtl w:val="0"/>
              </w:rPr>
              <w:t xml:space="preserve">{table_s5_52_7}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6">
            <w:pPr>
              <w:rPr>
                <w:sz w:val="20"/>
                <w:szCs w:val="20"/>
              </w:rPr>
            </w:pPr>
            <w:r w:rsidDel="00000000" w:rsidR="00000000" w:rsidRPr="00000000">
              <w:rPr>
                <w:sz w:val="20"/>
                <w:szCs w:val="20"/>
                <w:rtl w:val="0"/>
              </w:rPr>
              <w:t xml:space="preserve">{table_s5_53_1}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7">
            <w:pPr>
              <w:jc w:val="center"/>
              <w:rPr>
                <w:sz w:val="20"/>
                <w:szCs w:val="20"/>
              </w:rPr>
            </w:pPr>
            <w:r w:rsidDel="00000000" w:rsidR="00000000" w:rsidRPr="00000000">
              <w:rPr>
                <w:sz w:val="20"/>
                <w:szCs w:val="20"/>
                <w:rtl w:val="0"/>
              </w:rPr>
              <w:t xml:space="preserve">{table_s5_53_2}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8">
            <w:pPr>
              <w:jc w:val="center"/>
              <w:rPr>
                <w:sz w:val="20"/>
                <w:szCs w:val="20"/>
              </w:rPr>
            </w:pPr>
            <w:r w:rsidDel="00000000" w:rsidR="00000000" w:rsidRPr="00000000">
              <w:rPr>
                <w:sz w:val="20"/>
                <w:szCs w:val="20"/>
                <w:rtl w:val="0"/>
              </w:rPr>
              <w:t xml:space="preserve">{table_s5_53_3}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9">
            <w:pPr>
              <w:jc w:val="center"/>
              <w:rPr>
                <w:sz w:val="20"/>
                <w:szCs w:val="20"/>
              </w:rPr>
            </w:pPr>
            <w:r w:rsidDel="00000000" w:rsidR="00000000" w:rsidRPr="00000000">
              <w:rPr>
                <w:sz w:val="20"/>
                <w:szCs w:val="20"/>
                <w:rtl w:val="0"/>
              </w:rPr>
              <w:t xml:space="preserve">{table_s5_53_4}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A">
            <w:pPr>
              <w:jc w:val="center"/>
              <w:rPr>
                <w:sz w:val="20"/>
                <w:szCs w:val="20"/>
              </w:rPr>
            </w:pPr>
            <w:r w:rsidDel="00000000" w:rsidR="00000000" w:rsidRPr="00000000">
              <w:rPr>
                <w:sz w:val="20"/>
                <w:szCs w:val="20"/>
                <w:rtl w:val="0"/>
              </w:rPr>
              <w:t xml:space="preserve">{table_s5_53_5}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B">
            <w:pPr>
              <w:jc w:val="center"/>
              <w:rPr>
                <w:sz w:val="20"/>
                <w:szCs w:val="20"/>
              </w:rPr>
            </w:pPr>
            <w:r w:rsidDel="00000000" w:rsidR="00000000" w:rsidRPr="00000000">
              <w:rPr>
                <w:sz w:val="20"/>
                <w:szCs w:val="20"/>
                <w:rtl w:val="0"/>
              </w:rPr>
              <w:t xml:space="preserve">{table_s5_53_6}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C">
            <w:pPr>
              <w:jc w:val="center"/>
              <w:rPr>
                <w:sz w:val="20"/>
                <w:szCs w:val="20"/>
              </w:rPr>
            </w:pPr>
            <w:r w:rsidDel="00000000" w:rsidR="00000000" w:rsidRPr="00000000">
              <w:rPr>
                <w:sz w:val="20"/>
                <w:szCs w:val="20"/>
                <w:rtl w:val="0"/>
              </w:rPr>
              <w:t xml:space="preserve">{table_s5_53_7}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D">
            <w:pPr>
              <w:rPr>
                <w:sz w:val="20"/>
                <w:szCs w:val="20"/>
              </w:rPr>
            </w:pPr>
            <w:r w:rsidDel="00000000" w:rsidR="00000000" w:rsidRPr="00000000">
              <w:rPr>
                <w:sz w:val="20"/>
                <w:szCs w:val="20"/>
                <w:rtl w:val="0"/>
              </w:rPr>
              <w:t xml:space="preserve">{table_s5_54_1}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E">
            <w:pPr>
              <w:jc w:val="center"/>
              <w:rPr>
                <w:sz w:val="20"/>
                <w:szCs w:val="20"/>
              </w:rPr>
            </w:pPr>
            <w:r w:rsidDel="00000000" w:rsidR="00000000" w:rsidRPr="00000000">
              <w:rPr>
                <w:sz w:val="20"/>
                <w:szCs w:val="20"/>
                <w:rtl w:val="0"/>
              </w:rPr>
              <w:t xml:space="preserve">{table_s5_54_2}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F">
            <w:pPr>
              <w:jc w:val="center"/>
              <w:rPr>
                <w:sz w:val="20"/>
                <w:szCs w:val="20"/>
              </w:rPr>
            </w:pPr>
            <w:r w:rsidDel="00000000" w:rsidR="00000000" w:rsidRPr="00000000">
              <w:rPr>
                <w:sz w:val="20"/>
                <w:szCs w:val="20"/>
                <w:rtl w:val="0"/>
              </w:rPr>
              <w:t xml:space="preserve">{table_s5_54_3}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0">
            <w:pPr>
              <w:jc w:val="center"/>
              <w:rPr>
                <w:sz w:val="20"/>
                <w:szCs w:val="20"/>
              </w:rPr>
            </w:pPr>
            <w:r w:rsidDel="00000000" w:rsidR="00000000" w:rsidRPr="00000000">
              <w:rPr>
                <w:sz w:val="20"/>
                <w:szCs w:val="20"/>
                <w:rtl w:val="0"/>
              </w:rPr>
              <w:t xml:space="preserve">{table_s5_54_4}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1">
            <w:pPr>
              <w:jc w:val="center"/>
              <w:rPr>
                <w:sz w:val="20"/>
                <w:szCs w:val="20"/>
              </w:rPr>
            </w:pPr>
            <w:r w:rsidDel="00000000" w:rsidR="00000000" w:rsidRPr="00000000">
              <w:rPr>
                <w:sz w:val="20"/>
                <w:szCs w:val="20"/>
                <w:rtl w:val="0"/>
              </w:rPr>
              <w:t xml:space="preserve">{table_s5_54_5}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2">
            <w:pPr>
              <w:jc w:val="center"/>
              <w:rPr>
                <w:sz w:val="20"/>
                <w:szCs w:val="20"/>
              </w:rPr>
            </w:pPr>
            <w:r w:rsidDel="00000000" w:rsidR="00000000" w:rsidRPr="00000000">
              <w:rPr>
                <w:sz w:val="20"/>
                <w:szCs w:val="20"/>
                <w:rtl w:val="0"/>
              </w:rPr>
              <w:t xml:space="preserve">{table_s5_54_6}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3">
            <w:pPr>
              <w:jc w:val="center"/>
              <w:rPr>
                <w:sz w:val="20"/>
                <w:szCs w:val="20"/>
              </w:rPr>
            </w:pPr>
            <w:r w:rsidDel="00000000" w:rsidR="00000000" w:rsidRPr="00000000">
              <w:rPr>
                <w:sz w:val="20"/>
                <w:szCs w:val="20"/>
                <w:rtl w:val="0"/>
              </w:rPr>
              <w:t xml:space="preserve">{table_s5_54_7}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4">
            <w:pPr>
              <w:rPr>
                <w:sz w:val="20"/>
                <w:szCs w:val="20"/>
              </w:rPr>
            </w:pPr>
            <w:r w:rsidDel="00000000" w:rsidR="00000000" w:rsidRPr="00000000">
              <w:rPr>
                <w:sz w:val="20"/>
                <w:szCs w:val="20"/>
                <w:rtl w:val="0"/>
              </w:rPr>
              <w:t xml:space="preserve">{table_s5_55_1}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5">
            <w:pPr>
              <w:jc w:val="center"/>
              <w:rPr>
                <w:sz w:val="20"/>
                <w:szCs w:val="20"/>
              </w:rPr>
            </w:pPr>
            <w:r w:rsidDel="00000000" w:rsidR="00000000" w:rsidRPr="00000000">
              <w:rPr>
                <w:sz w:val="20"/>
                <w:szCs w:val="20"/>
                <w:rtl w:val="0"/>
              </w:rPr>
              <w:t xml:space="preserve">{table_s5_55_2}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6">
            <w:pPr>
              <w:jc w:val="center"/>
              <w:rPr>
                <w:sz w:val="20"/>
                <w:szCs w:val="20"/>
              </w:rPr>
            </w:pPr>
            <w:r w:rsidDel="00000000" w:rsidR="00000000" w:rsidRPr="00000000">
              <w:rPr>
                <w:sz w:val="20"/>
                <w:szCs w:val="20"/>
                <w:rtl w:val="0"/>
              </w:rPr>
              <w:t xml:space="preserve">{table_s5_55_3}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7">
            <w:pPr>
              <w:jc w:val="center"/>
              <w:rPr>
                <w:sz w:val="20"/>
                <w:szCs w:val="20"/>
              </w:rPr>
            </w:pPr>
            <w:r w:rsidDel="00000000" w:rsidR="00000000" w:rsidRPr="00000000">
              <w:rPr>
                <w:sz w:val="20"/>
                <w:szCs w:val="20"/>
                <w:rtl w:val="0"/>
              </w:rPr>
              <w:t xml:space="preserve">{table_s5_55_4}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8">
            <w:pPr>
              <w:jc w:val="center"/>
              <w:rPr>
                <w:sz w:val="20"/>
                <w:szCs w:val="20"/>
              </w:rPr>
            </w:pPr>
            <w:r w:rsidDel="00000000" w:rsidR="00000000" w:rsidRPr="00000000">
              <w:rPr>
                <w:sz w:val="20"/>
                <w:szCs w:val="20"/>
                <w:rtl w:val="0"/>
              </w:rPr>
              <w:t xml:space="preserve">{table_s5_55_5}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9">
            <w:pPr>
              <w:jc w:val="center"/>
              <w:rPr>
                <w:sz w:val="20"/>
                <w:szCs w:val="20"/>
              </w:rPr>
            </w:pPr>
            <w:r w:rsidDel="00000000" w:rsidR="00000000" w:rsidRPr="00000000">
              <w:rPr>
                <w:sz w:val="20"/>
                <w:szCs w:val="20"/>
                <w:rtl w:val="0"/>
              </w:rPr>
              <w:t xml:space="preserve">{table_s5_55_6}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A">
            <w:pPr>
              <w:jc w:val="center"/>
              <w:rPr>
                <w:sz w:val="20"/>
                <w:szCs w:val="20"/>
              </w:rPr>
            </w:pPr>
            <w:r w:rsidDel="00000000" w:rsidR="00000000" w:rsidRPr="00000000">
              <w:rPr>
                <w:sz w:val="20"/>
                <w:szCs w:val="20"/>
                <w:rtl w:val="0"/>
              </w:rPr>
              <w:t xml:space="preserve">{table_s5_55_7}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B">
            <w:pPr>
              <w:rPr>
                <w:sz w:val="20"/>
                <w:szCs w:val="20"/>
              </w:rPr>
            </w:pPr>
            <w:r w:rsidDel="00000000" w:rsidR="00000000" w:rsidRPr="00000000">
              <w:rPr>
                <w:sz w:val="20"/>
                <w:szCs w:val="20"/>
                <w:rtl w:val="0"/>
              </w:rPr>
              <w:t xml:space="preserve">{table_s5_56_1}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C">
            <w:pPr>
              <w:jc w:val="center"/>
              <w:rPr>
                <w:sz w:val="20"/>
                <w:szCs w:val="20"/>
              </w:rPr>
            </w:pPr>
            <w:r w:rsidDel="00000000" w:rsidR="00000000" w:rsidRPr="00000000">
              <w:rPr>
                <w:sz w:val="20"/>
                <w:szCs w:val="20"/>
                <w:rtl w:val="0"/>
              </w:rPr>
              <w:t xml:space="preserve">{table_s5_56_2}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D">
            <w:pPr>
              <w:jc w:val="center"/>
              <w:rPr>
                <w:sz w:val="20"/>
                <w:szCs w:val="20"/>
              </w:rPr>
            </w:pPr>
            <w:r w:rsidDel="00000000" w:rsidR="00000000" w:rsidRPr="00000000">
              <w:rPr>
                <w:sz w:val="20"/>
                <w:szCs w:val="20"/>
                <w:rtl w:val="0"/>
              </w:rPr>
              <w:t xml:space="preserve">{table_s5_56_3}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E">
            <w:pPr>
              <w:jc w:val="center"/>
              <w:rPr>
                <w:sz w:val="20"/>
                <w:szCs w:val="20"/>
              </w:rPr>
            </w:pPr>
            <w:r w:rsidDel="00000000" w:rsidR="00000000" w:rsidRPr="00000000">
              <w:rPr>
                <w:sz w:val="20"/>
                <w:szCs w:val="20"/>
                <w:rtl w:val="0"/>
              </w:rPr>
              <w:t xml:space="preserve">{table_s5_56_4}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F">
            <w:pPr>
              <w:jc w:val="center"/>
              <w:rPr>
                <w:sz w:val="20"/>
                <w:szCs w:val="20"/>
              </w:rPr>
            </w:pPr>
            <w:r w:rsidDel="00000000" w:rsidR="00000000" w:rsidRPr="00000000">
              <w:rPr>
                <w:sz w:val="20"/>
                <w:szCs w:val="20"/>
                <w:rtl w:val="0"/>
              </w:rPr>
              <w:t xml:space="preserve">{table_s5_56_5}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0">
            <w:pPr>
              <w:jc w:val="center"/>
              <w:rPr>
                <w:sz w:val="20"/>
                <w:szCs w:val="20"/>
              </w:rPr>
            </w:pPr>
            <w:r w:rsidDel="00000000" w:rsidR="00000000" w:rsidRPr="00000000">
              <w:rPr>
                <w:sz w:val="20"/>
                <w:szCs w:val="20"/>
                <w:rtl w:val="0"/>
              </w:rPr>
              <w:t xml:space="preserve">{table_s5_56_6}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1">
            <w:pPr>
              <w:jc w:val="center"/>
              <w:rPr>
                <w:sz w:val="20"/>
                <w:szCs w:val="20"/>
              </w:rPr>
            </w:pPr>
            <w:r w:rsidDel="00000000" w:rsidR="00000000" w:rsidRPr="00000000">
              <w:rPr>
                <w:sz w:val="20"/>
                <w:szCs w:val="20"/>
                <w:rtl w:val="0"/>
              </w:rPr>
              <w:t xml:space="preserve">{table_s5_56_7}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2">
            <w:pPr>
              <w:rPr>
                <w:b w:val="1"/>
                <w:sz w:val="20"/>
                <w:szCs w:val="20"/>
              </w:rPr>
            </w:pPr>
            <w:r w:rsidDel="00000000" w:rsidR="00000000" w:rsidRPr="00000000">
              <w:rPr>
                <w:b w:val="1"/>
                <w:sz w:val="20"/>
                <w:szCs w:val="20"/>
                <w:rtl w:val="0"/>
              </w:rPr>
              <w:t xml:space="preserve">Sociology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3">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4">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5">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6">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7">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8">
            <w:pPr>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9">
            <w:pPr>
              <w:rPr>
                <w:sz w:val="20"/>
                <w:szCs w:val="20"/>
              </w:rPr>
            </w:pPr>
            <w:r w:rsidDel="00000000" w:rsidR="00000000" w:rsidRPr="00000000">
              <w:rPr>
                <w:sz w:val="20"/>
                <w:szCs w:val="20"/>
                <w:rtl w:val="0"/>
              </w:rPr>
              <w:t xml:space="preserve">{table_s5_57_1}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A">
            <w:pPr>
              <w:jc w:val="center"/>
              <w:rPr>
                <w:sz w:val="20"/>
                <w:szCs w:val="20"/>
              </w:rPr>
            </w:pPr>
            <w:r w:rsidDel="00000000" w:rsidR="00000000" w:rsidRPr="00000000">
              <w:rPr>
                <w:sz w:val="20"/>
                <w:szCs w:val="20"/>
                <w:rtl w:val="0"/>
              </w:rPr>
              <w:t xml:space="preserve">{table_s5_57_2}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B">
            <w:pPr>
              <w:jc w:val="center"/>
              <w:rPr>
                <w:sz w:val="20"/>
                <w:szCs w:val="20"/>
              </w:rPr>
            </w:pPr>
            <w:r w:rsidDel="00000000" w:rsidR="00000000" w:rsidRPr="00000000">
              <w:rPr>
                <w:sz w:val="20"/>
                <w:szCs w:val="20"/>
                <w:rtl w:val="0"/>
              </w:rPr>
              <w:t xml:space="preserve">{table_s5_57_3}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C">
            <w:pPr>
              <w:jc w:val="center"/>
              <w:rPr>
                <w:sz w:val="20"/>
                <w:szCs w:val="20"/>
              </w:rPr>
            </w:pPr>
            <w:r w:rsidDel="00000000" w:rsidR="00000000" w:rsidRPr="00000000">
              <w:rPr>
                <w:sz w:val="20"/>
                <w:szCs w:val="20"/>
                <w:rtl w:val="0"/>
              </w:rPr>
              <w:t xml:space="preserve">{table_s5_57_4}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D">
            <w:pPr>
              <w:jc w:val="center"/>
              <w:rPr>
                <w:sz w:val="20"/>
                <w:szCs w:val="20"/>
              </w:rPr>
            </w:pPr>
            <w:r w:rsidDel="00000000" w:rsidR="00000000" w:rsidRPr="00000000">
              <w:rPr>
                <w:sz w:val="20"/>
                <w:szCs w:val="20"/>
                <w:rtl w:val="0"/>
              </w:rPr>
              <w:t xml:space="preserve">{table_s5_57_5}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E">
            <w:pPr>
              <w:jc w:val="center"/>
              <w:rPr>
                <w:sz w:val="20"/>
                <w:szCs w:val="20"/>
              </w:rPr>
            </w:pPr>
            <w:r w:rsidDel="00000000" w:rsidR="00000000" w:rsidRPr="00000000">
              <w:rPr>
                <w:sz w:val="20"/>
                <w:szCs w:val="20"/>
                <w:rtl w:val="0"/>
              </w:rPr>
              <w:t xml:space="preserve">{table_s5_57_6}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F">
            <w:pPr>
              <w:jc w:val="center"/>
              <w:rPr>
                <w:sz w:val="20"/>
                <w:szCs w:val="20"/>
              </w:rPr>
            </w:pPr>
            <w:r w:rsidDel="00000000" w:rsidR="00000000" w:rsidRPr="00000000">
              <w:rPr>
                <w:sz w:val="20"/>
                <w:szCs w:val="20"/>
                <w:rtl w:val="0"/>
              </w:rPr>
              <w:t xml:space="preserve">{table_s5_57_7}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0">
            <w:pPr>
              <w:rPr>
                <w:sz w:val="20"/>
                <w:szCs w:val="20"/>
              </w:rPr>
            </w:pPr>
            <w:r w:rsidDel="00000000" w:rsidR="00000000" w:rsidRPr="00000000">
              <w:rPr>
                <w:sz w:val="20"/>
                <w:szCs w:val="20"/>
                <w:rtl w:val="0"/>
              </w:rPr>
              <w:t xml:space="preserve">{table_s5_58_1}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1">
            <w:pPr>
              <w:jc w:val="center"/>
              <w:rPr>
                <w:sz w:val="20"/>
                <w:szCs w:val="20"/>
              </w:rPr>
            </w:pPr>
            <w:r w:rsidDel="00000000" w:rsidR="00000000" w:rsidRPr="00000000">
              <w:rPr>
                <w:sz w:val="20"/>
                <w:szCs w:val="20"/>
                <w:rtl w:val="0"/>
              </w:rPr>
              <w:t xml:space="preserve">{table_s5_58_2}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2">
            <w:pPr>
              <w:jc w:val="center"/>
              <w:rPr>
                <w:sz w:val="20"/>
                <w:szCs w:val="20"/>
              </w:rPr>
            </w:pPr>
            <w:r w:rsidDel="00000000" w:rsidR="00000000" w:rsidRPr="00000000">
              <w:rPr>
                <w:sz w:val="20"/>
                <w:szCs w:val="20"/>
                <w:rtl w:val="0"/>
              </w:rPr>
              <w:t xml:space="preserve">{table_s5_58_3}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3">
            <w:pPr>
              <w:jc w:val="center"/>
              <w:rPr>
                <w:sz w:val="20"/>
                <w:szCs w:val="20"/>
              </w:rPr>
            </w:pPr>
            <w:r w:rsidDel="00000000" w:rsidR="00000000" w:rsidRPr="00000000">
              <w:rPr>
                <w:sz w:val="20"/>
                <w:szCs w:val="20"/>
                <w:rtl w:val="0"/>
              </w:rPr>
              <w:t xml:space="preserve">{table_s5_58_4}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4">
            <w:pPr>
              <w:jc w:val="center"/>
              <w:rPr>
                <w:sz w:val="20"/>
                <w:szCs w:val="20"/>
              </w:rPr>
            </w:pPr>
            <w:r w:rsidDel="00000000" w:rsidR="00000000" w:rsidRPr="00000000">
              <w:rPr>
                <w:sz w:val="20"/>
                <w:szCs w:val="20"/>
                <w:rtl w:val="0"/>
              </w:rPr>
              <w:t xml:space="preserve">{table_s5_58_5}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5">
            <w:pPr>
              <w:jc w:val="center"/>
              <w:rPr>
                <w:sz w:val="20"/>
                <w:szCs w:val="20"/>
              </w:rPr>
            </w:pPr>
            <w:r w:rsidDel="00000000" w:rsidR="00000000" w:rsidRPr="00000000">
              <w:rPr>
                <w:sz w:val="20"/>
                <w:szCs w:val="20"/>
                <w:rtl w:val="0"/>
              </w:rPr>
              <w:t xml:space="preserve">{table_s5_58_6}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6">
            <w:pPr>
              <w:jc w:val="center"/>
              <w:rPr>
                <w:sz w:val="20"/>
                <w:szCs w:val="20"/>
              </w:rPr>
            </w:pPr>
            <w:r w:rsidDel="00000000" w:rsidR="00000000" w:rsidRPr="00000000">
              <w:rPr>
                <w:sz w:val="20"/>
                <w:szCs w:val="20"/>
                <w:rtl w:val="0"/>
              </w:rPr>
              <w:t xml:space="preserve">{table_s5_58_7}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7">
            <w:pPr>
              <w:rPr>
                <w:sz w:val="20"/>
                <w:szCs w:val="20"/>
              </w:rPr>
            </w:pPr>
            <w:r w:rsidDel="00000000" w:rsidR="00000000" w:rsidRPr="00000000">
              <w:rPr>
                <w:sz w:val="20"/>
                <w:szCs w:val="20"/>
                <w:rtl w:val="0"/>
              </w:rPr>
              <w:t xml:space="preserve">{table_s5_59_1}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8">
            <w:pPr>
              <w:jc w:val="center"/>
              <w:rPr>
                <w:sz w:val="20"/>
                <w:szCs w:val="20"/>
              </w:rPr>
            </w:pPr>
            <w:r w:rsidDel="00000000" w:rsidR="00000000" w:rsidRPr="00000000">
              <w:rPr>
                <w:sz w:val="20"/>
                <w:szCs w:val="20"/>
                <w:rtl w:val="0"/>
              </w:rPr>
              <w:t xml:space="preserve">{table_s5_59_2}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9">
            <w:pPr>
              <w:jc w:val="center"/>
              <w:rPr>
                <w:sz w:val="20"/>
                <w:szCs w:val="20"/>
              </w:rPr>
            </w:pPr>
            <w:r w:rsidDel="00000000" w:rsidR="00000000" w:rsidRPr="00000000">
              <w:rPr>
                <w:sz w:val="20"/>
                <w:szCs w:val="20"/>
                <w:rtl w:val="0"/>
              </w:rPr>
              <w:t xml:space="preserve">{table_s5_59_3}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A">
            <w:pPr>
              <w:jc w:val="center"/>
              <w:rPr>
                <w:sz w:val="20"/>
                <w:szCs w:val="20"/>
              </w:rPr>
            </w:pPr>
            <w:r w:rsidDel="00000000" w:rsidR="00000000" w:rsidRPr="00000000">
              <w:rPr>
                <w:sz w:val="20"/>
                <w:szCs w:val="20"/>
                <w:rtl w:val="0"/>
              </w:rPr>
              <w:t xml:space="preserve">{table_s5_59_4}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B">
            <w:pPr>
              <w:jc w:val="center"/>
              <w:rPr>
                <w:sz w:val="20"/>
                <w:szCs w:val="20"/>
              </w:rPr>
            </w:pPr>
            <w:r w:rsidDel="00000000" w:rsidR="00000000" w:rsidRPr="00000000">
              <w:rPr>
                <w:sz w:val="20"/>
                <w:szCs w:val="20"/>
                <w:rtl w:val="0"/>
              </w:rPr>
              <w:t xml:space="preserve">{table_s5_59_5}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C">
            <w:pPr>
              <w:jc w:val="center"/>
              <w:rPr>
                <w:sz w:val="20"/>
                <w:szCs w:val="20"/>
              </w:rPr>
            </w:pPr>
            <w:r w:rsidDel="00000000" w:rsidR="00000000" w:rsidRPr="00000000">
              <w:rPr>
                <w:sz w:val="20"/>
                <w:szCs w:val="20"/>
                <w:rtl w:val="0"/>
              </w:rPr>
              <w:t xml:space="preserve">{table_s5_59_6}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D">
            <w:pPr>
              <w:jc w:val="center"/>
              <w:rPr>
                <w:sz w:val="20"/>
                <w:szCs w:val="20"/>
              </w:rPr>
            </w:pPr>
            <w:r w:rsidDel="00000000" w:rsidR="00000000" w:rsidRPr="00000000">
              <w:rPr>
                <w:sz w:val="20"/>
                <w:szCs w:val="20"/>
                <w:rtl w:val="0"/>
              </w:rPr>
              <w:t xml:space="preserve">{table_s5_59_7}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E">
            <w:pPr>
              <w:rPr>
                <w:sz w:val="20"/>
                <w:szCs w:val="20"/>
              </w:rPr>
            </w:pPr>
            <w:r w:rsidDel="00000000" w:rsidR="00000000" w:rsidRPr="00000000">
              <w:rPr>
                <w:sz w:val="20"/>
                <w:szCs w:val="20"/>
                <w:rtl w:val="0"/>
              </w:rPr>
              <w:t xml:space="preserve">{table_s5_60_1}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F">
            <w:pPr>
              <w:jc w:val="center"/>
              <w:rPr>
                <w:sz w:val="20"/>
                <w:szCs w:val="20"/>
              </w:rPr>
            </w:pPr>
            <w:r w:rsidDel="00000000" w:rsidR="00000000" w:rsidRPr="00000000">
              <w:rPr>
                <w:sz w:val="20"/>
                <w:szCs w:val="20"/>
                <w:rtl w:val="0"/>
              </w:rPr>
              <w:t xml:space="preserve">{table_s5_60_2}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0">
            <w:pPr>
              <w:jc w:val="center"/>
              <w:rPr>
                <w:sz w:val="20"/>
                <w:szCs w:val="20"/>
              </w:rPr>
            </w:pPr>
            <w:r w:rsidDel="00000000" w:rsidR="00000000" w:rsidRPr="00000000">
              <w:rPr>
                <w:sz w:val="20"/>
                <w:szCs w:val="20"/>
                <w:rtl w:val="0"/>
              </w:rPr>
              <w:t xml:space="preserve">{table_s5_60_3}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1">
            <w:pPr>
              <w:jc w:val="center"/>
              <w:rPr>
                <w:sz w:val="20"/>
                <w:szCs w:val="20"/>
              </w:rPr>
            </w:pPr>
            <w:r w:rsidDel="00000000" w:rsidR="00000000" w:rsidRPr="00000000">
              <w:rPr>
                <w:sz w:val="20"/>
                <w:szCs w:val="20"/>
                <w:rtl w:val="0"/>
              </w:rPr>
              <w:t xml:space="preserve">{table_s5_60_4}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2">
            <w:pPr>
              <w:jc w:val="center"/>
              <w:rPr>
                <w:sz w:val="20"/>
                <w:szCs w:val="20"/>
              </w:rPr>
            </w:pPr>
            <w:r w:rsidDel="00000000" w:rsidR="00000000" w:rsidRPr="00000000">
              <w:rPr>
                <w:sz w:val="20"/>
                <w:szCs w:val="20"/>
                <w:rtl w:val="0"/>
              </w:rPr>
              <w:t xml:space="preserve">{table_s5_60_5}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3">
            <w:pPr>
              <w:jc w:val="center"/>
              <w:rPr>
                <w:sz w:val="20"/>
                <w:szCs w:val="20"/>
              </w:rPr>
            </w:pPr>
            <w:r w:rsidDel="00000000" w:rsidR="00000000" w:rsidRPr="00000000">
              <w:rPr>
                <w:sz w:val="20"/>
                <w:szCs w:val="20"/>
                <w:rtl w:val="0"/>
              </w:rPr>
              <w:t xml:space="preserve">{table_s5_60_6}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4">
            <w:pPr>
              <w:jc w:val="center"/>
              <w:rPr>
                <w:sz w:val="20"/>
                <w:szCs w:val="20"/>
              </w:rPr>
            </w:pPr>
            <w:r w:rsidDel="00000000" w:rsidR="00000000" w:rsidRPr="00000000">
              <w:rPr>
                <w:sz w:val="20"/>
                <w:szCs w:val="20"/>
                <w:rtl w:val="0"/>
              </w:rPr>
              <w:t xml:space="preserve">{table_s5_60_7}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5">
            <w:pPr>
              <w:rPr>
                <w:sz w:val="20"/>
                <w:szCs w:val="20"/>
              </w:rPr>
            </w:pPr>
            <w:r w:rsidDel="00000000" w:rsidR="00000000" w:rsidRPr="00000000">
              <w:rPr>
                <w:sz w:val="20"/>
                <w:szCs w:val="20"/>
                <w:rtl w:val="0"/>
              </w:rPr>
              <w:t xml:space="preserve">{table_s5_61_1}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6">
            <w:pPr>
              <w:jc w:val="center"/>
              <w:rPr>
                <w:sz w:val="20"/>
                <w:szCs w:val="20"/>
              </w:rPr>
            </w:pPr>
            <w:r w:rsidDel="00000000" w:rsidR="00000000" w:rsidRPr="00000000">
              <w:rPr>
                <w:sz w:val="20"/>
                <w:szCs w:val="20"/>
                <w:rtl w:val="0"/>
              </w:rPr>
              <w:t xml:space="preserve">{table_s5_61_2}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7">
            <w:pPr>
              <w:jc w:val="center"/>
              <w:rPr>
                <w:sz w:val="20"/>
                <w:szCs w:val="20"/>
              </w:rPr>
            </w:pPr>
            <w:r w:rsidDel="00000000" w:rsidR="00000000" w:rsidRPr="00000000">
              <w:rPr>
                <w:sz w:val="20"/>
                <w:szCs w:val="20"/>
                <w:rtl w:val="0"/>
              </w:rPr>
              <w:t xml:space="preserve">{table_s5_61_3}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8">
            <w:pPr>
              <w:jc w:val="center"/>
              <w:rPr>
                <w:sz w:val="20"/>
                <w:szCs w:val="20"/>
              </w:rPr>
            </w:pPr>
            <w:r w:rsidDel="00000000" w:rsidR="00000000" w:rsidRPr="00000000">
              <w:rPr>
                <w:sz w:val="20"/>
                <w:szCs w:val="20"/>
                <w:rtl w:val="0"/>
              </w:rPr>
              <w:t xml:space="preserve">{table_s5_61_4}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9">
            <w:pPr>
              <w:jc w:val="center"/>
              <w:rPr>
                <w:sz w:val="20"/>
                <w:szCs w:val="20"/>
              </w:rPr>
            </w:pPr>
            <w:r w:rsidDel="00000000" w:rsidR="00000000" w:rsidRPr="00000000">
              <w:rPr>
                <w:sz w:val="20"/>
                <w:szCs w:val="20"/>
                <w:rtl w:val="0"/>
              </w:rPr>
              <w:t xml:space="preserve">{table_s5_61_5}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A">
            <w:pPr>
              <w:jc w:val="center"/>
              <w:rPr>
                <w:sz w:val="20"/>
                <w:szCs w:val="20"/>
              </w:rPr>
            </w:pPr>
            <w:r w:rsidDel="00000000" w:rsidR="00000000" w:rsidRPr="00000000">
              <w:rPr>
                <w:sz w:val="20"/>
                <w:szCs w:val="20"/>
                <w:rtl w:val="0"/>
              </w:rPr>
              <w:t xml:space="preserve">{table_s5_61_6}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B">
            <w:pPr>
              <w:jc w:val="center"/>
              <w:rPr>
                <w:sz w:val="20"/>
                <w:szCs w:val="20"/>
              </w:rPr>
            </w:pPr>
            <w:r w:rsidDel="00000000" w:rsidR="00000000" w:rsidRPr="00000000">
              <w:rPr>
                <w:sz w:val="20"/>
                <w:szCs w:val="20"/>
                <w:rtl w:val="0"/>
              </w:rPr>
              <w:t xml:space="preserve">{table_s5_61_7}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C">
            <w:pPr>
              <w:rPr>
                <w:sz w:val="20"/>
                <w:szCs w:val="20"/>
              </w:rPr>
            </w:pPr>
            <w:r w:rsidDel="00000000" w:rsidR="00000000" w:rsidRPr="00000000">
              <w:rPr>
                <w:sz w:val="20"/>
                <w:szCs w:val="20"/>
                <w:rtl w:val="0"/>
              </w:rPr>
              <w:t xml:space="preserve">{table_s5_62_1}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D">
            <w:pPr>
              <w:jc w:val="center"/>
              <w:rPr>
                <w:sz w:val="20"/>
                <w:szCs w:val="20"/>
              </w:rPr>
            </w:pPr>
            <w:r w:rsidDel="00000000" w:rsidR="00000000" w:rsidRPr="00000000">
              <w:rPr>
                <w:sz w:val="20"/>
                <w:szCs w:val="20"/>
                <w:rtl w:val="0"/>
              </w:rPr>
              <w:t xml:space="preserve">{table_s5_62_2}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E">
            <w:pPr>
              <w:jc w:val="center"/>
              <w:rPr>
                <w:sz w:val="20"/>
                <w:szCs w:val="20"/>
              </w:rPr>
            </w:pPr>
            <w:r w:rsidDel="00000000" w:rsidR="00000000" w:rsidRPr="00000000">
              <w:rPr>
                <w:sz w:val="20"/>
                <w:szCs w:val="20"/>
                <w:rtl w:val="0"/>
              </w:rPr>
              <w:t xml:space="preserve">{table_s5_62_3}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F">
            <w:pPr>
              <w:jc w:val="center"/>
              <w:rPr>
                <w:sz w:val="20"/>
                <w:szCs w:val="20"/>
              </w:rPr>
            </w:pPr>
            <w:r w:rsidDel="00000000" w:rsidR="00000000" w:rsidRPr="00000000">
              <w:rPr>
                <w:sz w:val="20"/>
                <w:szCs w:val="20"/>
                <w:rtl w:val="0"/>
              </w:rPr>
              <w:t xml:space="preserve">{table_s5_62_4}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0">
            <w:pPr>
              <w:jc w:val="center"/>
              <w:rPr>
                <w:sz w:val="20"/>
                <w:szCs w:val="20"/>
              </w:rPr>
            </w:pPr>
            <w:r w:rsidDel="00000000" w:rsidR="00000000" w:rsidRPr="00000000">
              <w:rPr>
                <w:sz w:val="20"/>
                <w:szCs w:val="20"/>
                <w:rtl w:val="0"/>
              </w:rPr>
              <w:t xml:space="preserve">{table_s5_62_5}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1">
            <w:pPr>
              <w:jc w:val="center"/>
              <w:rPr>
                <w:sz w:val="20"/>
                <w:szCs w:val="20"/>
              </w:rPr>
            </w:pPr>
            <w:r w:rsidDel="00000000" w:rsidR="00000000" w:rsidRPr="00000000">
              <w:rPr>
                <w:sz w:val="20"/>
                <w:szCs w:val="20"/>
                <w:rtl w:val="0"/>
              </w:rPr>
              <w:t xml:space="preserve">{table_s5_62_6}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2">
            <w:pPr>
              <w:jc w:val="center"/>
              <w:rPr>
                <w:sz w:val="20"/>
                <w:szCs w:val="20"/>
              </w:rPr>
            </w:pPr>
            <w:r w:rsidDel="00000000" w:rsidR="00000000" w:rsidRPr="00000000">
              <w:rPr>
                <w:sz w:val="20"/>
                <w:szCs w:val="20"/>
                <w:rtl w:val="0"/>
              </w:rPr>
              <w:t xml:space="preserve">{table_s5_62_7}</w:t>
            </w:r>
          </w:p>
        </w:tc>
      </w:tr>
    </w:tbl>
    <w:p w:rsidR="00000000" w:rsidDel="00000000" w:rsidP="00000000" w:rsidRDefault="00000000" w:rsidRPr="00000000" w14:paraId="000015F3">
      <w:pPr>
        <w:pStyle w:val="Heading1"/>
        <w:rPr>
          <w:ins w:author="Brian Nosek" w:id="72" w:date="2025-07-18T11:24:00Z"/>
          <w:rPrChange w:author="Brian Nosek" w:id="73" w:date="2025-07-18T11:24:00Z">
            <w:rPr>
              <w:sz w:val="20"/>
              <w:szCs w:val="20"/>
            </w:rPr>
          </w:rPrChange>
        </w:rPr>
      </w:pPr>
      <w:ins w:author="Brian Nosek" w:id="72" w:date="2025-07-18T11:24:00Z">
        <w:bookmarkStart w:colFirst="0" w:colLast="0" w:name="_luudsc6yqxse" w:id="60"/>
        <w:bookmarkEnd w:id="60"/>
        <w:r w:rsidDel="00000000" w:rsidR="00000000" w:rsidRPr="00000000">
          <w:rPr>
            <w:rtl w:val="0"/>
            <w:rPrChange w:author="Brian Nosek" w:id="73" w:date="2025-07-18T11:24:00Z">
              <w:rPr>
                <w:sz w:val="20"/>
                <w:szCs w:val="20"/>
              </w:rPr>
            </w:rPrChange>
          </w:rPr>
          <w:t xml:space="preserve">Relationship between journal policies and reproducibility</w:t>
        </w:r>
      </w:ins>
    </w:p>
    <w:p w:rsidR="00000000" w:rsidDel="00000000" w:rsidP="00000000" w:rsidRDefault="00000000" w:rsidRPr="00000000" w14:paraId="000015F4">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In the first version of this paper that was submitted for peer review, we included an exploratory analysis in the discussion illustrating that there is variation across disciplines in current (as of 2024) journal policies related to data and code sharing--with economics and political science journals having particularly strong standards compared with the other journals. We could not directly associate reproducibility with journal policies in this analysis. Reviewers suggested that a closer look would be of substantial value. This section reports the details of our exploratory investigation, which is summarized in the main text.</w:t>
        </w:r>
      </w:ins>
    </w:p>
    <w:p w:rsidR="00000000" w:rsidDel="00000000" w:rsidP="00000000" w:rsidRDefault="00000000" w:rsidRPr="00000000" w14:paraId="000015F5">
      <w:pPr>
        <w:pStyle w:val="Heading2"/>
        <w:rPr>
          <w:ins w:author="Brian Nosek" w:id="72" w:date="2025-07-18T11:24:00Z"/>
          <w:rPrChange w:author="Brian Nosek" w:id="73" w:date="2025-07-18T11:24:00Z">
            <w:rPr>
              <w:sz w:val="20"/>
              <w:szCs w:val="20"/>
            </w:rPr>
          </w:rPrChange>
        </w:rPr>
      </w:pPr>
      <w:ins w:author="Brian Nosek" w:id="72" w:date="2025-07-18T11:24:00Z">
        <w:bookmarkStart w:colFirst="0" w:colLast="0" w:name="_1hjhyxjnscfa" w:id="61"/>
        <w:bookmarkEnd w:id="61"/>
        <w:r w:rsidDel="00000000" w:rsidR="00000000" w:rsidRPr="00000000">
          <w:rPr>
            <w:rtl w:val="0"/>
            <w:rPrChange w:author="Brian Nosek" w:id="73" w:date="2025-07-18T11:24:00Z">
              <w:rPr>
                <w:sz w:val="20"/>
                <w:szCs w:val="20"/>
              </w:rPr>
            </w:rPrChange>
          </w:rPr>
          <w:t xml:space="preserve">Background</w:t>
        </w:r>
      </w:ins>
    </w:p>
    <w:p w:rsidR="00000000" w:rsidDel="00000000" w:rsidP="00000000" w:rsidRDefault="00000000" w:rsidRPr="00000000" w14:paraId="000015F6">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In the SCORE program, we conducted hundreds of reproduction tests of findings from papers from 62 journals in the social and behavioral sciences. We observed substantial variation in reproducibility success rates across disciplines. A plausible explanation for that variation is the fact that policies for data and code sharing and conducting reproducibility checks vary across journals, and some fields -- notably economics and political science -- have adopted such policies at higher rates than other disciplines.</w:t>
        </w:r>
      </w:ins>
    </w:p>
    <w:p w:rsidR="00000000" w:rsidDel="00000000" w:rsidP="00000000" w:rsidRDefault="00000000" w:rsidRPr="00000000" w14:paraId="000015F7">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
        </w:r>
      </w:ins>
    </w:p>
    <w:p w:rsidR="00000000" w:rsidDel="00000000" w:rsidP="00000000" w:rsidRDefault="00000000" w:rsidRPr="00000000" w14:paraId="000015F8">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With the help of the TOP database, we have documentation of relevant current policies, but we do not have sufficient documentation of the history of policy adoption across the 62 journals. To more confidently assess the correlation between journal policies and reproducibility rates, we needed to create a dataset with the date of policy adoption of data sharing, code sharing, and reproducibility checks for the journals that have adopted such policies. With this dataset, we could conduct exploratory correlational analyses with observed reproducibility rates from those journals across the sampled papers published from 2009 to 2018.</w:t>
        </w:r>
      </w:ins>
    </w:p>
    <w:p w:rsidR="00000000" w:rsidDel="00000000" w:rsidP="00000000" w:rsidRDefault="00000000" w:rsidRPr="00000000" w14:paraId="000015F9">
      <w:pPr>
        <w:pStyle w:val="Heading2"/>
        <w:rPr>
          <w:ins w:author="Brian Nosek" w:id="72" w:date="2025-07-18T11:24:00Z"/>
          <w:rPrChange w:author="Brian Nosek" w:id="73" w:date="2025-07-18T11:24:00Z">
            <w:rPr>
              <w:sz w:val="20"/>
              <w:szCs w:val="20"/>
            </w:rPr>
          </w:rPrChange>
        </w:rPr>
      </w:pPr>
      <w:ins w:author="Brian Nosek" w:id="72" w:date="2025-07-18T11:24:00Z">
        <w:bookmarkStart w:colFirst="0" w:colLast="0" w:name="_625ppyr6r8jq" w:id="62"/>
        <w:bookmarkEnd w:id="62"/>
        <w:r w:rsidDel="00000000" w:rsidR="00000000" w:rsidRPr="00000000">
          <w:rPr>
            <w:rtl w:val="0"/>
            <w:rPrChange w:author="Brian Nosek" w:id="73" w:date="2025-07-18T11:24:00Z">
              <w:rPr>
                <w:sz w:val="20"/>
                <w:szCs w:val="20"/>
              </w:rPr>
            </w:rPrChange>
          </w:rPr>
          <w:t xml:space="preserve">Approach</w:t>
        </w:r>
      </w:ins>
    </w:p>
    <w:p w:rsidR="00000000" w:rsidDel="00000000" w:rsidP="00000000" w:rsidRDefault="00000000" w:rsidRPr="00000000" w14:paraId="000015FA">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The goal of the data collection was to create a complete, accurate history of journal policies of the SCORE journals related to data sharing, code sharing, and conducting reproducibility checks. The goal of the analysis with the data was to assess the relationship between journal policies and likelihood of reproducibility success.</w:t>
        </w:r>
      </w:ins>
    </w:p>
    <w:p w:rsidR="00000000" w:rsidDel="00000000" w:rsidP="00000000" w:rsidRDefault="00000000" w:rsidRPr="00000000" w14:paraId="000015FB">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
        </w:r>
      </w:ins>
    </w:p>
    <w:p w:rsidR="00000000" w:rsidDel="00000000" w:rsidP="00000000" w:rsidRDefault="00000000" w:rsidRPr="00000000" w14:paraId="000015FC">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Practical considerations included the following:</w:t>
        </w:r>
      </w:ins>
    </w:p>
    <w:p w:rsidR="00000000" w:rsidDel="00000000" w:rsidP="00000000" w:rsidRDefault="00000000" w:rsidRPr="00000000" w14:paraId="000015FD">
      <w:pPr>
        <w:numPr>
          <w:ilvl w:val="0"/>
          <w:numId w:val="5"/>
        </w:numPr>
        <w:ind w:left="72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Initial assessments of available historical data -- such as the Wayback machine for reviewing journal websites -- suggested that the record is incomplete. It was considered likely that we would need to conduct outreach to journal staff and editors for their assistance in constructing a historical record.</w:t>
        </w:r>
      </w:ins>
    </w:p>
    <w:p w:rsidR="00000000" w:rsidDel="00000000" w:rsidP="00000000" w:rsidRDefault="00000000" w:rsidRPr="00000000" w14:paraId="000015FE">
      <w:pPr>
        <w:numPr>
          <w:ilvl w:val="0"/>
          <w:numId w:val="5"/>
        </w:numPr>
        <w:ind w:left="72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Journal staff are busy. We needed to keep the request for information as simple as possible to maximize response rate and minimize burden.</w:t>
        </w:r>
      </w:ins>
    </w:p>
    <w:p w:rsidR="00000000" w:rsidDel="00000000" w:rsidP="00000000" w:rsidRDefault="00000000" w:rsidRPr="00000000" w14:paraId="000015FF">
      <w:pPr>
        <w:numPr>
          <w:ilvl w:val="0"/>
          <w:numId w:val="5"/>
        </w:numPr>
        <w:ind w:left="72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It is very easy to make the assessment of journal policies very complex. We stayed focused on a few high priority assessments, and pointed the way for future investigations to gather additional evidence that could illuminate more detail about policy particulars and their impact.</w:t>
        </w:r>
      </w:ins>
    </w:p>
    <w:p w:rsidR="00000000" w:rsidDel="00000000" w:rsidP="00000000" w:rsidRDefault="00000000" w:rsidRPr="00000000" w14:paraId="00001600">
      <w:pPr>
        <w:numPr>
          <w:ilvl w:val="0"/>
          <w:numId w:val="5"/>
        </w:numPr>
        <w:ind w:left="72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Transparent documentation of the limitations of the data would help us document the limitations of the data analysis and interpretation. For example, we collected confidence ratings on the provided dates of policy adoption. Also, we gathered converging evidence from [1] other researchers’ reviews of journal policies, [2] reports from journal staff, and [3] the Internet and TOP database.</w:t>
        </w:r>
      </w:ins>
    </w:p>
    <w:p w:rsidR="00000000" w:rsidDel="00000000" w:rsidP="00000000" w:rsidRDefault="00000000" w:rsidRPr="00000000" w14:paraId="00001601">
      <w:pPr>
        <w:pStyle w:val="Heading2"/>
        <w:rPr>
          <w:ins w:author="Brian Nosek" w:id="72" w:date="2025-07-18T11:24:00Z"/>
          <w:rPrChange w:author="Brian Nosek" w:id="73" w:date="2025-07-18T11:24:00Z">
            <w:rPr>
              <w:sz w:val="20"/>
              <w:szCs w:val="20"/>
            </w:rPr>
          </w:rPrChange>
        </w:rPr>
      </w:pPr>
      <w:ins w:author="Brian Nosek" w:id="72" w:date="2025-07-18T11:24:00Z">
        <w:bookmarkStart w:colFirst="0" w:colLast="0" w:name="_qs0vx6m3jty5" w:id="63"/>
        <w:bookmarkEnd w:id="63"/>
        <w:r w:rsidDel="00000000" w:rsidR="00000000" w:rsidRPr="00000000">
          <w:rPr>
            <w:rtl w:val="0"/>
            <w:rPrChange w:author="Brian Nosek" w:id="73" w:date="2025-07-18T11:24:00Z">
              <w:rPr>
                <w:sz w:val="20"/>
                <w:szCs w:val="20"/>
              </w:rPr>
            </w:rPrChange>
          </w:rPr>
          <w:t xml:space="preserve">Method</w:t>
        </w:r>
      </w:ins>
    </w:p>
    <w:p w:rsidR="00000000" w:rsidDel="00000000" w:rsidP="00000000" w:rsidRDefault="00000000" w:rsidRPr="00000000" w14:paraId="00001602">
      <w:pPr>
        <w:pStyle w:val="Heading3"/>
        <w:rPr>
          <w:ins w:author="Brian Nosek" w:id="72" w:date="2025-07-18T11:24:00Z"/>
          <w:rPrChange w:author="Brian Nosek" w:id="73" w:date="2025-07-18T11:24:00Z">
            <w:rPr>
              <w:sz w:val="20"/>
              <w:szCs w:val="20"/>
            </w:rPr>
          </w:rPrChange>
        </w:rPr>
      </w:pPr>
      <w:ins w:author="Brian Nosek" w:id="72" w:date="2025-07-18T11:24:00Z">
        <w:bookmarkStart w:colFirst="0" w:colLast="0" w:name="_g7p602mstxl4" w:id="64"/>
        <w:bookmarkEnd w:id="64"/>
        <w:r w:rsidDel="00000000" w:rsidR="00000000" w:rsidRPr="00000000">
          <w:rPr>
            <w:rtl w:val="0"/>
            <w:rPrChange w:author="Brian Nosek" w:id="73" w:date="2025-07-18T11:24:00Z">
              <w:rPr>
                <w:sz w:val="20"/>
                <w:szCs w:val="20"/>
              </w:rPr>
            </w:rPrChange>
          </w:rPr>
          <w:t xml:space="preserve">Measures</w:t>
        </w:r>
      </w:ins>
    </w:p>
    <w:p w:rsidR="00000000" w:rsidDel="00000000" w:rsidP="00000000" w:rsidRDefault="00000000" w:rsidRPr="00000000" w14:paraId="00001603">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We measured the following:</w:t>
        </w:r>
      </w:ins>
    </w:p>
    <w:p w:rsidR="00000000" w:rsidDel="00000000" w:rsidP="00000000" w:rsidRDefault="00000000" w:rsidRPr="00000000" w14:paraId="00001604">
      <w:pPr>
        <w:numPr>
          <w:ilvl w:val="0"/>
          <w:numId w:val="4"/>
        </w:numPr>
        <w:ind w:left="72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Does the journal have a policy REQUIRING data sharing? [Yes/No]</w:t>
        </w:r>
      </w:ins>
    </w:p>
    <w:p w:rsidR="00000000" w:rsidDel="00000000" w:rsidP="00000000" w:rsidRDefault="00000000" w:rsidRPr="00000000" w14:paraId="00001605">
      <w:pPr>
        <w:numPr>
          <w:ilvl w:val="1"/>
          <w:numId w:val="4"/>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If yes, in what year did papers first appear in print that were subject to the policy? [year]</w:t>
        </w:r>
      </w:ins>
    </w:p>
    <w:p w:rsidR="00000000" w:rsidDel="00000000" w:rsidP="00000000" w:rsidRDefault="00000000" w:rsidRPr="00000000" w14:paraId="00001606">
      <w:pPr>
        <w:numPr>
          <w:ilvl w:val="1"/>
          <w:numId w:val="4"/>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Is the year response provided with certainty, a high confidence estimate, or a low confidence estimate? [Certain, high confidence, low confidence]</w:t>
        </w:r>
      </w:ins>
    </w:p>
    <w:p w:rsidR="00000000" w:rsidDel="00000000" w:rsidP="00000000" w:rsidRDefault="00000000" w:rsidRPr="00000000" w14:paraId="00001607">
      <w:pPr>
        <w:numPr>
          <w:ilvl w:val="1"/>
          <w:numId w:val="4"/>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What is the source of data sharing policy information? [open-ended]</w:t>
        </w:r>
      </w:ins>
    </w:p>
    <w:p w:rsidR="00000000" w:rsidDel="00000000" w:rsidP="00000000" w:rsidRDefault="00000000" w:rsidRPr="00000000" w14:paraId="00001608">
      <w:pPr>
        <w:numPr>
          <w:ilvl w:val="0"/>
          <w:numId w:val="4"/>
        </w:numPr>
        <w:ind w:left="72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Does the journal have a policy for independently verifying whether data sharing occurred? [Yes/No]</w:t>
        </w:r>
      </w:ins>
    </w:p>
    <w:p w:rsidR="00000000" w:rsidDel="00000000" w:rsidP="00000000" w:rsidRDefault="00000000" w:rsidRPr="00000000" w14:paraId="00001609">
      <w:pPr>
        <w:numPr>
          <w:ilvl w:val="1"/>
          <w:numId w:val="4"/>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If yes, in what year did papers first appear in print that were subject to the policy? [year]</w:t>
        </w:r>
      </w:ins>
    </w:p>
    <w:p w:rsidR="00000000" w:rsidDel="00000000" w:rsidP="00000000" w:rsidRDefault="00000000" w:rsidRPr="00000000" w14:paraId="0000160A">
      <w:pPr>
        <w:numPr>
          <w:ilvl w:val="1"/>
          <w:numId w:val="4"/>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Is the year response provided with certainty, a high confidence estimate, or a low confidence estimate? [Certain, high confidence, low confidence]</w:t>
        </w:r>
      </w:ins>
    </w:p>
    <w:p w:rsidR="00000000" w:rsidDel="00000000" w:rsidP="00000000" w:rsidRDefault="00000000" w:rsidRPr="00000000" w14:paraId="0000160B">
      <w:pPr>
        <w:numPr>
          <w:ilvl w:val="1"/>
          <w:numId w:val="4"/>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What is the source of verifying data sharing policy information? [open-ended]</w:t>
        </w:r>
      </w:ins>
    </w:p>
    <w:p w:rsidR="00000000" w:rsidDel="00000000" w:rsidP="00000000" w:rsidRDefault="00000000" w:rsidRPr="00000000" w14:paraId="0000160C">
      <w:pPr>
        <w:numPr>
          <w:ilvl w:val="0"/>
          <w:numId w:val="4"/>
        </w:numPr>
        <w:ind w:left="72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Does the journal have a policy REQUIRING code sharing? [Yes/No]</w:t>
        </w:r>
      </w:ins>
    </w:p>
    <w:p w:rsidR="00000000" w:rsidDel="00000000" w:rsidP="00000000" w:rsidRDefault="00000000" w:rsidRPr="00000000" w14:paraId="0000160D">
      <w:pPr>
        <w:numPr>
          <w:ilvl w:val="1"/>
          <w:numId w:val="4"/>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If yes, in what year did papers first appear in print that were subject to the policy? [year]</w:t>
        </w:r>
      </w:ins>
    </w:p>
    <w:p w:rsidR="00000000" w:rsidDel="00000000" w:rsidP="00000000" w:rsidRDefault="00000000" w:rsidRPr="00000000" w14:paraId="0000160E">
      <w:pPr>
        <w:numPr>
          <w:ilvl w:val="1"/>
          <w:numId w:val="4"/>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Is the year response provided with certainty, a high confidence estimate, or a low confidence estimate? [Certain, high confidence, low confidence]</w:t>
        </w:r>
      </w:ins>
    </w:p>
    <w:p w:rsidR="00000000" w:rsidDel="00000000" w:rsidP="00000000" w:rsidRDefault="00000000" w:rsidRPr="00000000" w14:paraId="0000160F">
      <w:pPr>
        <w:numPr>
          <w:ilvl w:val="1"/>
          <w:numId w:val="4"/>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What is the source of code sharing policy information? [open-ended]</w:t>
        </w:r>
      </w:ins>
    </w:p>
    <w:p w:rsidR="00000000" w:rsidDel="00000000" w:rsidP="00000000" w:rsidRDefault="00000000" w:rsidRPr="00000000" w14:paraId="00001610">
      <w:pPr>
        <w:numPr>
          <w:ilvl w:val="0"/>
          <w:numId w:val="4"/>
        </w:numPr>
        <w:ind w:left="72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Does the journal have a policy for independently verifying whether code sharing occurred? [Yes/No]</w:t>
        </w:r>
      </w:ins>
    </w:p>
    <w:p w:rsidR="00000000" w:rsidDel="00000000" w:rsidP="00000000" w:rsidRDefault="00000000" w:rsidRPr="00000000" w14:paraId="00001611">
      <w:pPr>
        <w:numPr>
          <w:ilvl w:val="1"/>
          <w:numId w:val="4"/>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If yes, in what year did papers first appear in print that were subject to the policy? [year]</w:t>
        </w:r>
      </w:ins>
    </w:p>
    <w:p w:rsidR="00000000" w:rsidDel="00000000" w:rsidP="00000000" w:rsidRDefault="00000000" w:rsidRPr="00000000" w14:paraId="00001612">
      <w:pPr>
        <w:numPr>
          <w:ilvl w:val="1"/>
          <w:numId w:val="4"/>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Is the year response provided with certainty, a high confidence estimate, or a low confidence estimate? [Certain, high confidence, low confidence]</w:t>
        </w:r>
      </w:ins>
    </w:p>
    <w:p w:rsidR="00000000" w:rsidDel="00000000" w:rsidP="00000000" w:rsidRDefault="00000000" w:rsidRPr="00000000" w14:paraId="00001613">
      <w:pPr>
        <w:numPr>
          <w:ilvl w:val="1"/>
          <w:numId w:val="4"/>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What is the source of verifying code sharing policy information? [open-ended]</w:t>
        </w:r>
      </w:ins>
    </w:p>
    <w:p w:rsidR="00000000" w:rsidDel="00000000" w:rsidP="00000000" w:rsidRDefault="00000000" w:rsidRPr="00000000" w14:paraId="00001614">
      <w:pPr>
        <w:numPr>
          <w:ilvl w:val="0"/>
          <w:numId w:val="4"/>
        </w:numPr>
        <w:ind w:left="72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Does the journal have a policy to conduct independent reproducibility checks of reported results before publication? [Yes/No]</w:t>
        </w:r>
      </w:ins>
    </w:p>
    <w:p w:rsidR="00000000" w:rsidDel="00000000" w:rsidP="00000000" w:rsidRDefault="00000000" w:rsidRPr="00000000" w14:paraId="00001615">
      <w:pPr>
        <w:numPr>
          <w:ilvl w:val="1"/>
          <w:numId w:val="4"/>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If yes, in what year did papers first appear in print that were subject to the policy? [year]</w:t>
        </w:r>
      </w:ins>
    </w:p>
    <w:p w:rsidR="00000000" w:rsidDel="00000000" w:rsidP="00000000" w:rsidRDefault="00000000" w:rsidRPr="00000000" w14:paraId="00001616">
      <w:pPr>
        <w:numPr>
          <w:ilvl w:val="1"/>
          <w:numId w:val="4"/>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Is the year response provided with certainty, a high confidence estimate, or a low confidence estimate? [Certain, high confidence, low confidence]</w:t>
        </w:r>
      </w:ins>
    </w:p>
    <w:p w:rsidR="00000000" w:rsidDel="00000000" w:rsidP="00000000" w:rsidRDefault="00000000" w:rsidRPr="00000000" w14:paraId="00001617">
      <w:pPr>
        <w:numPr>
          <w:ilvl w:val="1"/>
          <w:numId w:val="4"/>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What is the source of independent reproducibility checks policy information? [open-ended]</w:t>
        </w:r>
      </w:ins>
    </w:p>
    <w:p w:rsidR="00000000" w:rsidDel="00000000" w:rsidP="00000000" w:rsidRDefault="00000000" w:rsidRPr="00000000" w14:paraId="00001618">
      <w:pPr>
        <w:numPr>
          <w:ilvl w:val="0"/>
          <w:numId w:val="4"/>
        </w:numPr>
        <w:ind w:left="72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Flag and explain if the journal may have had one or more of these policies in the past but removed them. [open-ended]</w:t>
        </w:r>
      </w:ins>
    </w:p>
    <w:p w:rsidR="00000000" w:rsidDel="00000000" w:rsidP="00000000" w:rsidRDefault="00000000" w:rsidRPr="00000000" w14:paraId="00001619">
      <w:pPr>
        <w:numPr>
          <w:ilvl w:val="0"/>
          <w:numId w:val="4"/>
        </w:numPr>
        <w:ind w:left="72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Provide any context needed that might qualify understanding of individual ratings. [open-ended]</w:t>
        </w:r>
      </w:ins>
    </w:p>
    <w:p w:rsidR="00000000" w:rsidDel="00000000" w:rsidP="00000000" w:rsidRDefault="00000000" w:rsidRPr="00000000" w14:paraId="0000161A">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
        </w:r>
      </w:ins>
    </w:p>
    <w:p w:rsidR="00000000" w:rsidDel="00000000" w:rsidP="00000000" w:rsidRDefault="00000000" w:rsidRPr="00000000" w14:paraId="0000161B">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Deliberate constraints:</w:t>
        </w:r>
      </w:ins>
    </w:p>
    <w:p w:rsidR="00000000" w:rsidDel="00000000" w:rsidP="00000000" w:rsidRDefault="00000000" w:rsidRPr="00000000" w14:paraId="0000161C">
      <w:pPr>
        <w:numPr>
          <w:ilvl w:val="0"/>
          <w:numId w:val="3"/>
        </w:numPr>
        <w:ind w:left="72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We ignored policies that </w:t>
        </w:r>
        <w:r w:rsidDel="00000000" w:rsidR="00000000" w:rsidRPr="00000000">
          <w:rPr>
            <w:b w:val="1"/>
            <w:rtl w:val="0"/>
            <w:rPrChange w:author="Brian Nosek" w:id="73" w:date="2025-07-18T11:24:00Z">
              <w:rPr>
                <w:sz w:val="20"/>
                <w:szCs w:val="20"/>
              </w:rPr>
            </w:rPrChange>
          </w:rPr>
          <w:t xml:space="preserve">recommended</w:t>
        </w:r>
        <w:r w:rsidDel="00000000" w:rsidR="00000000" w:rsidRPr="00000000">
          <w:rPr>
            <w:rtl w:val="0"/>
            <w:rPrChange w:author="Brian Nosek" w:id="73" w:date="2025-07-18T11:24:00Z">
              <w:rPr>
                <w:sz w:val="20"/>
                <w:szCs w:val="20"/>
              </w:rPr>
            </w:rPrChange>
          </w:rPr>
          <w:t xml:space="preserve"> or </w:t>
        </w:r>
        <w:r w:rsidDel="00000000" w:rsidR="00000000" w:rsidRPr="00000000">
          <w:rPr>
            <w:b w:val="1"/>
            <w:rtl w:val="0"/>
            <w:rPrChange w:author="Brian Nosek" w:id="73" w:date="2025-07-18T11:24:00Z">
              <w:rPr>
                <w:sz w:val="20"/>
                <w:szCs w:val="20"/>
              </w:rPr>
            </w:rPrChange>
          </w:rPr>
          <w:t xml:space="preserve">encouraged</w:t>
        </w:r>
        <w:r w:rsidDel="00000000" w:rsidR="00000000" w:rsidRPr="00000000">
          <w:rPr>
            <w:rtl w:val="0"/>
            <w:rPrChange w:author="Brian Nosek" w:id="73" w:date="2025-07-18T11:24:00Z">
              <w:rPr>
                <w:sz w:val="20"/>
                <w:szCs w:val="20"/>
              </w:rPr>
            </w:rPrChange>
          </w:rPr>
          <w:t xml:space="preserve"> data and code sharing.</w:t>
        </w:r>
      </w:ins>
    </w:p>
    <w:p w:rsidR="00000000" w:rsidDel="00000000" w:rsidP="00000000" w:rsidRDefault="00000000" w:rsidRPr="00000000" w14:paraId="0000161D">
      <w:pPr>
        <w:numPr>
          <w:ilvl w:val="0"/>
          <w:numId w:val="3"/>
        </w:numPr>
        <w:ind w:left="72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We ignored variation in the nature of the requirements such as how exceptions were handled. The only criterion of interest for this investigation is whether data sharing was </w:t>
        </w:r>
        <w:r w:rsidDel="00000000" w:rsidR="00000000" w:rsidRPr="00000000">
          <w:rPr>
            <w:b w:val="1"/>
            <w:rtl w:val="0"/>
            <w:rPrChange w:author="Brian Nosek" w:id="73" w:date="2025-07-18T11:24:00Z">
              <w:rPr>
                <w:sz w:val="20"/>
                <w:szCs w:val="20"/>
              </w:rPr>
            </w:rPrChange>
          </w:rPr>
          <w:t xml:space="preserve">required</w:t>
        </w:r>
        <w:r w:rsidDel="00000000" w:rsidR="00000000" w:rsidRPr="00000000">
          <w:rPr>
            <w:rtl w:val="0"/>
            <w:rPrChange w:author="Brian Nosek" w:id="73" w:date="2025-07-18T11:24:00Z">
              <w:rPr>
                <w:sz w:val="20"/>
                <w:szCs w:val="20"/>
              </w:rPr>
            </w:rPrChange>
          </w:rPr>
          <w:t xml:space="preserve">.</w:t>
        </w:r>
      </w:ins>
    </w:p>
    <w:p w:rsidR="00000000" w:rsidDel="00000000" w:rsidP="00000000" w:rsidRDefault="00000000" w:rsidRPr="00000000" w14:paraId="0000161E">
      <w:pPr>
        <w:numPr>
          <w:ilvl w:val="0"/>
          <w:numId w:val="3"/>
        </w:numPr>
        <w:ind w:left="72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We aimed for precision to the correct </w:t>
        </w:r>
        <w:r w:rsidDel="00000000" w:rsidR="00000000" w:rsidRPr="00000000">
          <w:rPr>
            <w:b w:val="1"/>
            <w:rtl w:val="0"/>
            <w:rPrChange w:author="Brian Nosek" w:id="73" w:date="2025-07-18T11:24:00Z">
              <w:rPr>
                <w:sz w:val="20"/>
                <w:szCs w:val="20"/>
              </w:rPr>
            </w:rPrChange>
          </w:rPr>
          <w:t xml:space="preserve">year </w:t>
        </w:r>
        <w:r w:rsidDel="00000000" w:rsidR="00000000" w:rsidRPr="00000000">
          <w:rPr>
            <w:rtl w:val="0"/>
            <w:rPrChange w:author="Brian Nosek" w:id="73" w:date="2025-07-18T11:24:00Z">
              <w:rPr>
                <w:sz w:val="20"/>
                <w:szCs w:val="20"/>
              </w:rPr>
            </w:rPrChange>
          </w:rPr>
          <w:t xml:space="preserve">of the policy implementation.</w:t>
        </w:r>
      </w:ins>
    </w:p>
    <w:p w:rsidR="00000000" w:rsidDel="00000000" w:rsidP="00000000" w:rsidRDefault="00000000" w:rsidRPr="00000000" w14:paraId="0000161F">
      <w:pPr>
        <w:pStyle w:val="Heading3"/>
        <w:rPr>
          <w:ins w:author="Brian Nosek" w:id="72" w:date="2025-07-18T11:24:00Z"/>
          <w:rPrChange w:author="Brian Nosek" w:id="73" w:date="2025-07-18T11:24:00Z">
            <w:rPr>
              <w:sz w:val="20"/>
              <w:szCs w:val="20"/>
            </w:rPr>
          </w:rPrChange>
        </w:rPr>
      </w:pPr>
      <w:ins w:author="Brian Nosek" w:id="72" w:date="2025-07-18T11:24:00Z">
        <w:bookmarkStart w:colFirst="0" w:colLast="0" w:name="_ybcf19f2p2rb" w:id="65"/>
        <w:bookmarkEnd w:id="65"/>
        <w:r w:rsidDel="00000000" w:rsidR="00000000" w:rsidRPr="00000000">
          <w:rPr>
            <w:rtl w:val="0"/>
            <w:rPrChange w:author="Brian Nosek" w:id="73" w:date="2025-07-18T11:24:00Z">
              <w:rPr>
                <w:sz w:val="20"/>
                <w:szCs w:val="20"/>
              </w:rPr>
            </w:rPrChange>
          </w:rPr>
          <w:t xml:space="preserve">Data Sourcing</w:t>
        </w:r>
      </w:ins>
    </w:p>
    <w:p w:rsidR="00000000" w:rsidDel="00000000" w:rsidP="00000000" w:rsidRDefault="00000000" w:rsidRPr="00000000" w14:paraId="00001620">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We pursued three data sourcing methods in parallel: [1] Literature review of existing papers that documented journal policies, [2] surveying journal staff and editors, and [3] TOP database and internet search. This maximized coverage of the data we need to gather, and enabled cross-checking for accuracy across sources. These benefits outweigh, and partially address, the costs of combining data across potentially distinct coding methods. </w:t>
        </w:r>
      </w:ins>
    </w:p>
    <w:p w:rsidR="00000000" w:rsidDel="00000000" w:rsidP="00000000" w:rsidRDefault="00000000" w:rsidRPr="00000000" w14:paraId="00001621">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
        </w:r>
      </w:ins>
    </w:p>
    <w:p w:rsidR="00000000" w:rsidDel="00000000" w:rsidP="00000000" w:rsidRDefault="00000000" w:rsidRPr="00000000" w14:paraId="00001622">
      <w:pPr>
        <w:numPr>
          <w:ilvl w:val="0"/>
          <w:numId w:val="2"/>
        </w:numPr>
        <w:ind w:left="720" w:hanging="360"/>
        <w:rPr>
          <w:ins w:author="Brian Nosek" w:id="72" w:date="2025-07-18T11:24:00Z"/>
        </w:rPr>
      </w:pPr>
      <w:ins w:author="Brian Nosek" w:id="72" w:date="2025-07-18T11:24:00Z">
        <w:r w:rsidDel="00000000" w:rsidR="00000000" w:rsidRPr="00000000">
          <w:rPr>
            <w:b w:val="1"/>
            <w:rtl w:val="0"/>
            <w:rPrChange w:author="Brian Nosek" w:id="73" w:date="2025-07-18T11:24:00Z">
              <w:rPr>
                <w:sz w:val="20"/>
                <w:szCs w:val="20"/>
              </w:rPr>
            </w:rPrChange>
          </w:rPr>
          <w:t xml:space="preserve">Literature review</w:t>
        </w:r>
        <w:r w:rsidDel="00000000" w:rsidR="00000000" w:rsidRPr="00000000">
          <w:rPr>
            <w:rtl w:val="0"/>
            <w:rPrChange w:author="Brian Nosek" w:id="73" w:date="2025-07-18T11:24:00Z">
              <w:rPr>
                <w:sz w:val="20"/>
                <w:szCs w:val="20"/>
              </w:rPr>
            </w:rPrChange>
          </w:rPr>
          <w:t xml:space="preserve">: It is conceivable that other researchers have done similar policy reviews already and we could rely on their records.</w:t>
        </w:r>
      </w:ins>
    </w:p>
    <w:p w:rsidR="00000000" w:rsidDel="00000000" w:rsidP="00000000" w:rsidRDefault="00000000" w:rsidRPr="00000000" w14:paraId="00001623">
      <w:pPr>
        <w:numPr>
          <w:ilvl w:val="1"/>
          <w:numId w:val="2"/>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Advantages: Easier fit with standard evidence synthesis methods</w:t>
        </w:r>
      </w:ins>
    </w:p>
    <w:p w:rsidR="00000000" w:rsidDel="00000000" w:rsidP="00000000" w:rsidRDefault="00000000" w:rsidRPr="00000000" w14:paraId="00001624">
      <w:pPr>
        <w:numPr>
          <w:ilvl w:val="1"/>
          <w:numId w:val="2"/>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Disadvantages: We defer to the other authors’ accuracy. It is unlikely that other reviews answer precisely the same questions that we are trying to answer. It is unlikely that other reviews cover all the journals that we need to cover.</w:t>
        </w:r>
      </w:ins>
    </w:p>
    <w:p w:rsidR="00000000" w:rsidDel="00000000" w:rsidP="00000000" w:rsidRDefault="00000000" w:rsidRPr="00000000" w14:paraId="00001625">
      <w:pPr>
        <w:numPr>
          <w:ilvl w:val="0"/>
          <w:numId w:val="2"/>
        </w:numPr>
        <w:ind w:left="720" w:hanging="360"/>
        <w:rPr>
          <w:ins w:author="Brian Nosek" w:id="72" w:date="2025-07-18T11:24:00Z"/>
        </w:rPr>
      </w:pPr>
      <w:ins w:author="Brian Nosek" w:id="72" w:date="2025-07-18T11:24:00Z">
        <w:r w:rsidDel="00000000" w:rsidR="00000000" w:rsidRPr="00000000">
          <w:rPr>
            <w:b w:val="1"/>
            <w:rtl w:val="0"/>
            <w:rPrChange w:author="Brian Nosek" w:id="73" w:date="2025-07-18T11:24:00Z">
              <w:rPr>
                <w:sz w:val="20"/>
                <w:szCs w:val="20"/>
              </w:rPr>
            </w:rPrChange>
          </w:rPr>
          <w:t xml:space="preserve">Outreach to journals</w:t>
        </w:r>
        <w:r w:rsidDel="00000000" w:rsidR="00000000" w:rsidRPr="00000000">
          <w:rPr>
            <w:rtl w:val="0"/>
            <w:rPrChange w:author="Brian Nosek" w:id="73" w:date="2025-07-18T11:24:00Z">
              <w:rPr>
                <w:sz w:val="20"/>
                <w:szCs w:val="20"/>
              </w:rPr>
            </w:rPrChange>
          </w:rPr>
          <w:t xml:space="preserve">: A very simple survey to journal staff and/or editors.</w:t>
        </w:r>
      </w:ins>
    </w:p>
    <w:p w:rsidR="00000000" w:rsidDel="00000000" w:rsidP="00000000" w:rsidRDefault="00000000" w:rsidRPr="00000000" w14:paraId="00001626">
      <w:pPr>
        <w:numPr>
          <w:ilvl w:val="1"/>
          <w:numId w:val="2"/>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Advantages: Standardized instrument. The publishers maintain the journal websites and so update with new policies, and many publishers presumably maintain records of their own journals’ policies. </w:t>
        </w:r>
      </w:ins>
    </w:p>
    <w:p w:rsidR="00000000" w:rsidDel="00000000" w:rsidP="00000000" w:rsidRDefault="00000000" w:rsidRPr="00000000" w14:paraId="00001627">
      <w:pPr>
        <w:numPr>
          <w:ilvl w:val="1"/>
          <w:numId w:val="2"/>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Disadvantages: They might not know and have to collect second hand information. They might take a very long time to respond. Journals from large publishers have often changed publishers one or more times and records may be incomplete. Journal archives may be considered confidential.</w:t>
        </w:r>
      </w:ins>
    </w:p>
    <w:p w:rsidR="00000000" w:rsidDel="00000000" w:rsidP="00000000" w:rsidRDefault="00000000" w:rsidRPr="00000000" w14:paraId="00001628">
      <w:pPr>
        <w:numPr>
          <w:ilvl w:val="0"/>
          <w:numId w:val="2"/>
        </w:numPr>
        <w:ind w:left="720" w:hanging="360"/>
        <w:rPr>
          <w:ins w:author="Brian Nosek" w:id="72" w:date="2025-07-18T11:24:00Z"/>
        </w:rPr>
      </w:pPr>
      <w:ins w:author="Brian Nosek" w:id="72" w:date="2025-07-18T11:24:00Z">
        <w:r w:rsidDel="00000000" w:rsidR="00000000" w:rsidRPr="00000000">
          <w:rPr>
            <w:b w:val="1"/>
            <w:rtl w:val="0"/>
            <w:rPrChange w:author="Brian Nosek" w:id="73" w:date="2025-07-18T11:24:00Z">
              <w:rPr>
                <w:sz w:val="20"/>
                <w:szCs w:val="20"/>
              </w:rPr>
            </w:rPrChange>
          </w:rPr>
          <w:t xml:space="preserve">TOP Factor database and Internet search</w:t>
        </w:r>
        <w:r w:rsidDel="00000000" w:rsidR="00000000" w:rsidRPr="00000000">
          <w:rPr>
            <w:rtl w:val="0"/>
            <w:rPrChange w:author="Brian Nosek" w:id="73" w:date="2025-07-18T11:24:00Z">
              <w:rPr>
                <w:sz w:val="20"/>
                <w:szCs w:val="20"/>
              </w:rPr>
            </w:rPrChange>
          </w:rPr>
          <w:t xml:space="preserve">: Current journal policies are documented in the TOP Factor database. The wayback machine and possibly other historical sources to review journal websites for their stated policies.</w:t>
        </w:r>
      </w:ins>
    </w:p>
    <w:p w:rsidR="00000000" w:rsidDel="00000000" w:rsidP="00000000" w:rsidRDefault="00000000" w:rsidRPr="00000000" w14:paraId="00001629">
      <w:pPr>
        <w:numPr>
          <w:ilvl w:val="1"/>
          <w:numId w:val="2"/>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Advantages: TOP is well-coded for our purposes. Search methods rely on public records of policies.</w:t>
        </w:r>
      </w:ins>
    </w:p>
    <w:p w:rsidR="00000000" w:rsidDel="00000000" w:rsidP="00000000" w:rsidRDefault="00000000" w:rsidRPr="00000000" w14:paraId="0000162A">
      <w:pPr>
        <w:numPr>
          <w:ilvl w:val="1"/>
          <w:numId w:val="2"/>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Disadvantages: Limited historical data and incomplete journal coverage. Lots of missing historical data.</w:t>
        </w:r>
      </w:ins>
    </w:p>
    <w:p w:rsidR="00000000" w:rsidDel="00000000" w:rsidP="00000000" w:rsidRDefault="00000000" w:rsidRPr="00000000" w14:paraId="0000162B">
      <w:pPr>
        <w:pStyle w:val="Heading3"/>
        <w:rPr>
          <w:ins w:author="Brian Nosek" w:id="72" w:date="2025-07-18T11:24:00Z"/>
          <w:rPrChange w:author="Brian Nosek" w:id="73" w:date="2025-07-18T11:24:00Z">
            <w:rPr>
              <w:sz w:val="20"/>
              <w:szCs w:val="20"/>
            </w:rPr>
          </w:rPrChange>
        </w:rPr>
      </w:pPr>
      <w:ins w:author="Brian Nosek" w:id="72" w:date="2025-07-18T11:24:00Z">
        <w:bookmarkStart w:colFirst="0" w:colLast="0" w:name="_i9qorrk2hihy" w:id="66"/>
        <w:bookmarkEnd w:id="66"/>
        <w:r w:rsidDel="00000000" w:rsidR="00000000" w:rsidRPr="00000000">
          <w:rPr>
            <w:rtl w:val="0"/>
            <w:rPrChange w:author="Brian Nosek" w:id="73" w:date="2025-07-18T11:24:00Z">
              <w:rPr>
                <w:sz w:val="20"/>
                <w:szCs w:val="20"/>
              </w:rPr>
            </w:rPrChange>
          </w:rPr>
          <w:t xml:space="preserve">Procedure</w:t>
        </w:r>
      </w:ins>
    </w:p>
    <w:p w:rsidR="00000000" w:rsidDel="00000000" w:rsidP="00000000" w:rsidRDefault="00000000" w:rsidRPr="00000000" w14:paraId="0000162C">
      <w:pPr>
        <w:spacing w:after="240" w:befor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Three teams independently completed as much of </w:t>
        </w:r>
      </w:ins>
      <w:ins w:author="Brian Nosek" w:id="72" w:date="2025-07-18T11:24:00Z">
        <w:r w:rsidDel="00000000" w:rsidR="00000000" w:rsidRPr="00000000">
          <w:fldChar w:fldCharType="begin"/>
        </w:r>
        <w:r w:rsidDel="00000000" w:rsidR="00000000" w:rsidRPr="00000000">
          <w:instrText xml:space="preserve">HYPERLINK "https://docs.google.com/spreadsheets/d/1KBdGqBUOz5zAMA-Mgv0XPgfzAkJrz28Ikd49jFyc2XA/edit?gid=1215742485#gid=1215742485"</w:instrText>
        </w:r>
        <w:r w:rsidDel="00000000" w:rsidR="00000000" w:rsidRPr="00000000">
          <w:fldChar w:fldCharType="separate"/>
        </w:r>
        <w:r w:rsidDel="00000000" w:rsidR="00000000" w:rsidRPr="00000000">
          <w:rPr>
            <w:color w:val="1155cc"/>
            <w:u w:val="single"/>
            <w:rtl w:val="0"/>
          </w:rPr>
          <w:t xml:space="preserve">the dataset</w:t>
        </w:r>
        <w:r w:rsidDel="00000000" w:rsidR="00000000" w:rsidRPr="00000000">
          <w:fldChar w:fldCharType="end"/>
        </w:r>
      </w:ins>
      <w:ins w:author="Brian Nosek" w:id="72" w:date="2025-07-18T11:24:00Z">
        <w:r w:rsidDel="00000000" w:rsidR="00000000" w:rsidRPr="00000000">
          <w:rPr>
            <w:rtl w:val="0"/>
            <w:rPrChange w:author="Brian Nosek" w:id="73" w:date="2025-07-18T11:24:00Z">
              <w:rPr>
                <w:sz w:val="20"/>
                <w:szCs w:val="20"/>
              </w:rPr>
            </w:rPrChange>
          </w:rPr>
          <w:t xml:space="preserve"> as possible using their sources using a similar coding rubric and documentation process to maximize consistency, efficiency, and transparency. Once recognizing that verification of data verification and code verification was difficult and unreliable, we decided not to pursue them intensively or combine them into the final dataset. Some coding of those is available from individual teams.</w:t>
        </w:r>
      </w:ins>
    </w:p>
    <w:p w:rsidR="00000000" w:rsidDel="00000000" w:rsidP="00000000" w:rsidRDefault="00000000" w:rsidRPr="00000000" w14:paraId="0000162D">
      <w:pPr>
        <w:spacing w:after="240" w:befor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Team 1 (Literature Review) searched for published papers that coded journal policies from our sample of journals. They translated codings from those sources into our dataset and documented the source and any potential qualifiers for interpretation of the source and coding rubric.</w:t>
        </w:r>
      </w:ins>
    </w:p>
    <w:p w:rsidR="00000000" w:rsidDel="00000000" w:rsidP="00000000" w:rsidRDefault="00000000" w:rsidRPr="00000000" w14:paraId="0000162E">
      <w:pPr>
        <w:spacing w:after="240" w:befor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Team 2 (Outreach to Journals) constructed a very brief survey for journal staff to clarify the history of their journal policies. They conducted personal outreach to those staff and editors with an objective of a 100% response rate. </w:t>
        </w:r>
      </w:ins>
    </w:p>
    <w:p w:rsidR="00000000" w:rsidDel="00000000" w:rsidP="00000000" w:rsidRDefault="00000000" w:rsidRPr="00000000" w14:paraId="0000162F">
      <w:pPr>
        <w:spacing w:after="240" w:befor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Team 3 (TOP and Internet search) used all available information from the TOP Factor database and internet searches, such as the Wayback machine and finding journal editorials about new policies to complete the dataset. Some of this work was completed and already reported in the original version of this paper. Also, some of the effort to determine the year of policy implementation with the Wayback machine was attempted previously with limited success.</w:t>
        </w:r>
      </w:ins>
    </w:p>
    <w:p w:rsidR="00000000" w:rsidDel="00000000" w:rsidP="00000000" w:rsidRDefault="00000000" w:rsidRPr="00000000" w14:paraId="00001630">
      <w:pPr>
        <w:spacing w:after="240" w:befor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A </w:t>
        </w:r>
      </w:ins>
      <w:ins w:author="Brian Nosek" w:id="72" w:date="2025-07-18T11:24:00Z">
        <w:r w:rsidDel="00000000" w:rsidR="00000000" w:rsidRPr="00000000">
          <w:fldChar w:fldCharType="begin"/>
        </w:r>
        <w:r w:rsidDel="00000000" w:rsidR="00000000" w:rsidRPr="00000000">
          <w:instrText xml:space="preserve">HYPERLINK "https://docs.google.com/spreadsheets/d/1KBdGqBUOz5zAMA-Mgv0XPgfzAkJrz28Ikd49jFyc2XA/edit?gid=1215742485#gid=1215742485"</w:instrText>
        </w:r>
        <w:r w:rsidDel="00000000" w:rsidR="00000000" w:rsidRPr="00000000">
          <w:fldChar w:fldCharType="separate"/>
        </w:r>
        <w:r w:rsidDel="00000000" w:rsidR="00000000" w:rsidRPr="00000000">
          <w:rPr>
            <w:color w:val="1155cc"/>
            <w:u w:val="single"/>
            <w:rtl w:val="0"/>
          </w:rPr>
          <w:t xml:space="preserve">shared spreadsheet</w:t>
        </w:r>
        <w:r w:rsidDel="00000000" w:rsidR="00000000" w:rsidRPr="00000000">
          <w:fldChar w:fldCharType="end"/>
        </w:r>
      </w:ins>
      <w:ins w:author="Brian Nosek" w:id="72" w:date="2025-07-18T11:24:00Z">
        <w:r w:rsidDel="00000000" w:rsidR="00000000" w:rsidRPr="00000000">
          <w:rPr>
            <w:rtl w:val="0"/>
            <w:rPrChange w:author="Brian Nosek" w:id="73" w:date="2025-07-18T11:24:00Z">
              <w:rPr>
                <w:sz w:val="20"/>
                <w:szCs w:val="20"/>
              </w:rPr>
            </w:rPrChange>
          </w:rPr>
          <w:t xml:space="preserve"> with separate sheets for each team supported oversight of progress and identification of gaps or inconsistencies. Periodic check-ins among contributors occurred to troubleshoot problems or calibrate coding decisions.</w:t>
        </w:r>
      </w:ins>
    </w:p>
    <w:p w:rsidR="00000000" w:rsidDel="00000000" w:rsidP="00000000" w:rsidRDefault="00000000" w:rsidRPr="00000000" w14:paraId="00001631">
      <w:pPr>
        <w:spacing w:after="240" w:befor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The three independent datasets were combined into a single dataset to maximize coverage and identify potential discrepancies in coding between data sources. Obvious errors or discrepancies were resolved collaboratively. The final dataset was used for exploratory analyses relating journal policies to reproducibility success.</w:t>
        </w:r>
      </w:ins>
    </w:p>
    <w:p w:rsidR="00000000" w:rsidDel="00000000" w:rsidP="00000000" w:rsidRDefault="00000000" w:rsidRPr="00000000" w14:paraId="00001632">
      <w:pPr>
        <w:pStyle w:val="Heading3"/>
        <w:spacing w:after="240" w:before="240" w:lineRule="auto"/>
        <w:rPr>
          <w:ins w:author="Brian Nosek" w:id="72" w:date="2025-07-18T11:24:00Z"/>
          <w:rPrChange w:author="Brian Nosek" w:id="73" w:date="2025-07-18T11:24:00Z">
            <w:rPr>
              <w:sz w:val="20"/>
              <w:szCs w:val="20"/>
            </w:rPr>
          </w:rPrChange>
        </w:rPr>
      </w:pPr>
      <w:ins w:author="Brian Nosek" w:id="72" w:date="2025-07-18T11:24:00Z">
        <w:bookmarkStart w:colFirst="0" w:colLast="0" w:name="_aaudko9msh9y" w:id="67"/>
        <w:bookmarkEnd w:id="67"/>
        <w:r w:rsidDel="00000000" w:rsidR="00000000" w:rsidRPr="00000000">
          <w:rPr>
            <w:rtl w:val="0"/>
            <w:rPrChange w:author="Brian Nosek" w:id="73" w:date="2025-07-18T11:24:00Z">
              <w:rPr>
                <w:sz w:val="20"/>
                <w:szCs w:val="20"/>
              </w:rPr>
            </w:rPrChange>
          </w:rPr>
          <w:t xml:space="preserve">Team 1: Literature Review</w:t>
        </w:r>
      </w:ins>
    </w:p>
    <w:p w:rsidR="00000000" w:rsidDel="00000000" w:rsidP="00000000" w:rsidRDefault="00000000" w:rsidRPr="00000000" w14:paraId="00001633">
      <w:pPr>
        <w:spacing w:after="240" w:befor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Literature search was done systematically, using the query: </w:t>
        </w:r>
      </w:ins>
    </w:p>
    <w:p w:rsidR="00000000" w:rsidDel="00000000" w:rsidP="00000000" w:rsidRDefault="00000000" w:rsidRPr="00000000" w14:paraId="00001634">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i w:val="1"/>
            <w:rtl w:val="0"/>
            <w:rPrChange w:author="Brian Nosek" w:id="73" w:date="2025-07-18T11:24:00Z">
              <w:rPr>
                <w:sz w:val="20"/>
                <w:szCs w:val="20"/>
              </w:rPr>
            </w:rPrChange>
          </w:rPr>
          <w:t xml:space="preserve">("data shar*" OR "reproduc*" OR "replicat*") AND  ("journal policy" OR "journal policies" ) AND ("social science*")</w:t>
        </w:r>
        <w:r w:rsidDel="00000000" w:rsidR="00000000" w:rsidRPr="00000000">
          <w:rPr>
            <w:rtl w:val="0"/>
          </w:rPr>
        </w:r>
      </w:ins>
    </w:p>
    <w:p w:rsidR="00000000" w:rsidDel="00000000" w:rsidP="00000000" w:rsidRDefault="00000000" w:rsidRPr="00000000" w14:paraId="00001635">
      <w:pPr>
        <w:spacing w:after="240" w:befor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Below are the results from this systematic search:</w:t>
        </w:r>
      </w:ins>
    </w:p>
    <w:tbl>
      <w:tblPr>
        <w:tblStyle w:val="Table11"/>
        <w:tblW w:w="5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2940"/>
        <w:tblGridChange w:id="0">
          <w:tblGrid>
            <w:gridCol w:w="2220"/>
            <w:gridCol w:w="2940"/>
          </w:tblGrid>
        </w:tblGridChange>
      </w:tblGrid>
      <w:tr>
        <w:trPr>
          <w:cantSplit w:val="0"/>
          <w:tblHeader w:val="0"/>
          <w:ins w:author="Brian Nosek" w:id="72" w:date="2025-07-18T11:24:00Z"/>
        </w:trPr>
        <w:tc>
          <w:tcPr>
            <w:shd w:fill="auto" w:val="clear"/>
            <w:tcMar>
              <w:top w:w="100.0" w:type="dxa"/>
              <w:left w:w="100.0" w:type="dxa"/>
              <w:bottom w:w="100.0" w:type="dxa"/>
              <w:right w:w="100.0" w:type="dxa"/>
            </w:tcMar>
            <w:vAlign w:val="top"/>
          </w:tcPr>
          <w:p w:rsidR="00000000" w:rsidDel="00000000" w:rsidP="00000000" w:rsidRDefault="00000000" w:rsidRPr="00000000" w14:paraId="00001636">
            <w:pPr>
              <w:widowControl w:val="0"/>
              <w:spacing w:lin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Database Name</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37">
            <w:pPr>
              <w:widowControl w:val="0"/>
              <w:spacing w:lin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Number of Articles Found</w:t>
              </w:r>
            </w:ins>
          </w:p>
        </w:tc>
      </w:tr>
      <w:tr>
        <w:trPr>
          <w:cantSplit w:val="0"/>
          <w:tblHeader w:val="0"/>
          <w:ins w:author="Brian Nosek" w:id="72" w:date="2025-07-18T11:24:00Z"/>
        </w:trPr>
        <w:tc>
          <w:tcPr>
            <w:shd w:fill="auto" w:val="clear"/>
            <w:tcMar>
              <w:top w:w="100.0" w:type="dxa"/>
              <w:left w:w="100.0" w:type="dxa"/>
              <w:bottom w:w="100.0" w:type="dxa"/>
              <w:right w:w="100.0" w:type="dxa"/>
            </w:tcMar>
            <w:vAlign w:val="top"/>
          </w:tcPr>
          <w:p w:rsidR="00000000" w:rsidDel="00000000" w:rsidP="00000000" w:rsidRDefault="00000000" w:rsidRPr="00000000" w14:paraId="00001638">
            <w:pPr>
              <w:widowControl w:val="0"/>
              <w:spacing w:lin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Web of Science</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39">
            <w:pPr>
              <w:widowControl w:val="0"/>
              <w:spacing w:lin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9</w:t>
              </w:r>
            </w:ins>
          </w:p>
        </w:tc>
      </w:tr>
      <w:tr>
        <w:trPr>
          <w:cantSplit w:val="0"/>
          <w:tblHeader w:val="0"/>
          <w:ins w:author="Brian Nosek" w:id="72" w:date="2025-07-18T11:24:00Z"/>
        </w:trPr>
        <w:tc>
          <w:tcPr>
            <w:shd w:fill="auto" w:val="clear"/>
            <w:tcMar>
              <w:top w:w="100.0" w:type="dxa"/>
              <w:left w:w="100.0" w:type="dxa"/>
              <w:bottom w:w="100.0" w:type="dxa"/>
              <w:right w:w="100.0" w:type="dxa"/>
            </w:tcMar>
            <w:vAlign w:val="top"/>
          </w:tcPr>
          <w:p w:rsidR="00000000" w:rsidDel="00000000" w:rsidP="00000000" w:rsidRDefault="00000000" w:rsidRPr="00000000" w14:paraId="0000163A">
            <w:pPr>
              <w:widowControl w:val="0"/>
              <w:spacing w:lin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Google Scholar</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3B">
            <w:pPr>
              <w:widowControl w:val="0"/>
              <w:spacing w:lin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61</w:t>
              </w:r>
            </w:ins>
          </w:p>
        </w:tc>
      </w:tr>
      <w:tr>
        <w:trPr>
          <w:cantSplit w:val="0"/>
          <w:tblHeader w:val="0"/>
          <w:ins w:author="Brian Nosek" w:id="72" w:date="2025-07-18T11:24:00Z"/>
        </w:trPr>
        <w:tc>
          <w:tcPr>
            <w:shd w:fill="auto" w:val="clear"/>
            <w:tcMar>
              <w:top w:w="100.0" w:type="dxa"/>
              <w:left w:w="100.0" w:type="dxa"/>
              <w:bottom w:w="100.0" w:type="dxa"/>
              <w:right w:w="100.0" w:type="dxa"/>
            </w:tcMar>
            <w:vAlign w:val="top"/>
          </w:tcPr>
          <w:p w:rsidR="00000000" w:rsidDel="00000000" w:rsidP="00000000" w:rsidRDefault="00000000" w:rsidRPr="00000000" w14:paraId="0000163C">
            <w:pPr>
              <w:widowControl w:val="0"/>
              <w:spacing w:lin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Scopus</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3D">
            <w:pPr>
              <w:widowControl w:val="0"/>
              <w:spacing w:lin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9</w:t>
              </w:r>
            </w:ins>
          </w:p>
        </w:tc>
      </w:tr>
      <w:tr>
        <w:trPr>
          <w:cantSplit w:val="0"/>
          <w:tblHeader w:val="0"/>
          <w:ins w:author="Brian Nosek" w:id="72" w:date="2025-07-18T11:24:00Z"/>
        </w:trPr>
        <w:tc>
          <w:tcPr>
            <w:shd w:fill="auto" w:val="clear"/>
            <w:tcMar>
              <w:top w:w="100.0" w:type="dxa"/>
              <w:left w:w="100.0" w:type="dxa"/>
              <w:bottom w:w="100.0" w:type="dxa"/>
              <w:right w:w="100.0" w:type="dxa"/>
            </w:tcMar>
            <w:vAlign w:val="top"/>
          </w:tcPr>
          <w:p w:rsidR="00000000" w:rsidDel="00000000" w:rsidP="00000000" w:rsidRDefault="00000000" w:rsidRPr="00000000" w14:paraId="0000163E">
            <w:pPr>
              <w:widowControl w:val="0"/>
              <w:spacing w:lin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PubMed</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3F">
            <w:pPr>
              <w:widowControl w:val="0"/>
              <w:spacing w:lin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11</w:t>
              </w:r>
            </w:ins>
          </w:p>
        </w:tc>
      </w:tr>
    </w:tbl>
    <w:p w:rsidR="00000000" w:rsidDel="00000000" w:rsidP="00000000" w:rsidRDefault="00000000" w:rsidRPr="00000000" w14:paraId="00001640">
      <w:pPr>
        <w:spacing w:after="240" w:befor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In addition to these results, we included 16 articles and 1 dataset identified outside the systematic search. These were discovered through other teams, citation tracking, or alternate search strategies. A complete list of the articles found, whether they were downloaded, and other related information can be found in </w:t>
        </w:r>
      </w:ins>
      <w:ins w:author="Brian Nosek" w:id="72" w:date="2025-07-18T11:24:00Z">
        <w:r w:rsidDel="00000000" w:rsidR="00000000" w:rsidRPr="00000000">
          <w:fldChar w:fldCharType="begin"/>
        </w:r>
        <w:r w:rsidDel="00000000" w:rsidR="00000000" w:rsidRPr="00000000">
          <w:instrText xml:space="preserve">HYPERLINK "https://docs.google.com/spreadsheets/d/1KBdGqBUOz5zAMA-Mgv0XPgfzAkJrz28Ikd49jFyc2XA/edit?gid=335619581#gid=335619581"</w:instrText>
        </w:r>
        <w:r w:rsidDel="00000000" w:rsidR="00000000" w:rsidRPr="00000000">
          <w:fldChar w:fldCharType="separate"/>
        </w:r>
        <w:r w:rsidDel="00000000" w:rsidR="00000000" w:rsidRPr="00000000">
          <w:rPr>
            <w:color w:val="1155cc"/>
            <w:u w:val="single"/>
            <w:rtl w:val="0"/>
          </w:rPr>
          <w:t xml:space="preserve">this spreadsheet</w:t>
        </w:r>
        <w:r w:rsidDel="00000000" w:rsidR="00000000" w:rsidRPr="00000000">
          <w:fldChar w:fldCharType="end"/>
        </w:r>
      </w:ins>
      <w:ins w:author="Brian Nosek" w:id="72" w:date="2025-07-18T11:24:00Z">
        <w:r w:rsidDel="00000000" w:rsidR="00000000" w:rsidRPr="00000000">
          <w:rPr>
            <w:rtl w:val="0"/>
            <w:rPrChange w:author="Brian Nosek" w:id="73" w:date="2025-07-18T11:24:00Z">
              <w:rPr>
                <w:sz w:val="20"/>
                <w:szCs w:val="20"/>
              </w:rPr>
            </w:rPrChange>
          </w:rPr>
          <w:t xml:space="preserve">.</w:t>
        </w:r>
      </w:ins>
    </w:p>
    <w:p w:rsidR="00000000" w:rsidDel="00000000" w:rsidP="00000000" w:rsidRDefault="00000000" w:rsidRPr="00000000" w14:paraId="00001641">
      <w:pPr>
        <w:spacing w:after="240" w:befor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After removing duplicates (i.e., articles appearing in more than one database), we obtained a total of 75 unique articles. Each article was reviewed to determine whether it addressed data-sharing and code-sharing policies for the journals in our list, as well as the timing of any such policy implementation. Two of the articles required obtaining a spreadsheet from the Harvard Dataverse, and another article required contact with the authors to obtain all materials. </w:t>
        </w:r>
      </w:ins>
    </w:p>
    <w:p w:rsidR="00000000" w:rsidDel="00000000" w:rsidP="00000000" w:rsidRDefault="00000000" w:rsidRPr="00000000" w14:paraId="00001642">
      <w:pPr>
        <w:spacing w:after="240" w:befor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We manually entered the relevant data codes into the spreadsheet and provided a citation to the article. We increased the certainty rating when we found multiple articles that referred to the same data point. Only those articles that contained relevant data were cited. Table S6 presents the studies that provided coding information on journal policies.</w:t>
        </w:r>
      </w:ins>
    </w:p>
    <w:p w:rsidR="00000000" w:rsidDel="00000000" w:rsidP="00000000" w:rsidRDefault="00000000" w:rsidRPr="00000000" w14:paraId="00001643">
      <w:pPr>
        <w:spacing w:after="240" w:before="240" w:lineRule="auto"/>
        <w:rPr>
          <w:ins w:author="Brian Nosek" w:id="72" w:date="2025-07-18T11:24:00Z"/>
          <w:u w:val="single"/>
          <w:rPrChange w:author="Brian Nosek" w:id="73" w:date="2025-07-18T11:24:00Z">
            <w:rPr>
              <w:sz w:val="20"/>
              <w:szCs w:val="20"/>
            </w:rPr>
          </w:rPrChange>
        </w:rPr>
      </w:pPr>
      <w:ins w:author="Brian Nosek" w:id="72" w:date="2025-07-18T11:24:00Z">
        <w:r w:rsidDel="00000000" w:rsidR="00000000" w:rsidRPr="00000000">
          <w:rPr>
            <w:u w:val="single"/>
            <w:rtl w:val="0"/>
            <w:rPrChange w:author="Brian Nosek" w:id="73" w:date="2025-07-18T11:24:00Z">
              <w:rPr>
                <w:sz w:val="20"/>
                <w:szCs w:val="20"/>
              </w:rPr>
            </w:rPrChange>
          </w:rPr>
          <w:t xml:space="preserve">Table S6. Studies used for coding journal policies</w:t>
        </w:r>
      </w:ins>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315" w:hRule="atLeast"/>
          <w:tblHeader w:val="0"/>
          <w:ins w:author="Brian Nosek" w:id="72" w:date="2025-07-18T11:24:00Z"/>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644">
            <w:pPr>
              <w:widowControl w:val="0"/>
              <w:rPr>
                <w:ins w:author="Brian Nosek" w:id="72" w:date="2025-07-18T11:24:00Z"/>
                <w:sz w:val="20"/>
                <w:szCs w:val="20"/>
                <w:rPrChange w:author="Brian Nosek" w:id="73" w:date="2025-07-18T11:24:00Z">
                  <w:rPr>
                    <w:sz w:val="20"/>
                    <w:szCs w:val="20"/>
                  </w:rPr>
                </w:rPrChange>
              </w:rPr>
            </w:pPr>
            <w:ins w:author="Brian Nosek" w:id="72" w:date="2025-07-18T11:24:00Z">
              <w:r w:rsidDel="00000000" w:rsidR="00000000" w:rsidRPr="00000000">
                <w:rPr>
                  <w:sz w:val="20"/>
                  <w:szCs w:val="20"/>
                  <w:rtl w:val="0"/>
                  <w:rPrChange w:author="Brian Nosek" w:id="73" w:date="2025-07-18T11:24:00Z">
                    <w:rPr>
                      <w:sz w:val="20"/>
                      <w:szCs w:val="20"/>
                    </w:rPr>
                  </w:rPrChange>
                </w:rPr>
                <w:t xml:space="preserve">Fink, L. &amp; Marcus, J. Replication code availability over time and across fields: Evidence from the German Socio-Economic Panel. Economic Inquiry 63, 357–386 (2025).</w:t>
              </w:r>
            </w:ins>
          </w:p>
        </w:tc>
      </w:tr>
      <w:tr>
        <w:trPr>
          <w:cantSplit w:val="0"/>
          <w:trHeight w:val="315" w:hRule="atLeast"/>
          <w:tblHeader w:val="0"/>
          <w:ins w:author="Brian Nosek" w:id="72" w:date="2025-07-18T11:24:00Z"/>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645">
            <w:pPr>
              <w:widowControl w:val="0"/>
              <w:rPr>
                <w:ins w:author="Brian Nosek" w:id="72" w:date="2025-07-18T11:24:00Z"/>
                <w:sz w:val="20"/>
                <w:szCs w:val="20"/>
                <w:rPrChange w:author="Brian Nosek" w:id="73" w:date="2025-07-18T11:24:00Z">
                  <w:rPr>
                    <w:sz w:val="20"/>
                    <w:szCs w:val="20"/>
                  </w:rPr>
                </w:rPrChange>
              </w:rPr>
            </w:pPr>
            <w:ins w:author="Brian Nosek" w:id="72" w:date="2025-07-18T11:24:00Z">
              <w:r w:rsidDel="00000000" w:rsidR="00000000" w:rsidRPr="00000000">
                <w:rPr>
                  <w:sz w:val="20"/>
                  <w:szCs w:val="20"/>
                  <w:rtl w:val="0"/>
                  <w:rPrChange w:author="Brian Nosek" w:id="73" w:date="2025-07-18T11:24:00Z">
                    <w:rPr>
                      <w:sz w:val="20"/>
                      <w:szCs w:val="20"/>
                    </w:rPr>
                  </w:rPrChange>
                </w:rPr>
                <w:t xml:space="preserve">Brodeur, A., Cook, N. &amp; Neisser, C. p-Hacking, Data type and Data-Sharing Policy. The Economic Journal 134, 985–1018 (2024).</w:t>
              </w:r>
            </w:ins>
          </w:p>
        </w:tc>
      </w:tr>
      <w:tr>
        <w:trPr>
          <w:cantSplit w:val="0"/>
          <w:trHeight w:val="315" w:hRule="atLeast"/>
          <w:tblHeader w:val="0"/>
          <w:ins w:author="Brian Nosek" w:id="72" w:date="2025-07-18T11:24:00Z"/>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646">
            <w:pPr>
              <w:widowControl w:val="0"/>
              <w:rPr>
                <w:ins w:author="Brian Nosek" w:id="72" w:date="2025-07-18T11:24:00Z"/>
                <w:sz w:val="20"/>
                <w:szCs w:val="20"/>
                <w:rPrChange w:author="Brian Nosek" w:id="73" w:date="2025-07-18T11:24:00Z">
                  <w:rPr>
                    <w:sz w:val="20"/>
                    <w:szCs w:val="20"/>
                  </w:rPr>
                </w:rPrChange>
              </w:rPr>
            </w:pPr>
            <w:ins w:author="Brian Nosek" w:id="72" w:date="2025-07-18T11:24:00Z">
              <w:r w:rsidDel="00000000" w:rsidR="00000000" w:rsidRPr="00000000">
                <w:rPr>
                  <w:sz w:val="20"/>
                  <w:szCs w:val="20"/>
                  <w:rtl w:val="0"/>
                  <w:rPrChange w:author="Brian Nosek" w:id="73" w:date="2025-07-18T11:24:00Z">
                    <w:rPr>
                      <w:sz w:val="20"/>
                      <w:szCs w:val="20"/>
                    </w:rPr>
                  </w:rPrChange>
                </w:rPr>
                <w:t xml:space="preserve">Prosser, A. M. B. et al. When open data closes the door: A critical examination of the past, present and the potential future for open data guidelines in journals. British Journal of Social Psychology 62, 1635–1653 (2023).</w:t>
              </w:r>
            </w:ins>
          </w:p>
        </w:tc>
      </w:tr>
      <w:tr>
        <w:trPr>
          <w:cantSplit w:val="0"/>
          <w:trHeight w:val="315" w:hRule="atLeast"/>
          <w:tblHeader w:val="0"/>
          <w:ins w:author="Brian Nosek" w:id="72" w:date="2025-07-18T11:24:00Z"/>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647">
            <w:pPr>
              <w:widowControl w:val="0"/>
              <w:rPr>
                <w:ins w:author="Brian Nosek" w:id="72" w:date="2025-07-18T11:24:00Z"/>
                <w:sz w:val="20"/>
                <w:szCs w:val="20"/>
                <w:rPrChange w:author="Brian Nosek" w:id="73" w:date="2025-07-18T11:24:00Z">
                  <w:rPr>
                    <w:sz w:val="20"/>
                    <w:szCs w:val="20"/>
                  </w:rPr>
                </w:rPrChange>
              </w:rPr>
            </w:pPr>
            <w:ins w:author="Brian Nosek" w:id="72" w:date="2025-07-18T11:24:00Z">
              <w:r w:rsidDel="00000000" w:rsidR="00000000" w:rsidRPr="00000000">
                <w:rPr>
                  <w:sz w:val="20"/>
                  <w:szCs w:val="20"/>
                  <w:rtl w:val="0"/>
                  <w:rPrChange w:author="Brian Nosek" w:id="73" w:date="2025-07-18T11:24:00Z">
                    <w:rPr>
                      <w:sz w:val="20"/>
                      <w:szCs w:val="20"/>
                    </w:rPr>
                  </w:rPrChange>
                </w:rPr>
                <w:t xml:space="preserve">Askarov, Z., Doucouliagos, A., Doucouliagos, H. &amp; Stanley, T. D. The Significance of Data-Sharing Policy. Journal of the European Economic Association 21, 1191–1226 (2023).</w:t>
              </w:r>
            </w:ins>
          </w:p>
        </w:tc>
      </w:tr>
      <w:tr>
        <w:trPr>
          <w:cantSplit w:val="0"/>
          <w:trHeight w:val="315" w:hRule="atLeast"/>
          <w:tblHeader w:val="0"/>
          <w:ins w:author="Brian Nosek" w:id="72" w:date="2025-07-18T11:24:00Z"/>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648">
            <w:pPr>
              <w:widowControl w:val="0"/>
              <w:rPr>
                <w:ins w:author="Brian Nosek" w:id="72" w:date="2025-07-18T11:24:00Z"/>
                <w:sz w:val="20"/>
                <w:szCs w:val="20"/>
                <w:rPrChange w:author="Brian Nosek" w:id="73" w:date="2025-07-18T11:24:00Z">
                  <w:rPr>
                    <w:sz w:val="20"/>
                    <w:szCs w:val="20"/>
                  </w:rPr>
                </w:rPrChange>
              </w:rPr>
            </w:pPr>
            <w:ins w:author="Brian Nosek" w:id="72" w:date="2025-07-18T11:24:00Z">
              <w:r w:rsidDel="00000000" w:rsidR="00000000" w:rsidRPr="00000000">
                <w:rPr>
                  <w:sz w:val="20"/>
                  <w:szCs w:val="20"/>
                  <w:rtl w:val="0"/>
                  <w:rPrChange w:author="Brian Nosek" w:id="73" w:date="2025-07-18T11:24:00Z">
                    <w:rPr>
                      <w:sz w:val="20"/>
                      <w:szCs w:val="20"/>
                    </w:rPr>
                  </w:rPrChange>
                </w:rPr>
                <w:t xml:space="preserve">McAuliff, B. D. et al. Further action toward valid science in Law and Human Behavior: Requiring open data, analytic code, and research materials. Law and Human Behavior 46, 395–397 (2022).</w:t>
              </w:r>
            </w:ins>
          </w:p>
        </w:tc>
      </w:tr>
      <w:tr>
        <w:trPr>
          <w:cantSplit w:val="0"/>
          <w:trHeight w:val="315" w:hRule="atLeast"/>
          <w:tblHeader w:val="0"/>
          <w:ins w:author="Brian Nosek" w:id="72" w:date="2025-07-18T11:24:00Z"/>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649">
            <w:pPr>
              <w:widowControl w:val="0"/>
              <w:rPr>
                <w:ins w:author="Brian Nosek" w:id="72" w:date="2025-07-18T11:24:00Z"/>
                <w:sz w:val="20"/>
                <w:szCs w:val="20"/>
                <w:rPrChange w:author="Brian Nosek" w:id="73" w:date="2025-07-18T11:24:00Z">
                  <w:rPr>
                    <w:sz w:val="20"/>
                    <w:szCs w:val="20"/>
                  </w:rPr>
                </w:rPrChange>
              </w:rPr>
            </w:pPr>
            <w:ins w:author="Brian Nosek" w:id="72" w:date="2025-07-18T11:24:00Z">
              <w:r w:rsidDel="00000000" w:rsidR="00000000" w:rsidRPr="00000000">
                <w:rPr>
                  <w:sz w:val="20"/>
                  <w:szCs w:val="20"/>
                  <w:rtl w:val="0"/>
                  <w:rPrChange w:author="Brian Nosek" w:id="73" w:date="2025-07-18T11:24:00Z">
                    <w:rPr>
                      <w:sz w:val="20"/>
                      <w:szCs w:val="20"/>
                    </w:rPr>
                  </w:rPrChange>
                </w:rPr>
                <w:t xml:space="preserve">Freedland, K. E. Health Psychology adopts Transparency and Openness Promotion (TOP) Guidelines. Health Psychol 40, 227–229 (2021).</w:t>
              </w:r>
            </w:ins>
          </w:p>
        </w:tc>
      </w:tr>
      <w:tr>
        <w:trPr>
          <w:cantSplit w:val="0"/>
          <w:trHeight w:val="315" w:hRule="atLeast"/>
          <w:tblHeader w:val="0"/>
          <w:ins w:author="Brian Nosek" w:id="72" w:date="2025-07-18T11:24:00Z"/>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64A">
            <w:pPr>
              <w:widowControl w:val="0"/>
              <w:rPr>
                <w:ins w:author="Brian Nosek" w:id="72" w:date="2025-07-18T11:24:00Z"/>
                <w:sz w:val="20"/>
                <w:szCs w:val="20"/>
                <w:rPrChange w:author="Brian Nosek" w:id="73" w:date="2025-07-18T11:24:00Z">
                  <w:rPr>
                    <w:sz w:val="20"/>
                    <w:szCs w:val="20"/>
                  </w:rPr>
                </w:rPrChange>
              </w:rPr>
            </w:pPr>
            <w:ins w:author="Brian Nosek" w:id="72" w:date="2025-07-18T11:24:00Z">
              <w:r w:rsidDel="00000000" w:rsidR="00000000" w:rsidRPr="00000000">
                <w:rPr>
                  <w:sz w:val="20"/>
                  <w:szCs w:val="20"/>
                  <w:rtl w:val="0"/>
                  <w:rPrChange w:author="Brian Nosek" w:id="73" w:date="2025-07-18T11:24:00Z">
                    <w:rPr>
                      <w:sz w:val="20"/>
                      <w:szCs w:val="20"/>
                    </w:rPr>
                  </w:rPrChange>
                </w:rPr>
                <w:t xml:space="preserve">Christensen, G., Dafoe, A., Miguel, E., Moore, D. A. &amp; Rose, A. K. A study of the impact of data sharing on article citations using journal policies as a natural experiment. PLOS ONE 14, e0225883 (2019).</w:t>
              </w:r>
            </w:ins>
          </w:p>
        </w:tc>
      </w:tr>
      <w:tr>
        <w:trPr>
          <w:cantSplit w:val="0"/>
          <w:trHeight w:val="315" w:hRule="atLeast"/>
          <w:tblHeader w:val="0"/>
          <w:ins w:author="Brian Nosek" w:id="72" w:date="2025-07-18T11:24:00Z"/>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64B">
            <w:pPr>
              <w:widowControl w:val="0"/>
              <w:rPr>
                <w:ins w:author="Brian Nosek" w:id="72" w:date="2025-07-18T11:24:00Z"/>
                <w:sz w:val="20"/>
                <w:szCs w:val="20"/>
                <w:rPrChange w:author="Brian Nosek" w:id="73" w:date="2025-07-18T11:24:00Z">
                  <w:rPr>
                    <w:sz w:val="20"/>
                    <w:szCs w:val="20"/>
                  </w:rPr>
                </w:rPrChange>
              </w:rPr>
            </w:pPr>
            <w:ins w:author="Brian Nosek" w:id="72" w:date="2025-07-18T11:24:00Z">
              <w:r w:rsidDel="00000000" w:rsidR="00000000" w:rsidRPr="00000000">
                <w:rPr>
                  <w:sz w:val="20"/>
                  <w:szCs w:val="20"/>
                  <w:rtl w:val="0"/>
                  <w:rPrChange w:author="Brian Nosek" w:id="73" w:date="2025-07-18T11:24:00Z">
                    <w:rPr>
                      <w:sz w:val="20"/>
                      <w:szCs w:val="20"/>
                    </w:rPr>
                  </w:rPrChange>
                </w:rPr>
                <w:t xml:space="preserve">Christensen, G. &amp; Miguel, E. Transparency, Reproducibility, and the Credibility of Economics Research. Journal of Economic Literature 56, 920–980 (2018).</w:t>
              </w:r>
            </w:ins>
          </w:p>
        </w:tc>
      </w:tr>
      <w:tr>
        <w:trPr>
          <w:cantSplit w:val="0"/>
          <w:trHeight w:val="315" w:hRule="atLeast"/>
          <w:tblHeader w:val="0"/>
          <w:ins w:author="Brian Nosek" w:id="72" w:date="2025-07-18T11:24:00Z"/>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C">
            <w:pPr>
              <w:widowControl w:val="0"/>
              <w:rPr>
                <w:ins w:author="Brian Nosek" w:id="72" w:date="2025-07-18T11:24:00Z"/>
                <w:sz w:val="20"/>
                <w:szCs w:val="20"/>
                <w:rPrChange w:author="Brian Nosek" w:id="73" w:date="2025-07-18T11:24:00Z">
                  <w:rPr>
                    <w:sz w:val="20"/>
                    <w:szCs w:val="20"/>
                  </w:rPr>
                </w:rPrChange>
              </w:rPr>
            </w:pPr>
            <w:ins w:author="Brian Nosek" w:id="72" w:date="2025-07-18T11:24:00Z">
              <w:r w:rsidDel="00000000" w:rsidR="00000000" w:rsidRPr="00000000">
                <w:rPr>
                  <w:sz w:val="20"/>
                  <w:szCs w:val="20"/>
                  <w:rtl w:val="0"/>
                  <w:rPrChange w:author="Brian Nosek" w:id="73" w:date="2025-07-18T11:24:00Z">
                    <w:rPr>
                      <w:sz w:val="20"/>
                      <w:szCs w:val="20"/>
                    </w:rPr>
                  </w:rPrChange>
                </w:rPr>
                <w:t xml:space="preserve">Höffler, J. H. Replication and Economics Journal Policies. American Economic Review 107, 52–55 (2017).</w:t>
              </w:r>
            </w:ins>
          </w:p>
        </w:tc>
      </w:tr>
      <w:tr>
        <w:trPr>
          <w:cantSplit w:val="0"/>
          <w:trHeight w:val="315" w:hRule="atLeast"/>
          <w:tblHeader w:val="0"/>
          <w:ins w:author="Brian Nosek" w:id="72" w:date="2025-07-18T11:24:00Z"/>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64D">
            <w:pPr>
              <w:widowControl w:val="0"/>
              <w:rPr>
                <w:ins w:author="Brian Nosek" w:id="72" w:date="2025-07-18T11:24:00Z"/>
                <w:sz w:val="20"/>
                <w:szCs w:val="20"/>
                <w:rPrChange w:author="Brian Nosek" w:id="73" w:date="2025-07-18T11:24:00Z">
                  <w:rPr>
                    <w:sz w:val="20"/>
                    <w:szCs w:val="20"/>
                  </w:rPr>
                </w:rPrChange>
              </w:rPr>
            </w:pPr>
            <w:ins w:author="Brian Nosek" w:id="72" w:date="2025-07-18T11:24:00Z">
              <w:r w:rsidDel="00000000" w:rsidR="00000000" w:rsidRPr="00000000">
                <w:rPr>
                  <w:sz w:val="20"/>
                  <w:szCs w:val="20"/>
                  <w:rtl w:val="0"/>
                  <w:rPrChange w:author="Brian Nosek" w:id="73" w:date="2025-07-18T11:24:00Z">
                    <w:rPr>
                      <w:sz w:val="20"/>
                      <w:szCs w:val="20"/>
                    </w:rPr>
                  </w:rPrChange>
                </w:rPr>
                <w:t xml:space="preserve">Fidler, F. et al. Metaresearch for Evaluating Reproducibility in Ecology and Evolution. BioScience 67, 282–289 (2017).</w:t>
              </w:r>
            </w:ins>
          </w:p>
        </w:tc>
      </w:tr>
      <w:tr>
        <w:trPr>
          <w:cantSplit w:val="0"/>
          <w:trHeight w:val="315" w:hRule="atLeast"/>
          <w:tblHeader w:val="0"/>
          <w:ins w:author="Brian Nosek" w:id="72" w:date="2025-07-18T11:24:00Z"/>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64E">
            <w:pPr>
              <w:widowControl w:val="0"/>
              <w:rPr>
                <w:ins w:author="Brian Nosek" w:id="72" w:date="2025-07-18T11:24:00Z"/>
                <w:sz w:val="20"/>
                <w:szCs w:val="20"/>
                <w:rPrChange w:author="Brian Nosek" w:id="73" w:date="2025-07-18T11:24:00Z">
                  <w:rPr>
                    <w:sz w:val="20"/>
                    <w:szCs w:val="20"/>
                  </w:rPr>
                </w:rPrChange>
              </w:rPr>
            </w:pPr>
            <w:ins w:author="Brian Nosek" w:id="72" w:date="2025-07-18T11:24:00Z">
              <w:r w:rsidDel="00000000" w:rsidR="00000000" w:rsidRPr="00000000">
                <w:rPr>
                  <w:sz w:val="20"/>
                  <w:szCs w:val="20"/>
                  <w:rtl w:val="0"/>
                  <w:rPrChange w:author="Brian Nosek" w:id="73" w:date="2025-07-18T11:24:00Z">
                    <w:rPr>
                      <w:sz w:val="20"/>
                      <w:szCs w:val="20"/>
                    </w:rPr>
                  </w:rPrChange>
                </w:rPr>
                <w:t xml:space="preserve">Crosas, M. et al. Replication Data for: Data policies of highly-ranked social science journals. Harvard Dataverse</w:t>
              </w:r>
            </w:ins>
            <w:ins w:author="Brian Nosek" w:id="72" w:date="2025-07-18T11:24:00Z">
              <w:r w:rsidDel="00000000" w:rsidR="00000000" w:rsidRPr="00000000">
                <w:fldChar w:fldCharType="begin"/>
              </w:r>
              <w:r w:rsidDel="00000000" w:rsidR="00000000" w:rsidRPr="00000000">
                <w:instrText xml:space="preserve">HYPERLINK "https://doi.org/10.7910/DVN/CZYY1N"</w:instrText>
              </w:r>
              <w:r w:rsidDel="00000000" w:rsidR="00000000" w:rsidRPr="00000000">
                <w:fldChar w:fldCharType="separate"/>
              </w:r>
              <w:r w:rsidDel="00000000" w:rsidR="00000000" w:rsidRPr="00000000">
                <w:rPr>
                  <w:sz w:val="20"/>
                  <w:szCs w:val="20"/>
                  <w:rtl w:val="0"/>
                </w:rPr>
                <w:t xml:space="preserve"> </w:t>
              </w:r>
              <w:r w:rsidDel="00000000" w:rsidR="00000000" w:rsidRPr="00000000">
                <w:fldChar w:fldCharType="end"/>
              </w:r>
            </w:ins>
            <w:ins w:author="Brian Nosek" w:id="72" w:date="2025-07-18T11:24:00Z"/>
            <w:ins w:author="Brian Nosek" w:id="72" w:date="2025-07-18T11:24:00Z">
              <w:r w:rsidDel="00000000" w:rsidR="00000000" w:rsidRPr="00000000">
                <w:fldChar w:fldCharType="begin"/>
              </w:r>
              <w:r w:rsidDel="00000000" w:rsidR="00000000" w:rsidRPr="00000000">
                <w:instrText xml:space="preserve">HYPERLINK "https://doi.org/10.7910/DVN/CZYY1N"</w:instrText>
              </w:r>
              <w:r w:rsidDel="00000000" w:rsidR="00000000" w:rsidRPr="00000000">
                <w:fldChar w:fldCharType="separate"/>
              </w:r>
              <w:r w:rsidDel="00000000" w:rsidR="00000000" w:rsidRPr="00000000">
                <w:rPr>
                  <w:color w:val="1155cc"/>
                  <w:sz w:val="20"/>
                  <w:szCs w:val="20"/>
                  <w:u w:val="single"/>
                  <w:rtl w:val="0"/>
                </w:rPr>
                <w:t xml:space="preserve">https://doi.org/10.7910/DVN/CZYY1N</w:t>
              </w:r>
              <w:r w:rsidDel="00000000" w:rsidR="00000000" w:rsidRPr="00000000">
                <w:fldChar w:fldCharType="end"/>
              </w:r>
            </w:ins>
            <w:ins w:author="Brian Nosek" w:id="72" w:date="2025-07-18T11:24:00Z">
              <w:r w:rsidDel="00000000" w:rsidR="00000000" w:rsidRPr="00000000">
                <w:rPr>
                  <w:sz w:val="20"/>
                  <w:szCs w:val="20"/>
                  <w:rtl w:val="0"/>
                  <w:rPrChange w:author="Brian Nosek" w:id="73" w:date="2025-07-18T11:24:00Z">
                    <w:rPr>
                      <w:sz w:val="20"/>
                      <w:szCs w:val="20"/>
                    </w:rPr>
                  </w:rPrChange>
                </w:rPr>
                <w:t xml:space="preserve"> (2017).</w:t>
              </w:r>
            </w:ins>
          </w:p>
        </w:tc>
      </w:tr>
      <w:tr>
        <w:trPr>
          <w:cantSplit w:val="0"/>
          <w:trHeight w:val="315" w:hRule="atLeast"/>
          <w:tblHeader w:val="0"/>
          <w:ins w:author="Brian Nosek" w:id="72" w:date="2025-07-18T11:24:00Z"/>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64F">
            <w:pPr>
              <w:widowControl w:val="0"/>
              <w:rPr>
                <w:ins w:author="Brian Nosek" w:id="72" w:date="2025-07-18T11:24:00Z"/>
                <w:sz w:val="20"/>
                <w:szCs w:val="20"/>
                <w:rPrChange w:author="Brian Nosek" w:id="73" w:date="2025-07-18T11:24:00Z">
                  <w:rPr>
                    <w:sz w:val="20"/>
                    <w:szCs w:val="20"/>
                  </w:rPr>
                </w:rPrChange>
              </w:rPr>
            </w:pPr>
            <w:ins w:author="Brian Nosek" w:id="72" w:date="2025-07-18T11:24:00Z">
              <w:r w:rsidDel="00000000" w:rsidR="00000000" w:rsidRPr="00000000">
                <w:rPr>
                  <w:sz w:val="20"/>
                  <w:szCs w:val="20"/>
                  <w:rtl w:val="0"/>
                  <w:rPrChange w:author="Brian Nosek" w:id="73" w:date="2025-07-18T11:24:00Z">
                    <w:rPr>
                      <w:sz w:val="20"/>
                      <w:szCs w:val="20"/>
                    </w:rPr>
                  </w:rPrChange>
                </w:rPr>
                <w:t xml:space="preserve">Gleditsch, N. P. &amp; Janz, N. Replication in International Relations. International Studies Perspectives 17, 361–366 (2016).</w:t>
              </w:r>
            </w:ins>
          </w:p>
        </w:tc>
      </w:tr>
      <w:tr>
        <w:trPr>
          <w:cantSplit w:val="0"/>
          <w:trHeight w:val="315" w:hRule="atLeast"/>
          <w:tblHeader w:val="0"/>
          <w:ins w:author="Brian Nosek" w:id="72" w:date="2025-07-18T11:24:00Z"/>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650">
            <w:pPr>
              <w:widowControl w:val="0"/>
              <w:rPr>
                <w:ins w:author="Brian Nosek" w:id="72" w:date="2025-07-18T11:24:00Z"/>
                <w:sz w:val="20"/>
                <w:szCs w:val="20"/>
                <w:rPrChange w:author="Brian Nosek" w:id="73" w:date="2025-07-18T11:24:00Z">
                  <w:rPr>
                    <w:sz w:val="20"/>
                    <w:szCs w:val="20"/>
                  </w:rPr>
                </w:rPrChange>
              </w:rPr>
            </w:pPr>
            <w:ins w:author="Brian Nosek" w:id="72" w:date="2025-07-18T11:24:00Z">
              <w:r w:rsidDel="00000000" w:rsidR="00000000" w:rsidRPr="00000000">
                <w:rPr>
                  <w:sz w:val="20"/>
                  <w:szCs w:val="20"/>
                  <w:rtl w:val="0"/>
                  <w:rPrChange w:author="Brian Nosek" w:id="73" w:date="2025-07-18T11:24:00Z">
                    <w:rPr>
                      <w:sz w:val="20"/>
                      <w:szCs w:val="20"/>
                    </w:rPr>
                  </w:rPrChange>
                </w:rPr>
                <w:t xml:space="preserve">O’Reilly, R., Herndon, J. &amp; O’Reilly, R. Data Sharing Policies in Social Sciences Academic Journals: Evolving Expectations of Data Sharing as a Form of Scholarly Communication. UNC Dataverse</w:t>
              </w:r>
            </w:ins>
            <w:ins w:author="Brian Nosek" w:id="72" w:date="2025-07-18T11:24:00Z">
              <w:r w:rsidDel="00000000" w:rsidR="00000000" w:rsidRPr="00000000">
                <w:fldChar w:fldCharType="begin"/>
              </w:r>
              <w:r w:rsidDel="00000000" w:rsidR="00000000" w:rsidRPr="00000000">
                <w:instrText xml:space="preserve">HYPERLINK "https://doi.org/10.15139/S3/12157"</w:instrText>
              </w:r>
              <w:r w:rsidDel="00000000" w:rsidR="00000000" w:rsidRPr="00000000">
                <w:fldChar w:fldCharType="separate"/>
              </w:r>
              <w:r w:rsidDel="00000000" w:rsidR="00000000" w:rsidRPr="00000000">
                <w:rPr>
                  <w:sz w:val="20"/>
                  <w:szCs w:val="20"/>
                  <w:rtl w:val="0"/>
                </w:rPr>
                <w:t xml:space="preserve"> </w:t>
              </w:r>
              <w:r w:rsidDel="00000000" w:rsidR="00000000" w:rsidRPr="00000000">
                <w:fldChar w:fldCharType="end"/>
              </w:r>
            </w:ins>
            <w:ins w:author="Brian Nosek" w:id="72" w:date="2025-07-18T11:24:00Z"/>
            <w:ins w:author="Brian Nosek" w:id="72" w:date="2025-07-18T11:24:00Z">
              <w:r w:rsidDel="00000000" w:rsidR="00000000" w:rsidRPr="00000000">
                <w:fldChar w:fldCharType="begin"/>
              </w:r>
              <w:r w:rsidDel="00000000" w:rsidR="00000000" w:rsidRPr="00000000">
                <w:instrText xml:space="preserve">HYPERLINK "https://doi.org/10.15139/S3/12157"</w:instrText>
              </w:r>
              <w:r w:rsidDel="00000000" w:rsidR="00000000" w:rsidRPr="00000000">
                <w:fldChar w:fldCharType="separate"/>
              </w:r>
              <w:r w:rsidDel="00000000" w:rsidR="00000000" w:rsidRPr="00000000">
                <w:rPr>
                  <w:color w:val="1155cc"/>
                  <w:sz w:val="20"/>
                  <w:szCs w:val="20"/>
                  <w:u w:val="single"/>
                  <w:rtl w:val="0"/>
                </w:rPr>
                <w:t xml:space="preserve">https://doi.org/10.15139/S3/12157</w:t>
              </w:r>
              <w:r w:rsidDel="00000000" w:rsidR="00000000" w:rsidRPr="00000000">
                <w:fldChar w:fldCharType="end"/>
              </w:r>
            </w:ins>
            <w:ins w:author="Brian Nosek" w:id="72" w:date="2025-07-18T11:24:00Z">
              <w:r w:rsidDel="00000000" w:rsidR="00000000" w:rsidRPr="00000000">
                <w:rPr>
                  <w:sz w:val="20"/>
                  <w:szCs w:val="20"/>
                  <w:rtl w:val="0"/>
                  <w:rPrChange w:author="Brian Nosek" w:id="73" w:date="2025-07-18T11:24:00Z">
                    <w:rPr>
                      <w:sz w:val="20"/>
                      <w:szCs w:val="20"/>
                    </w:rPr>
                  </w:rPrChange>
                </w:rPr>
                <w:t xml:space="preserve"> (2015).</w:t>
              </w:r>
            </w:ins>
          </w:p>
        </w:tc>
      </w:tr>
      <w:tr>
        <w:trPr>
          <w:cantSplit w:val="0"/>
          <w:trHeight w:val="315" w:hRule="atLeast"/>
          <w:tblHeader w:val="0"/>
          <w:ins w:author="Brian Nosek" w:id="72" w:date="2025-07-18T11:24:00Z"/>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651">
            <w:pPr>
              <w:widowControl w:val="0"/>
              <w:rPr>
                <w:ins w:author="Brian Nosek" w:id="72" w:date="2025-07-18T11:24:00Z"/>
                <w:sz w:val="20"/>
                <w:szCs w:val="20"/>
                <w:rPrChange w:author="Brian Nosek" w:id="73" w:date="2025-07-18T11:24:00Z">
                  <w:rPr>
                    <w:sz w:val="20"/>
                    <w:szCs w:val="20"/>
                  </w:rPr>
                </w:rPrChange>
              </w:rPr>
            </w:pPr>
            <w:ins w:author="Brian Nosek" w:id="72" w:date="2025-07-18T11:24:00Z">
              <w:r w:rsidDel="00000000" w:rsidR="00000000" w:rsidRPr="00000000">
                <w:rPr>
                  <w:sz w:val="20"/>
                  <w:szCs w:val="20"/>
                  <w:rtl w:val="0"/>
                  <w:rPrChange w:author="Brian Nosek" w:id="73" w:date="2025-07-18T11:24:00Z">
                    <w:rPr>
                      <w:sz w:val="20"/>
                      <w:szCs w:val="20"/>
                    </w:rPr>
                  </w:rPrChange>
                </w:rPr>
                <w:t xml:space="preserve">Herndon, J. &amp; O’Reilly, R. Data Sharing Policies in Social Sciences Academic Journals: Evolving Expectations of Data Sharing as a Form of Scholarly Communication. in Databrarianship: The Academic Data Librarian in Theory and Practice (eds. Kellam, L. &amp; Thompson, K.) (American Library Association, Chicago, IL, 2015).</w:t>
              </w:r>
            </w:ins>
          </w:p>
        </w:tc>
      </w:tr>
    </w:tbl>
    <w:p w:rsidR="00000000" w:rsidDel="00000000" w:rsidP="00000000" w:rsidRDefault="00000000" w:rsidRPr="00000000" w14:paraId="00001652">
      <w:pPr>
        <w:pStyle w:val="Heading3"/>
        <w:spacing w:after="240" w:before="240" w:lineRule="auto"/>
        <w:rPr>
          <w:ins w:author="Brian Nosek" w:id="72" w:date="2025-07-18T11:24:00Z"/>
          <w:rPrChange w:author="Brian Nosek" w:id="73" w:date="2025-07-18T11:24:00Z">
            <w:rPr>
              <w:sz w:val="20"/>
              <w:szCs w:val="20"/>
            </w:rPr>
          </w:rPrChange>
        </w:rPr>
      </w:pPr>
      <w:ins w:author="Brian Nosek" w:id="72" w:date="2025-07-18T11:24:00Z">
        <w:bookmarkStart w:colFirst="0" w:colLast="0" w:name="_2y49oeal5evh" w:id="68"/>
        <w:bookmarkEnd w:id="68"/>
        <w:r w:rsidDel="00000000" w:rsidR="00000000" w:rsidRPr="00000000">
          <w:rPr>
            <w:rtl w:val="0"/>
            <w:rPrChange w:author="Brian Nosek" w:id="73" w:date="2025-07-18T11:24:00Z">
              <w:rPr>
                <w:sz w:val="20"/>
                <w:szCs w:val="20"/>
              </w:rPr>
            </w:rPrChange>
          </w:rPr>
          <w:t xml:space="preserve">Team 2: Outreach to journals</w:t>
        </w:r>
      </w:ins>
    </w:p>
    <w:p w:rsidR="00000000" w:rsidDel="00000000" w:rsidP="00000000" w:rsidRDefault="00000000" w:rsidRPr="00000000" w14:paraId="00001653">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We gathered contact information for journal editors and/or staff. A researcher from our collaborative team contacted the representatives from each journal personally after adapting the template email below for the particular journal. We sent up to two reminders, one from the original sender, and a second from the team’s principal investigator who was cc’ed on the original email. </w:t>
        </w:r>
      </w:ins>
    </w:p>
    <w:p w:rsidR="00000000" w:rsidDel="00000000" w:rsidP="00000000" w:rsidRDefault="00000000" w:rsidRPr="00000000" w14:paraId="00001654">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
        </w:r>
      </w:ins>
    </w:p>
    <w:p w:rsidR="00000000" w:rsidDel="00000000" w:rsidP="00000000" w:rsidRDefault="00000000" w:rsidRPr="00000000" w14:paraId="00001655">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Email Template</w:t>
        </w:r>
      </w:ins>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ins w:author="Brian Nosek" w:id="72" w:date="2025-07-18T11:24:00Z"/>
        </w:trPr>
        <w:tc>
          <w:tcPr>
            <w:shd w:fill="auto" w:val="clear"/>
            <w:tcMar>
              <w:top w:w="100.0" w:type="dxa"/>
              <w:left w:w="100.0" w:type="dxa"/>
              <w:bottom w:w="100.0" w:type="dxa"/>
              <w:right w:w="100.0" w:type="dxa"/>
            </w:tcMar>
            <w:vAlign w:val="top"/>
          </w:tcPr>
          <w:p w:rsidR="00000000" w:rsidDel="00000000" w:rsidP="00000000" w:rsidRDefault="00000000" w:rsidRPr="00000000" w14:paraId="00001656">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Dear [recipient], </w:t>
              </w:r>
            </w:ins>
          </w:p>
          <w:p w:rsidR="00000000" w:rsidDel="00000000" w:rsidP="00000000" w:rsidRDefault="00000000" w:rsidRPr="00000000" w14:paraId="00001657">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I am writing to request information about the transparency policies at </w:t>
              </w:r>
              <w:r w:rsidDel="00000000" w:rsidR="00000000" w:rsidRPr="00000000">
                <w:rPr>
                  <w:rFonts w:ascii="Calibri" w:cs="Calibri" w:eastAsia="Calibri" w:hAnsi="Calibri"/>
                  <w:i w:val="1"/>
                  <w:color w:val="222222"/>
                  <w:rtl w:val="0"/>
                  <w:rPrChange w:author="Brian Nosek" w:id="73" w:date="2025-07-18T11:24:00Z">
                    <w:rPr>
                      <w:sz w:val="20"/>
                      <w:szCs w:val="20"/>
                    </w:rPr>
                  </w:rPrChange>
                </w:rPr>
                <w:t xml:space="preserve">[journal name].</w:t>
              </w:r>
              <w:r w:rsidDel="00000000" w:rsidR="00000000" w:rsidRPr="00000000">
                <w:rPr>
                  <w:rFonts w:ascii="Calibri" w:cs="Calibri" w:eastAsia="Calibri" w:hAnsi="Calibri"/>
                  <w:color w:val="222222"/>
                  <w:rtl w:val="0"/>
                  <w:rPrChange w:author="Brian Nosek" w:id="73" w:date="2025-07-18T11:24:00Z">
                    <w:rPr>
                      <w:sz w:val="20"/>
                      <w:szCs w:val="20"/>
                    </w:rPr>
                  </w:rPrChange>
                </w:rPr>
                <w:t xml:space="preserve"> I am part of a team led by Brian Nosek, Executive Director of the Center for Open Science. We are in the final stages of a large-scale investigation examining how journal policies are related to research reproducibility. As part of this project, we are collecting information on relevant practices at top journals.</w:t>
              </w:r>
            </w:ins>
          </w:p>
          <w:p w:rsidR="00000000" w:rsidDel="00000000" w:rsidP="00000000" w:rsidRDefault="00000000" w:rsidRPr="00000000" w14:paraId="00001658">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r>
            </w:ins>
          </w:p>
          <w:p w:rsidR="00000000" w:rsidDel="00000000" w:rsidP="00000000" w:rsidRDefault="00000000" w:rsidRPr="00000000" w14:paraId="00001659">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Could you please take a minute to answer the seven questions below? You can do that by replying to this email and either ticking the associated boxes or supplying the requisite information in the space provided. I greatly appreciate your assistance.</w:t>
              </w:r>
            </w:ins>
          </w:p>
          <w:p w:rsidR="00000000" w:rsidDel="00000000" w:rsidP="00000000" w:rsidRDefault="00000000" w:rsidRPr="00000000" w14:paraId="0000165A">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r>
            </w:ins>
          </w:p>
          <w:p w:rsidR="00000000" w:rsidDel="00000000" w:rsidP="00000000" w:rsidRDefault="00000000" w:rsidRPr="00000000" w14:paraId="0000165B">
            <w:pPr>
              <w:shd w:fill="ffffff" w:val="clear"/>
              <w:spacing w:line="240" w:lineRule="auto"/>
              <w:jc w:val="center"/>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165C">
            <w:pPr>
              <w:shd w:fill="ffffff" w:val="clear"/>
              <w:spacing w:line="240" w:lineRule="auto"/>
              <w:rPr>
                <w:ins w:author="Brian Nosek" w:id="72" w:date="2025-07-18T11:24:00Z"/>
                <w:rFonts w:ascii="Calibri" w:cs="Calibri" w:eastAsia="Calibri" w:hAnsi="Calibri"/>
                <w:b w:val="1"/>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b w:val="1"/>
                  <w:color w:val="222222"/>
                  <w:rtl w:val="0"/>
                  <w:rPrChange w:author="Brian Nosek" w:id="73" w:date="2025-07-18T11:24:00Z">
                    <w:rPr>
                      <w:sz w:val="20"/>
                      <w:szCs w:val="20"/>
                    </w:rPr>
                  </w:rPrChange>
                </w:rPr>
                <w:t xml:space="preserve">Question 1 (RE: Data Availability Policy)</w:t>
              </w:r>
            </w:ins>
          </w:p>
          <w:p w:rsidR="00000000" w:rsidDel="00000000" w:rsidP="00000000" w:rsidRDefault="00000000" w:rsidRPr="00000000" w14:paraId="0000165D">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How does the journal handle availability of </w:t>
              </w:r>
              <w:r w:rsidDel="00000000" w:rsidR="00000000" w:rsidRPr="00000000">
                <w:rPr>
                  <w:rFonts w:ascii="Calibri" w:cs="Calibri" w:eastAsia="Calibri" w:hAnsi="Calibri"/>
                  <w:b w:val="1"/>
                  <w:color w:val="222222"/>
                  <w:rtl w:val="0"/>
                  <w:rPrChange w:author="Brian Nosek" w:id="73" w:date="2025-07-18T11:24:00Z">
                    <w:rPr>
                      <w:sz w:val="20"/>
                      <w:szCs w:val="20"/>
                    </w:rPr>
                  </w:rPrChange>
                </w:rPr>
                <w:t xml:space="preserve">data</w:t>
              </w:r>
              <w:r w:rsidDel="00000000" w:rsidR="00000000" w:rsidRPr="00000000">
                <w:rPr>
                  <w:rFonts w:ascii="Calibri" w:cs="Calibri" w:eastAsia="Calibri" w:hAnsi="Calibri"/>
                  <w:color w:val="222222"/>
                  <w:rtl w:val="0"/>
                  <w:rPrChange w:author="Brian Nosek" w:id="73" w:date="2025-07-18T11:24:00Z">
                    <w:rPr>
                      <w:sz w:val="20"/>
                      <w:szCs w:val="20"/>
                    </w:rPr>
                  </w:rPrChange>
                </w:rPr>
                <w:t xml:space="preserve">?</w:t>
                <w:br w:type="textWrapping"/>
                <w:t xml:space="preserve">(Tick one option.)</w:t>
              </w:r>
            </w:ins>
          </w:p>
          <w:p w:rsidR="00000000" w:rsidDel="00000000" w:rsidP="00000000" w:rsidRDefault="00000000" w:rsidRPr="00000000" w14:paraId="0000165E">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tab/>
                <w:t xml:space="preserve">The journal requires authors to submit data, which are then hosted directly on the journal’s website alongside the article.</w:t>
              </w:r>
            </w:ins>
          </w:p>
          <w:p w:rsidR="00000000" w:rsidDel="00000000" w:rsidP="00000000" w:rsidRDefault="00000000" w:rsidRPr="00000000" w14:paraId="0000165F">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tab/>
                <w:t xml:space="preserve">The journal requires authors to deposit data and materials in a third-party public repository (e.g., OSF, Dataverse, Dryad) and provide a link.</w:t>
              </w:r>
            </w:ins>
          </w:p>
          <w:p w:rsidR="00000000" w:rsidDel="00000000" w:rsidP="00000000" w:rsidRDefault="00000000" w:rsidRPr="00000000" w14:paraId="00001660">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tab/>
                <w:t xml:space="preserve">The journal encourages but does not require authors to make data available.</w:t>
              </w:r>
            </w:ins>
          </w:p>
          <w:p w:rsidR="00000000" w:rsidDel="00000000" w:rsidP="00000000" w:rsidRDefault="00000000" w:rsidRPr="00000000" w14:paraId="00001661">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tab/>
                <w:t xml:space="preserve">The journal has no stated policy regarding availability of data.</w:t>
              </w:r>
            </w:ins>
          </w:p>
          <w:p w:rsidR="00000000" w:rsidDel="00000000" w:rsidP="00000000" w:rsidRDefault="00000000" w:rsidRPr="00000000" w14:paraId="00001662">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r>
            </w:ins>
          </w:p>
          <w:p w:rsidR="00000000" w:rsidDel="00000000" w:rsidP="00000000" w:rsidRDefault="00000000" w:rsidRPr="00000000" w14:paraId="00001663">
            <w:pPr>
              <w:shd w:fill="ffffff" w:val="clear"/>
              <w:spacing w:line="240" w:lineRule="auto"/>
              <w:jc w:val="center"/>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1664">
            <w:pPr>
              <w:shd w:fill="ffffff" w:val="clear"/>
              <w:spacing w:line="240" w:lineRule="auto"/>
              <w:rPr>
                <w:ins w:author="Brian Nosek" w:id="72" w:date="2025-07-18T11:24:00Z"/>
                <w:rFonts w:ascii="Calibri" w:cs="Calibri" w:eastAsia="Calibri" w:hAnsi="Calibri"/>
                <w:b w:val="1"/>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b w:val="1"/>
                  <w:color w:val="222222"/>
                  <w:rtl w:val="0"/>
                  <w:rPrChange w:author="Brian Nosek" w:id="73" w:date="2025-07-18T11:24:00Z">
                    <w:rPr>
                      <w:sz w:val="20"/>
                      <w:szCs w:val="20"/>
                    </w:rPr>
                  </w:rPrChange>
                </w:rPr>
                <w:t xml:space="preserve">Question 2 (RE: Data Availability Policy)</w:t>
              </w:r>
            </w:ins>
          </w:p>
          <w:p w:rsidR="00000000" w:rsidDel="00000000" w:rsidP="00000000" w:rsidRDefault="00000000" w:rsidRPr="00000000" w14:paraId="00001665">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When did the current policy go into effect?</w:t>
              </w:r>
            </w:ins>
          </w:p>
          <w:p w:rsidR="00000000" w:rsidDel="00000000" w:rsidP="00000000" w:rsidRDefault="00000000" w:rsidRPr="00000000" w14:paraId="00001666">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(Fill in the blanks below)</w:t>
              </w:r>
            </w:ins>
          </w:p>
          <w:p w:rsidR="00000000" w:rsidDel="00000000" w:rsidP="00000000" w:rsidRDefault="00000000" w:rsidRPr="00000000" w14:paraId="00001667">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r>
            </w:ins>
          </w:p>
          <w:p w:rsidR="00000000" w:rsidDel="00000000" w:rsidP="00000000" w:rsidRDefault="00000000" w:rsidRPr="00000000" w14:paraId="00001668">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YEAR = _____________ (Best guess if you are unsure)</w:t>
              </w:r>
            </w:ins>
          </w:p>
          <w:p w:rsidR="00000000" w:rsidDel="00000000" w:rsidP="00000000" w:rsidRDefault="00000000" w:rsidRPr="00000000" w14:paraId="00001669">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r>
            </w:ins>
          </w:p>
          <w:p w:rsidR="00000000" w:rsidDel="00000000" w:rsidP="00000000" w:rsidRDefault="00000000" w:rsidRPr="00000000" w14:paraId="0000166A">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CONFIDENCE = _____________</w:t>
              </w:r>
            </w:ins>
          </w:p>
          <w:p w:rsidR="00000000" w:rsidDel="00000000" w:rsidP="00000000" w:rsidRDefault="00000000" w:rsidRPr="00000000" w14:paraId="0000166B">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r>
            </w:ins>
          </w:p>
          <w:p w:rsidR="00000000" w:rsidDel="00000000" w:rsidP="00000000" w:rsidRDefault="00000000" w:rsidRPr="00000000" w14:paraId="0000166C">
            <w:pPr>
              <w:shd w:fill="ffffff" w:val="clear"/>
              <w:spacing w:line="240" w:lineRule="auto"/>
              <w:jc w:val="center"/>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166D">
            <w:pPr>
              <w:shd w:fill="ffffff" w:val="clear"/>
              <w:spacing w:line="240" w:lineRule="auto"/>
              <w:rPr>
                <w:ins w:author="Brian Nosek" w:id="72" w:date="2025-07-18T11:24:00Z"/>
                <w:rFonts w:ascii="Calibri" w:cs="Calibri" w:eastAsia="Calibri" w:hAnsi="Calibri"/>
                <w:b w:val="1"/>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b w:val="1"/>
                  <w:color w:val="222222"/>
                  <w:rtl w:val="0"/>
                  <w:rPrChange w:author="Brian Nosek" w:id="73" w:date="2025-07-18T11:24:00Z">
                    <w:rPr>
                      <w:sz w:val="20"/>
                      <w:szCs w:val="20"/>
                    </w:rPr>
                  </w:rPrChange>
                </w:rPr>
                <w:t xml:space="preserve">Question 3 (RE: Code Availability Policy)</w:t>
              </w:r>
            </w:ins>
          </w:p>
          <w:p w:rsidR="00000000" w:rsidDel="00000000" w:rsidP="00000000" w:rsidRDefault="00000000" w:rsidRPr="00000000" w14:paraId="0000166E">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How does the journal handle availability of </w:t>
              </w:r>
              <w:r w:rsidDel="00000000" w:rsidR="00000000" w:rsidRPr="00000000">
                <w:rPr>
                  <w:rFonts w:ascii="Calibri" w:cs="Calibri" w:eastAsia="Calibri" w:hAnsi="Calibri"/>
                  <w:b w:val="1"/>
                  <w:color w:val="222222"/>
                  <w:rtl w:val="0"/>
                  <w:rPrChange w:author="Brian Nosek" w:id="73" w:date="2025-07-18T11:24:00Z">
                    <w:rPr>
                      <w:sz w:val="20"/>
                      <w:szCs w:val="20"/>
                    </w:rPr>
                  </w:rPrChange>
                </w:rPr>
                <w:t xml:space="preserve">code</w:t>
              </w:r>
              <w:r w:rsidDel="00000000" w:rsidR="00000000" w:rsidRPr="00000000">
                <w:rPr>
                  <w:rFonts w:ascii="Calibri" w:cs="Calibri" w:eastAsia="Calibri" w:hAnsi="Calibri"/>
                  <w:color w:val="222222"/>
                  <w:rtl w:val="0"/>
                  <w:rPrChange w:author="Brian Nosek" w:id="73" w:date="2025-07-18T11:24:00Z">
                    <w:rPr>
                      <w:sz w:val="20"/>
                      <w:szCs w:val="20"/>
                    </w:rPr>
                  </w:rPrChange>
                </w:rPr>
                <w:t xml:space="preserve">?</w:t>
                <w:br w:type="textWrapping"/>
                <w:t xml:space="preserve">(Tick one option.)</w:t>
              </w:r>
            </w:ins>
          </w:p>
          <w:p w:rsidR="00000000" w:rsidDel="00000000" w:rsidP="00000000" w:rsidRDefault="00000000" w:rsidRPr="00000000" w14:paraId="0000166F">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tab/>
                <w:t xml:space="preserve">The journal requires authors to submit code, which is then hosted directly on the journal’s website alongside the article.</w:t>
              </w:r>
            </w:ins>
          </w:p>
          <w:p w:rsidR="00000000" w:rsidDel="00000000" w:rsidP="00000000" w:rsidRDefault="00000000" w:rsidRPr="00000000" w14:paraId="00001670">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tab/>
                <w:t xml:space="preserve">The journal requires authors to deposit code in a third-party public repository (e.g., OSF, Github, Dataverse, Dryad) and provide a link.</w:t>
              </w:r>
            </w:ins>
          </w:p>
          <w:p w:rsidR="00000000" w:rsidDel="00000000" w:rsidP="00000000" w:rsidRDefault="00000000" w:rsidRPr="00000000" w14:paraId="00001671">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tab/>
                <w:t xml:space="preserve">The journal encourages but does not require authors to make code available.</w:t>
              </w:r>
            </w:ins>
          </w:p>
          <w:p w:rsidR="00000000" w:rsidDel="00000000" w:rsidP="00000000" w:rsidRDefault="00000000" w:rsidRPr="00000000" w14:paraId="00001672">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tab/>
                <w:t xml:space="preserve">The journal has no stated policy regarding availability of code.</w:t>
              </w:r>
            </w:ins>
          </w:p>
          <w:p w:rsidR="00000000" w:rsidDel="00000000" w:rsidP="00000000" w:rsidRDefault="00000000" w:rsidRPr="00000000" w14:paraId="00001673">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r>
            </w:ins>
          </w:p>
          <w:p w:rsidR="00000000" w:rsidDel="00000000" w:rsidP="00000000" w:rsidRDefault="00000000" w:rsidRPr="00000000" w14:paraId="00001674">
            <w:pPr>
              <w:shd w:fill="ffffff" w:val="clear"/>
              <w:spacing w:line="240" w:lineRule="auto"/>
              <w:jc w:val="center"/>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1675">
            <w:pPr>
              <w:shd w:fill="ffffff" w:val="clear"/>
              <w:spacing w:line="240" w:lineRule="auto"/>
              <w:rPr>
                <w:ins w:author="Brian Nosek" w:id="72" w:date="2025-07-18T11:24:00Z"/>
                <w:rFonts w:ascii="Calibri" w:cs="Calibri" w:eastAsia="Calibri" w:hAnsi="Calibri"/>
                <w:b w:val="1"/>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b w:val="1"/>
                  <w:color w:val="222222"/>
                  <w:rtl w:val="0"/>
                  <w:rPrChange w:author="Brian Nosek" w:id="73" w:date="2025-07-18T11:24:00Z">
                    <w:rPr>
                      <w:sz w:val="20"/>
                      <w:szCs w:val="20"/>
                    </w:rPr>
                  </w:rPrChange>
                </w:rPr>
                <w:t xml:space="preserve">Question 4 (RE: Code Availability Policy)</w:t>
              </w:r>
            </w:ins>
          </w:p>
          <w:p w:rsidR="00000000" w:rsidDel="00000000" w:rsidP="00000000" w:rsidRDefault="00000000" w:rsidRPr="00000000" w14:paraId="00001676">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When did the current policy go into effect?</w:t>
              </w:r>
            </w:ins>
          </w:p>
          <w:p w:rsidR="00000000" w:rsidDel="00000000" w:rsidP="00000000" w:rsidRDefault="00000000" w:rsidRPr="00000000" w14:paraId="00001677">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(Fill in the blanks below)</w:t>
              </w:r>
            </w:ins>
          </w:p>
          <w:p w:rsidR="00000000" w:rsidDel="00000000" w:rsidP="00000000" w:rsidRDefault="00000000" w:rsidRPr="00000000" w14:paraId="00001678">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r>
            </w:ins>
          </w:p>
          <w:p w:rsidR="00000000" w:rsidDel="00000000" w:rsidP="00000000" w:rsidRDefault="00000000" w:rsidRPr="00000000" w14:paraId="00001679">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YEAR = _____________ (Best guess if you are unsure)</w:t>
              </w:r>
            </w:ins>
          </w:p>
          <w:p w:rsidR="00000000" w:rsidDel="00000000" w:rsidP="00000000" w:rsidRDefault="00000000" w:rsidRPr="00000000" w14:paraId="0000167A">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r>
            </w:ins>
          </w:p>
          <w:p w:rsidR="00000000" w:rsidDel="00000000" w:rsidP="00000000" w:rsidRDefault="00000000" w:rsidRPr="00000000" w14:paraId="0000167B">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CONFIDENCE = _____________</w:t>
              </w:r>
            </w:ins>
          </w:p>
          <w:p w:rsidR="00000000" w:rsidDel="00000000" w:rsidP="00000000" w:rsidRDefault="00000000" w:rsidRPr="00000000" w14:paraId="0000167C">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r>
            </w:ins>
          </w:p>
          <w:p w:rsidR="00000000" w:rsidDel="00000000" w:rsidP="00000000" w:rsidRDefault="00000000" w:rsidRPr="00000000" w14:paraId="0000167D">
            <w:pPr>
              <w:shd w:fill="ffffff" w:val="clear"/>
              <w:spacing w:line="240" w:lineRule="auto"/>
              <w:jc w:val="center"/>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167E">
            <w:pPr>
              <w:shd w:fill="ffffff" w:val="clear"/>
              <w:spacing w:line="240" w:lineRule="auto"/>
              <w:rPr>
                <w:ins w:author="Brian Nosek" w:id="72" w:date="2025-07-18T11:24:00Z"/>
                <w:rFonts w:ascii="Calibri" w:cs="Calibri" w:eastAsia="Calibri" w:hAnsi="Calibri"/>
                <w:b w:val="1"/>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b w:val="1"/>
                  <w:color w:val="222222"/>
                  <w:rtl w:val="0"/>
                  <w:rPrChange w:author="Brian Nosek" w:id="73" w:date="2025-07-18T11:24:00Z">
                    <w:rPr>
                      <w:sz w:val="20"/>
                      <w:szCs w:val="20"/>
                    </w:rPr>
                  </w:rPrChange>
                </w:rPr>
                <w:t xml:space="preserve">Question 5 (RE: Reproducibility Checks)</w:t>
              </w:r>
            </w:ins>
          </w:p>
          <w:p w:rsidR="00000000" w:rsidDel="00000000" w:rsidP="00000000" w:rsidRDefault="00000000" w:rsidRPr="00000000" w14:paraId="0000167F">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Does the journal conduct independent reproducibility checks of the reported results before publication?</w:t>
                <w:br w:type="textWrapping"/>
                <w:t xml:space="preserve">(Select one option.)</w:t>
              </w:r>
            </w:ins>
          </w:p>
          <w:p w:rsidR="00000000" w:rsidDel="00000000" w:rsidP="00000000" w:rsidRDefault="00000000" w:rsidRPr="00000000" w14:paraId="00001680">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r>
            </w:ins>
          </w:p>
          <w:p w:rsidR="00000000" w:rsidDel="00000000" w:rsidP="00000000" w:rsidRDefault="00000000" w:rsidRPr="00000000" w14:paraId="00001681">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tab/>
                <w:t xml:space="preserve">Yes</w:t>
              </w:r>
            </w:ins>
          </w:p>
          <w:p w:rsidR="00000000" w:rsidDel="00000000" w:rsidP="00000000" w:rsidRDefault="00000000" w:rsidRPr="00000000" w14:paraId="00001682">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tab/>
                <w:t xml:space="preserve">No</w:t>
              </w:r>
            </w:ins>
          </w:p>
          <w:p w:rsidR="00000000" w:rsidDel="00000000" w:rsidP="00000000" w:rsidRDefault="00000000" w:rsidRPr="00000000" w14:paraId="00001683">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r>
            </w:ins>
          </w:p>
          <w:p w:rsidR="00000000" w:rsidDel="00000000" w:rsidP="00000000" w:rsidRDefault="00000000" w:rsidRPr="00000000" w14:paraId="00001684">
            <w:pPr>
              <w:shd w:fill="ffffff" w:val="clear"/>
              <w:spacing w:line="240" w:lineRule="auto"/>
              <w:jc w:val="center"/>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1685">
            <w:pPr>
              <w:shd w:fill="ffffff" w:val="clear"/>
              <w:spacing w:line="240" w:lineRule="auto"/>
              <w:rPr>
                <w:ins w:author="Brian Nosek" w:id="72" w:date="2025-07-18T11:24:00Z"/>
                <w:rFonts w:ascii="Calibri" w:cs="Calibri" w:eastAsia="Calibri" w:hAnsi="Calibri"/>
                <w:b w:val="1"/>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b w:val="1"/>
                  <w:color w:val="222222"/>
                  <w:rtl w:val="0"/>
                  <w:rPrChange w:author="Brian Nosek" w:id="73" w:date="2025-07-18T11:24:00Z">
                    <w:rPr>
                      <w:sz w:val="20"/>
                      <w:szCs w:val="20"/>
                    </w:rPr>
                  </w:rPrChange>
                </w:rPr>
                <w:t xml:space="preserve">Question 6 (RE: Reproducibility Checks)</w:t>
              </w:r>
            </w:ins>
          </w:p>
          <w:p w:rsidR="00000000" w:rsidDel="00000000" w:rsidP="00000000" w:rsidRDefault="00000000" w:rsidRPr="00000000" w14:paraId="00001686">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When did the current policy go into effect?</w:t>
              </w:r>
            </w:ins>
          </w:p>
          <w:p w:rsidR="00000000" w:rsidDel="00000000" w:rsidP="00000000" w:rsidRDefault="00000000" w:rsidRPr="00000000" w14:paraId="00001687">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(Fill in the blanks below)</w:t>
              </w:r>
            </w:ins>
          </w:p>
          <w:p w:rsidR="00000000" w:rsidDel="00000000" w:rsidP="00000000" w:rsidRDefault="00000000" w:rsidRPr="00000000" w14:paraId="00001688">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r>
            </w:ins>
          </w:p>
          <w:p w:rsidR="00000000" w:rsidDel="00000000" w:rsidP="00000000" w:rsidRDefault="00000000" w:rsidRPr="00000000" w14:paraId="00001689">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YEAR = _____________ (Best guess if you are unsure)</w:t>
              </w:r>
            </w:ins>
          </w:p>
          <w:p w:rsidR="00000000" w:rsidDel="00000000" w:rsidP="00000000" w:rsidRDefault="00000000" w:rsidRPr="00000000" w14:paraId="0000168A">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r>
            </w:ins>
          </w:p>
          <w:p w:rsidR="00000000" w:rsidDel="00000000" w:rsidP="00000000" w:rsidRDefault="00000000" w:rsidRPr="00000000" w14:paraId="0000168B">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CONFIDENCE = _____________</w:t>
              </w:r>
            </w:ins>
          </w:p>
          <w:p w:rsidR="00000000" w:rsidDel="00000000" w:rsidP="00000000" w:rsidRDefault="00000000" w:rsidRPr="00000000" w14:paraId="0000168C">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r>
            </w:ins>
          </w:p>
          <w:p w:rsidR="00000000" w:rsidDel="00000000" w:rsidP="00000000" w:rsidRDefault="00000000" w:rsidRPr="00000000" w14:paraId="0000168D">
            <w:pPr>
              <w:shd w:fill="ffffff" w:val="clear"/>
              <w:spacing w:line="240" w:lineRule="auto"/>
              <w:jc w:val="center"/>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168E">
            <w:pPr>
              <w:shd w:fill="ffffff" w:val="clear"/>
              <w:spacing w:line="240" w:lineRule="auto"/>
              <w:rPr>
                <w:ins w:author="Brian Nosek" w:id="72" w:date="2025-07-18T11:24:00Z"/>
                <w:rFonts w:ascii="Calibri" w:cs="Calibri" w:eastAsia="Calibri" w:hAnsi="Calibri"/>
                <w:b w:val="1"/>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b w:val="1"/>
                  <w:color w:val="222222"/>
                  <w:rtl w:val="0"/>
                  <w:rPrChange w:author="Brian Nosek" w:id="73" w:date="2025-07-18T11:24:00Z">
                    <w:rPr>
                      <w:sz w:val="20"/>
                      <w:szCs w:val="20"/>
                    </w:rPr>
                  </w:rPrChange>
                </w:rPr>
                <w:t xml:space="preserve">Question 7 (Open ended)</w:t>
              </w:r>
            </w:ins>
          </w:p>
          <w:p w:rsidR="00000000" w:rsidDel="00000000" w:rsidP="00000000" w:rsidRDefault="00000000" w:rsidRPr="00000000" w14:paraId="0000168F">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Is there anything else that would be helpful for us to know about the journal’s transparency policies over time?</w:t>
              </w:r>
            </w:ins>
          </w:p>
          <w:p w:rsidR="00000000" w:rsidDel="00000000" w:rsidP="00000000" w:rsidRDefault="00000000" w:rsidRPr="00000000" w14:paraId="00001690">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(Write in the space below)</w:t>
              </w:r>
            </w:ins>
          </w:p>
          <w:p w:rsidR="00000000" w:rsidDel="00000000" w:rsidP="00000000" w:rsidRDefault="00000000" w:rsidRPr="00000000" w14:paraId="00001691">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r>
            </w:ins>
          </w:p>
          <w:p w:rsidR="00000000" w:rsidDel="00000000" w:rsidP="00000000" w:rsidRDefault="00000000" w:rsidRPr="00000000" w14:paraId="00001692">
            <w:pPr>
              <w:shd w:fill="ffffff" w:val="clear"/>
              <w:spacing w:line="240" w:lineRule="auto"/>
              <w:jc w:val="center"/>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1693">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r>
            </w:ins>
          </w:p>
          <w:p w:rsidR="00000000" w:rsidDel="00000000" w:rsidP="00000000" w:rsidRDefault="00000000" w:rsidRPr="00000000" w14:paraId="00001694">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It would be very helpful if we could hear a reply from you within the week.</w:t>
              </w:r>
            </w:ins>
          </w:p>
          <w:p w:rsidR="00000000" w:rsidDel="00000000" w:rsidP="00000000" w:rsidRDefault="00000000" w:rsidRPr="00000000" w14:paraId="00001695">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r>
            </w:ins>
          </w:p>
          <w:p w:rsidR="00000000" w:rsidDel="00000000" w:rsidP="00000000" w:rsidRDefault="00000000" w:rsidRPr="00000000" w14:paraId="00001696">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Please let me know if I can answer any questions about this request. Thank you for your help in providing this important information.</w:t>
              </w:r>
            </w:ins>
          </w:p>
          <w:p w:rsidR="00000000" w:rsidDel="00000000" w:rsidP="00000000" w:rsidRDefault="00000000" w:rsidRPr="00000000" w14:paraId="00001697">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 </w:t>
              </w:r>
            </w:ins>
          </w:p>
          <w:p w:rsidR="00000000" w:rsidDel="00000000" w:rsidP="00000000" w:rsidRDefault="00000000" w:rsidRPr="00000000" w14:paraId="00001698">
            <w:pPr>
              <w:shd w:fill="ffffff" w:val="clear"/>
              <w:spacing w:line="240" w:lineRule="auto"/>
              <w:rPr>
                <w:ins w:author="Brian Nosek" w:id="72" w:date="2025-07-18T11:24:00Z"/>
                <w:rFonts w:ascii="Calibri" w:cs="Calibri" w:eastAsia="Calibri" w:hAnsi="Calibri"/>
                <w:color w:val="222222"/>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Sincerely,</w:t>
              </w:r>
            </w:ins>
          </w:p>
          <w:p w:rsidR="00000000" w:rsidDel="00000000" w:rsidP="00000000" w:rsidRDefault="00000000" w:rsidRPr="00000000" w14:paraId="00001699">
            <w:pPr>
              <w:shd w:fill="ffffff" w:val="clear"/>
              <w:spacing w:lin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Fonts w:ascii="Calibri" w:cs="Calibri" w:eastAsia="Calibri" w:hAnsi="Calibri"/>
                  <w:color w:val="222222"/>
                  <w:rtl w:val="0"/>
                  <w:rPrChange w:author="Brian Nosek" w:id="73" w:date="2025-07-18T11:24:00Z">
                    <w:rPr>
                      <w:sz w:val="20"/>
                      <w:szCs w:val="20"/>
                    </w:rPr>
                  </w:rPrChange>
                </w:rPr>
                <w:t xml:space="preserve">[sender]</w:t>
              </w:r>
              <w:r w:rsidDel="00000000" w:rsidR="00000000" w:rsidRPr="00000000">
                <w:rPr>
                  <w:rtl w:val="0"/>
                </w:rPr>
              </w:r>
            </w:ins>
          </w:p>
        </w:tc>
      </w:tr>
    </w:tbl>
    <w:p w:rsidR="00000000" w:rsidDel="00000000" w:rsidP="00000000" w:rsidRDefault="00000000" w:rsidRPr="00000000" w14:paraId="0000169A">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
        </w:r>
      </w:ins>
    </w:p>
    <w:p w:rsidR="00000000" w:rsidDel="00000000" w:rsidP="00000000" w:rsidRDefault="00000000" w:rsidRPr="00000000" w14:paraId="0000169B">
      <w:pPr>
        <w:pStyle w:val="Heading3"/>
        <w:spacing w:after="240" w:before="240" w:lineRule="auto"/>
        <w:rPr>
          <w:ins w:author="Brian Nosek" w:id="72" w:date="2025-07-18T11:24:00Z"/>
          <w:rPrChange w:author="Brian Nosek" w:id="73" w:date="2025-07-18T11:24:00Z">
            <w:rPr>
              <w:sz w:val="20"/>
              <w:szCs w:val="20"/>
            </w:rPr>
          </w:rPrChange>
        </w:rPr>
      </w:pPr>
      <w:ins w:author="Brian Nosek" w:id="72" w:date="2025-07-18T11:24:00Z">
        <w:bookmarkStart w:colFirst="0" w:colLast="0" w:name="_ov75lsgwwo4u" w:id="69"/>
        <w:bookmarkEnd w:id="69"/>
        <w:r w:rsidDel="00000000" w:rsidR="00000000" w:rsidRPr="00000000">
          <w:rPr>
            <w:rtl w:val="0"/>
            <w:rPrChange w:author="Brian Nosek" w:id="73" w:date="2025-07-18T11:24:00Z">
              <w:rPr>
                <w:sz w:val="20"/>
                <w:szCs w:val="20"/>
              </w:rPr>
            </w:rPrChange>
          </w:rPr>
          <w:t xml:space="preserve">Team 3: TOP and Internet Search</w:t>
        </w:r>
      </w:ins>
    </w:p>
    <w:p w:rsidR="00000000" w:rsidDel="00000000" w:rsidP="00000000" w:rsidRDefault="00000000" w:rsidRPr="00000000" w14:paraId="0000169C">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We started our work from a TOP Factor Score datasheet, which was prepared earlier by Macie Daley in 2023 as part of the activities within the SCORE project. This sheet drew data from the TOP Factor database (</w:t>
        </w:r>
      </w:ins>
      <w:ins w:author="Brian Nosek" w:id="72" w:date="2025-07-18T11:24:00Z">
        <w:r w:rsidDel="00000000" w:rsidR="00000000" w:rsidRPr="00000000">
          <w:fldChar w:fldCharType="begin"/>
        </w:r>
        <w:r w:rsidDel="00000000" w:rsidR="00000000" w:rsidRPr="00000000">
          <w:instrText xml:space="preserve">HYPERLINK "https://www.topfactor.org/"</w:instrText>
        </w:r>
        <w:r w:rsidDel="00000000" w:rsidR="00000000" w:rsidRPr="00000000">
          <w:fldChar w:fldCharType="separate"/>
        </w:r>
        <w:r w:rsidDel="00000000" w:rsidR="00000000" w:rsidRPr="00000000">
          <w:rPr>
            <w:color w:val="1155cc"/>
            <w:u w:val="single"/>
            <w:rtl w:val="0"/>
          </w:rPr>
          <w:t xml:space="preserve">https://www.topfactor.org/</w:t>
        </w:r>
        <w:r w:rsidDel="00000000" w:rsidR="00000000" w:rsidRPr="00000000">
          <w:fldChar w:fldCharType="end"/>
        </w:r>
      </w:ins>
      <w:ins w:author="Brian Nosek" w:id="72" w:date="2025-07-18T11:24:00Z">
        <w:r w:rsidDel="00000000" w:rsidR="00000000" w:rsidRPr="00000000">
          <w:rPr>
            <w:rtl w:val="0"/>
            <w:rPrChange w:author="Brian Nosek" w:id="73" w:date="2025-07-18T11:24:00Z">
              <w:rPr>
                <w:sz w:val="20"/>
                <w:szCs w:val="20"/>
              </w:rPr>
            </w:rPrChange>
          </w:rPr>
          <w:t xml:space="preserve">) that included transparency policies for thousands of journals coded for their adherence to the TOP Guidelines (Nosek et al., 2015). </w:t>
        </w:r>
      </w:ins>
    </w:p>
    <w:p w:rsidR="00000000" w:rsidDel="00000000" w:rsidP="00000000" w:rsidRDefault="00000000" w:rsidRPr="00000000" w14:paraId="0000169D">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
        </w:r>
      </w:ins>
    </w:p>
    <w:p w:rsidR="00000000" w:rsidDel="00000000" w:rsidP="00000000" w:rsidRDefault="00000000" w:rsidRPr="00000000" w14:paraId="0000169E">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The dataset provided us information whether the journal required data submission from authors. First, we checked the websites of the 62 journals to verify whether the policy reported in the TOP Factor Score datasheet was changed or updated. If the journal required authors to submit data/code/replication packages, we searched the website for the information about the year when the new policy was introduced. </w:t>
        </w:r>
      </w:ins>
    </w:p>
    <w:p w:rsidR="00000000" w:rsidDel="00000000" w:rsidP="00000000" w:rsidRDefault="00000000" w:rsidRPr="00000000" w14:paraId="0000169F">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
        </w:r>
      </w:ins>
    </w:p>
    <w:p w:rsidR="00000000" w:rsidDel="00000000" w:rsidP="00000000" w:rsidRDefault="00000000" w:rsidRPr="00000000" w14:paraId="000016A0">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Typically, the information about the journal policies was provided as part of submission guidelines or author instructions. Some journals have dedicated web pages, describing their data policy or research transparency policy. However, sometimes the information about journal editorial policies was provided in the news section. Additionally, some information about the adoption of new editorial policies was provided by academic publishers, like the Oxford University Press. </w:t>
        </w:r>
      </w:ins>
    </w:p>
    <w:p w:rsidR="00000000" w:rsidDel="00000000" w:rsidP="00000000" w:rsidRDefault="00000000" w:rsidRPr="00000000" w14:paraId="000016A1">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
        </w:r>
      </w:ins>
    </w:p>
    <w:p w:rsidR="00000000" w:rsidDel="00000000" w:rsidP="00000000" w:rsidRDefault="00000000" w:rsidRPr="00000000" w14:paraId="000016A2">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Some journals provided clear information to authors about the history and development of their editorial policies, including the dates of policy start or update. For example, the American Economic Association has kept an archive of its editorial policies dating back to 2005. The journals of the Cambridge University Press have a dedicated Research Transparency page on their websites. However, other journals provided only requirements on their website. Instead, these journals reflected on their history in dedicated editorials. These editorials often indicated the year when the journal adopted any requirements to authors. </w:t>
        </w:r>
      </w:ins>
    </w:p>
    <w:p w:rsidR="00000000" w:rsidDel="00000000" w:rsidP="00000000" w:rsidRDefault="00000000" w:rsidRPr="00000000" w14:paraId="000016A3">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
        </w:r>
      </w:ins>
    </w:p>
    <w:p w:rsidR="00000000" w:rsidDel="00000000" w:rsidP="00000000" w:rsidRDefault="00000000" w:rsidRPr="00000000" w14:paraId="000016A4">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The editors of many political science journals in the dataset joined the Journal Editors' Transparency Statement (JETS) in 2014, effective from January 15, 2016. This statement obliged the journals to require data and analytic materials from authors. This statement also shed light on the development of changes in the journals in our study. </w:t>
        </w:r>
      </w:ins>
    </w:p>
    <w:p w:rsidR="00000000" w:rsidDel="00000000" w:rsidP="00000000" w:rsidRDefault="00000000" w:rsidRPr="00000000" w14:paraId="000016A5">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
        </w:r>
      </w:ins>
    </w:p>
    <w:p w:rsidR="00000000" w:rsidDel="00000000" w:rsidP="00000000" w:rsidRDefault="00000000" w:rsidRPr="00000000" w14:paraId="000016A6">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As a final step, if the journal website and editor’s notes did not provide a year of adopting new requirements for authors, we used the Wayback machine to trace the changes in the journal website and identify a year, when new policies were introduced.</w:t>
        </w:r>
      </w:ins>
    </w:p>
    <w:p w:rsidR="00000000" w:rsidDel="00000000" w:rsidP="00000000" w:rsidRDefault="00000000" w:rsidRPr="00000000" w14:paraId="000016A7">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
        </w:r>
      </w:ins>
    </w:p>
    <w:p w:rsidR="00000000" w:rsidDel="00000000" w:rsidP="00000000" w:rsidRDefault="00000000" w:rsidRPr="00000000" w14:paraId="000016A8">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For the majority of the journals, sufficient information was provided on the journal website or in the editorials or editor’s reports.  However, the Wayback machine was used in the case of very few journals. </w:t>
        </w:r>
      </w:ins>
    </w:p>
    <w:p w:rsidR="00000000" w:rsidDel="00000000" w:rsidP="00000000" w:rsidRDefault="00000000" w:rsidRPr="00000000" w14:paraId="000016A9">
      <w:pPr>
        <w:pStyle w:val="Heading3"/>
        <w:rPr>
          <w:ins w:author="Brian Nosek" w:id="72" w:date="2025-07-18T11:24:00Z"/>
          <w:rPrChange w:author="Brian Nosek" w:id="73" w:date="2025-07-18T11:24:00Z">
            <w:rPr>
              <w:sz w:val="20"/>
              <w:szCs w:val="20"/>
            </w:rPr>
          </w:rPrChange>
        </w:rPr>
      </w:pPr>
      <w:ins w:author="Brian Nosek" w:id="72" w:date="2025-07-18T11:24:00Z">
        <w:bookmarkStart w:colFirst="0" w:colLast="0" w:name="_1eydnb59yoor" w:id="70"/>
        <w:bookmarkEnd w:id="70"/>
        <w:r w:rsidDel="00000000" w:rsidR="00000000" w:rsidRPr="00000000">
          <w:rPr>
            <w:rtl w:val="0"/>
            <w:rPrChange w:author="Brian Nosek" w:id="73" w:date="2025-07-18T11:24:00Z">
              <w:rPr>
                <w:sz w:val="20"/>
                <w:szCs w:val="20"/>
              </w:rPr>
            </w:rPrChange>
          </w:rPr>
          <w:t xml:space="preserve">Combining Data</w:t>
        </w:r>
      </w:ins>
    </w:p>
    <w:p w:rsidR="00000000" w:rsidDel="00000000" w:rsidP="00000000" w:rsidRDefault="00000000" w:rsidRPr="00000000" w14:paraId="000016AA">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The three teams worked independently to complete the measures using different information sources with recognition that each source might not provide complete information, or might not provide the same information. </w:t>
        </w:r>
      </w:ins>
    </w:p>
    <w:p w:rsidR="00000000" w:rsidDel="00000000" w:rsidP="00000000" w:rsidRDefault="00000000" w:rsidRPr="00000000" w14:paraId="000016AB">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
        </w:r>
      </w:ins>
    </w:p>
    <w:p w:rsidR="00000000" w:rsidDel="00000000" w:rsidP="00000000" w:rsidRDefault="00000000" w:rsidRPr="00000000" w14:paraId="000016AC">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For the purposes of this project, we sought to create a single dataset combining the results across the data sources. We provide the data from all sources so that future investigations can examine them independently.</w:t>
        </w:r>
      </w:ins>
    </w:p>
    <w:p w:rsidR="00000000" w:rsidDel="00000000" w:rsidP="00000000" w:rsidRDefault="00000000" w:rsidRPr="00000000" w14:paraId="000016AD">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
        </w:r>
      </w:ins>
    </w:p>
    <w:p w:rsidR="00000000" w:rsidDel="00000000" w:rsidP="00000000" w:rsidRDefault="00000000" w:rsidRPr="00000000" w14:paraId="000016AE">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We followed the following process for combining data across sources:</w:t>
        </w:r>
      </w:ins>
    </w:p>
    <w:p w:rsidR="00000000" w:rsidDel="00000000" w:rsidP="00000000" w:rsidRDefault="00000000" w:rsidRPr="00000000" w14:paraId="000016AF">
      <w:pPr>
        <w:numPr>
          <w:ilvl w:val="0"/>
          <w:numId w:val="1"/>
        </w:numPr>
        <w:ind w:left="72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If data for a journal was available from only one source, we used the data from that source.</w:t>
        </w:r>
      </w:ins>
    </w:p>
    <w:p w:rsidR="00000000" w:rsidDel="00000000" w:rsidP="00000000" w:rsidRDefault="00000000" w:rsidRPr="00000000" w14:paraId="000016B0">
      <w:pPr>
        <w:numPr>
          <w:ilvl w:val="0"/>
          <w:numId w:val="1"/>
        </w:numPr>
        <w:ind w:left="72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If data for a journal was available from multiple sources and the sources were in agreement, we used the data from the source with the least missing data.</w:t>
        </w:r>
      </w:ins>
    </w:p>
    <w:p w:rsidR="00000000" w:rsidDel="00000000" w:rsidP="00000000" w:rsidRDefault="00000000" w:rsidRPr="00000000" w14:paraId="000016B1">
      <w:pPr>
        <w:numPr>
          <w:ilvl w:val="0"/>
          <w:numId w:val="1"/>
        </w:numPr>
        <w:ind w:left="72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If data for a journal was available from multiple sources and the source were not in agreement, then we:</w:t>
        </w:r>
      </w:ins>
    </w:p>
    <w:p w:rsidR="00000000" w:rsidDel="00000000" w:rsidP="00000000" w:rsidRDefault="00000000" w:rsidRPr="00000000" w14:paraId="000016B2">
      <w:pPr>
        <w:numPr>
          <w:ilvl w:val="1"/>
          <w:numId w:val="1"/>
        </w:numPr>
        <w:ind w:left="1440" w:hanging="360"/>
        <w:rPr>
          <w:ins w:author="Brian Nosek" w:id="72" w:date="2025-07-18T11:24:00Z"/>
        </w:rPr>
      </w:pPr>
      <w:ins w:author="Brian Nosek" w:id="72" w:date="2025-07-18T11:24:00Z">
        <w:r w:rsidDel="00000000" w:rsidR="00000000" w:rsidRPr="00000000">
          <w:rPr>
            <w:rtl w:val="0"/>
            <w:rPrChange w:author="Brian Nosek" w:id="73" w:date="2025-07-18T11:24:00Z">
              <w:rPr>
                <w:sz w:val="20"/>
                <w:szCs w:val="20"/>
              </w:rPr>
            </w:rPrChange>
          </w:rPr>
          <w:t xml:space="preserve">Discussed which data is likely to be most reliable and documented the rationale for our selection. Sometimes, this involved additional literature or Internet searches to verify journal policies.</w:t>
        </w:r>
      </w:ins>
    </w:p>
    <w:p w:rsidR="00000000" w:rsidDel="00000000" w:rsidP="00000000" w:rsidRDefault="00000000" w:rsidRPr="00000000" w14:paraId="000016B3">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
        </w:r>
      </w:ins>
    </w:p>
    <w:p w:rsidR="00000000" w:rsidDel="00000000" w:rsidP="00000000" w:rsidRDefault="00000000" w:rsidRPr="00000000" w14:paraId="000016B4">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In Table S7, we summarize the coverage for each method and the combined data. We were able to identify policies for all journals with use of the TOP Guidelines database and internet searches, but the literature review and outreach to journal staff were very helpful, particularly for identifying dates of policy adoption and to raise discrepancies for discussion and resolution.</w:t>
          <w:br w:type="textWrapping"/>
          <w:br w:type="textWrapping"/>
          <w:t xml:space="preserve">We provided a subjective rating for whether the final policy and year coding was made with certainty, high confidence, or low confidence. And, we explicitly labeled whether there were discrepancies between the data sources on either the policy or the year of implementation. In addition to the final dataset, all of the historical coding from individual teams, aggregation, discrepancy resolution, and coder notation is available in a </w:t>
        </w:r>
      </w:ins>
      <w:ins w:author="Brian Nosek" w:id="72" w:date="2025-07-18T11:24:00Z">
        <w:r w:rsidDel="00000000" w:rsidR="00000000" w:rsidRPr="00000000">
          <w:fldChar w:fldCharType="begin"/>
        </w:r>
        <w:r w:rsidDel="00000000" w:rsidR="00000000" w:rsidRPr="00000000">
          <w:instrText xml:space="preserve">HYPERLINK "https://docs.google.com/spreadsheets/d/1KBdGqBUOz5zAMA-Mgv0XPgfzAkJrz28Ikd49jFyc2XA/edit?gid=959450767#gid=959450767"</w:instrText>
        </w:r>
        <w:r w:rsidDel="00000000" w:rsidR="00000000" w:rsidRPr="00000000">
          <w:fldChar w:fldCharType="separate"/>
        </w:r>
        <w:r w:rsidDel="00000000" w:rsidR="00000000" w:rsidRPr="00000000">
          <w:rPr>
            <w:color w:val="1155cc"/>
            <w:u w:val="single"/>
            <w:rtl w:val="0"/>
          </w:rPr>
          <w:t xml:space="preserve">series of spreadsheets</w:t>
        </w:r>
        <w:r w:rsidDel="00000000" w:rsidR="00000000" w:rsidRPr="00000000">
          <w:fldChar w:fldCharType="end"/>
        </w:r>
      </w:ins>
      <w:ins w:author="Brian Nosek" w:id="72" w:date="2025-07-18T11:24:00Z">
        <w:r w:rsidDel="00000000" w:rsidR="00000000" w:rsidRPr="00000000">
          <w:rPr>
            <w:rtl w:val="0"/>
            <w:rPrChange w:author="Brian Nosek" w:id="73" w:date="2025-07-18T11:24:00Z">
              <w:rPr>
                <w:sz w:val="20"/>
                <w:szCs w:val="20"/>
              </w:rPr>
            </w:rPrChange>
          </w:rPr>
          <w:t xml:space="preserve">. </w:t>
        </w:r>
      </w:ins>
    </w:p>
    <w:p w:rsidR="00000000" w:rsidDel="00000000" w:rsidP="00000000" w:rsidRDefault="00000000" w:rsidRPr="00000000" w14:paraId="000016B5">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
        </w:r>
      </w:ins>
    </w:p>
    <w:p w:rsidR="00000000" w:rsidDel="00000000" w:rsidP="00000000" w:rsidRDefault="00000000" w:rsidRPr="00000000" w14:paraId="000016B6">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u w:val="single"/>
            <w:rtl w:val="0"/>
            <w:rPrChange w:author="Brian Nosek" w:id="73" w:date="2025-07-18T11:24:00Z">
              <w:rPr>
                <w:sz w:val="20"/>
                <w:szCs w:val="20"/>
              </w:rPr>
            </w:rPrChange>
          </w:rPr>
          <w:t xml:space="preserve">Table S7. Percentage of 62 journals for which each data source had information</w:t>
        </w:r>
        <w:r w:rsidDel="00000000" w:rsidR="00000000" w:rsidRPr="00000000">
          <w:rPr>
            <w:rtl w:val="0"/>
            <w:rPrChange w:author="Brian Nosek" w:id="73" w:date="2025-07-18T11:24:00Z">
              <w:rPr>
                <w:sz w:val="20"/>
                <w:szCs w:val="20"/>
              </w:rPr>
            </w:rPrChange>
          </w:rPr>
          <w:t xml:space="preserve">.</w:t>
        </w:r>
      </w:ins>
    </w:p>
    <w:tbl>
      <w:tblPr>
        <w:tblStyle w:val="Table14"/>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1097.5000000000002"/>
        <w:gridCol w:w="1097.5000000000002"/>
        <w:gridCol w:w="1097.5000000000002"/>
        <w:gridCol w:w="1097.5000000000002"/>
        <w:gridCol w:w="1097.5000000000002"/>
        <w:gridCol w:w="1097.5000000000002"/>
        <w:tblGridChange w:id="0">
          <w:tblGrid>
            <w:gridCol w:w="2640"/>
            <w:gridCol w:w="1097.5000000000002"/>
            <w:gridCol w:w="1097.5000000000002"/>
            <w:gridCol w:w="1097.5000000000002"/>
            <w:gridCol w:w="1097.5000000000002"/>
            <w:gridCol w:w="1097.5000000000002"/>
            <w:gridCol w:w="1097.5000000000002"/>
          </w:tblGrid>
        </w:tblGridChange>
      </w:tblGrid>
      <w:tr>
        <w:trPr>
          <w:cantSplit w:val="0"/>
          <w:trHeight w:val="420" w:hRule="atLeast"/>
          <w:tblHeader w:val="0"/>
          <w:ins w:author="Brian Nosek" w:id="72" w:date="2025-07-18T11:24:00Z"/>
        </w:trPr>
        <w:tc>
          <w:tcPr>
            <w:shd w:fill="auto" w:val="clear"/>
            <w:tcMar>
              <w:top w:w="100.0" w:type="dxa"/>
              <w:left w:w="100.0" w:type="dxa"/>
              <w:bottom w:w="100.0" w:type="dxa"/>
              <w:right w:w="100.0" w:type="dxa"/>
            </w:tcMar>
            <w:vAlign w:val="top"/>
          </w:tcPr>
          <w:p w:rsidR="00000000" w:rsidDel="00000000" w:rsidP="00000000" w:rsidRDefault="00000000" w:rsidRPr="00000000" w14:paraId="000016B7">
            <w:pPr>
              <w:widowControl w:val="0"/>
              <w:spacing w:line="240" w:lineRule="auto"/>
              <w:rPr>
                <w:ins w:author="Brian Nosek" w:id="72" w:date="2025-07-18T11:24:00Z"/>
                <w:b w:val="1"/>
                <w:rPrChange w:author="Brian Nosek" w:id="73" w:date="2025-07-18T11:24:00Z">
                  <w:rPr>
                    <w:sz w:val="20"/>
                    <w:szCs w:val="20"/>
                  </w:rPr>
                </w:rPrChange>
              </w:rPr>
            </w:pPr>
            <w:ins w:author="Brian Nosek" w:id="72" w:date="2025-07-18T11:24:00Z">
              <w:r w:rsidDel="00000000" w:rsidR="00000000" w:rsidRPr="00000000">
                <w:rPr>
                  <w:rtl w:val="0"/>
                </w:rPr>
              </w:r>
            </w:ins>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B8">
            <w:pPr>
              <w:widowControl w:val="0"/>
              <w:spacing w:line="240" w:lineRule="auto"/>
              <w:jc w:val="center"/>
              <w:rPr>
                <w:ins w:author="Brian Nosek" w:id="72" w:date="2025-07-18T11:24:00Z"/>
                <w:b w:val="1"/>
                <w:rPrChange w:author="Brian Nosek" w:id="73" w:date="2025-07-18T11:24:00Z">
                  <w:rPr>
                    <w:sz w:val="20"/>
                    <w:szCs w:val="20"/>
                  </w:rPr>
                </w:rPrChange>
              </w:rPr>
            </w:pPr>
            <w:ins w:author="Brian Nosek" w:id="72" w:date="2025-07-18T11:24:00Z">
              <w:r w:rsidDel="00000000" w:rsidR="00000000" w:rsidRPr="00000000">
                <w:rPr>
                  <w:b w:val="1"/>
                  <w:rtl w:val="0"/>
                  <w:rPrChange w:author="Brian Nosek" w:id="73" w:date="2025-07-18T11:24:00Z">
                    <w:rPr>
                      <w:sz w:val="20"/>
                      <w:szCs w:val="20"/>
                    </w:rPr>
                  </w:rPrChange>
                </w:rPr>
                <w:t xml:space="preserve">Data Sharing</w:t>
              </w:r>
            </w:ins>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BA">
            <w:pPr>
              <w:widowControl w:val="0"/>
              <w:spacing w:line="240" w:lineRule="auto"/>
              <w:jc w:val="center"/>
              <w:rPr>
                <w:ins w:author="Brian Nosek" w:id="72" w:date="2025-07-18T11:24:00Z"/>
                <w:b w:val="1"/>
                <w:rPrChange w:author="Brian Nosek" w:id="73" w:date="2025-07-18T11:24:00Z">
                  <w:rPr>
                    <w:sz w:val="20"/>
                    <w:szCs w:val="20"/>
                  </w:rPr>
                </w:rPrChange>
              </w:rPr>
            </w:pPr>
            <w:ins w:author="Brian Nosek" w:id="72" w:date="2025-07-18T11:24:00Z">
              <w:r w:rsidDel="00000000" w:rsidR="00000000" w:rsidRPr="00000000">
                <w:rPr>
                  <w:b w:val="1"/>
                  <w:rtl w:val="0"/>
                  <w:rPrChange w:author="Brian Nosek" w:id="73" w:date="2025-07-18T11:24:00Z">
                    <w:rPr>
                      <w:sz w:val="20"/>
                      <w:szCs w:val="20"/>
                    </w:rPr>
                  </w:rPrChange>
                </w:rPr>
                <w:t xml:space="preserve">Code Sharing</w:t>
              </w:r>
            </w:ins>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BC">
            <w:pPr>
              <w:widowControl w:val="0"/>
              <w:spacing w:line="240" w:lineRule="auto"/>
              <w:jc w:val="center"/>
              <w:rPr>
                <w:ins w:author="Brian Nosek" w:id="72" w:date="2025-07-18T11:24:00Z"/>
                <w:b w:val="1"/>
                <w:rPrChange w:author="Brian Nosek" w:id="73" w:date="2025-07-18T11:24:00Z">
                  <w:rPr>
                    <w:sz w:val="20"/>
                    <w:szCs w:val="20"/>
                  </w:rPr>
                </w:rPrChange>
              </w:rPr>
            </w:pPr>
            <w:ins w:author="Brian Nosek" w:id="72" w:date="2025-07-18T11:24:00Z">
              <w:r w:rsidDel="00000000" w:rsidR="00000000" w:rsidRPr="00000000">
                <w:rPr>
                  <w:b w:val="1"/>
                  <w:rtl w:val="0"/>
                  <w:rPrChange w:author="Brian Nosek" w:id="73" w:date="2025-07-18T11:24:00Z">
                    <w:rPr>
                      <w:sz w:val="20"/>
                      <w:szCs w:val="20"/>
                    </w:rPr>
                  </w:rPrChange>
                </w:rPr>
                <w:t xml:space="preserve">Reproducibility Checks</w:t>
              </w:r>
            </w:ins>
          </w:p>
        </w:tc>
      </w:tr>
      <w:tr>
        <w:trPr>
          <w:cantSplit w:val="0"/>
          <w:tblHeader w:val="0"/>
          <w:ins w:author="Brian Nosek" w:id="72" w:date="2025-07-18T11:24:00Z"/>
        </w:trPr>
        <w:tc>
          <w:tcPr>
            <w:shd w:fill="auto" w:val="clear"/>
            <w:tcMar>
              <w:top w:w="100.0" w:type="dxa"/>
              <w:left w:w="100.0" w:type="dxa"/>
              <w:bottom w:w="100.0" w:type="dxa"/>
              <w:right w:w="100.0" w:type="dxa"/>
            </w:tcMar>
            <w:vAlign w:val="top"/>
          </w:tcPr>
          <w:p w:rsidR="00000000" w:rsidDel="00000000" w:rsidP="00000000" w:rsidRDefault="00000000" w:rsidRPr="00000000" w14:paraId="000016BE">
            <w:pPr>
              <w:widowControl w:val="0"/>
              <w:spacing w:line="240" w:lineRule="auto"/>
              <w:rPr>
                <w:ins w:author="Brian Nosek" w:id="72" w:date="2025-07-18T11:24:00Z"/>
                <w:b w:val="1"/>
                <w:rPrChange w:author="Brian Nosek" w:id="73" w:date="2025-07-18T11:24:00Z">
                  <w:rPr>
                    <w:sz w:val="20"/>
                    <w:szCs w:val="20"/>
                  </w:rPr>
                </w:rPrChange>
              </w:rPr>
            </w:pPr>
            <w:ins w:author="Brian Nosek" w:id="72" w:date="2025-07-18T11:24:00Z">
              <w:r w:rsidDel="00000000" w:rsidR="00000000" w:rsidRPr="00000000">
                <w:rPr>
                  <w:b w:val="1"/>
                  <w:rtl w:val="0"/>
                  <w:rPrChange w:author="Brian Nosek" w:id="73" w:date="2025-07-18T11:24:00Z">
                    <w:rPr>
                      <w:sz w:val="20"/>
                      <w:szCs w:val="20"/>
                    </w:rPr>
                  </w:rPrChange>
                </w:rPr>
                <w:t xml:space="preserve">Data Source</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BF">
            <w:pPr>
              <w:widowControl w:val="0"/>
              <w:spacing w:line="240" w:lineRule="auto"/>
              <w:jc w:val="center"/>
              <w:rPr>
                <w:ins w:author="Brian Nosek" w:id="72" w:date="2025-07-18T11:24:00Z"/>
                <w:b w:val="1"/>
                <w:rPrChange w:author="Brian Nosek" w:id="73" w:date="2025-07-18T11:24:00Z">
                  <w:rPr>
                    <w:sz w:val="20"/>
                    <w:szCs w:val="20"/>
                  </w:rPr>
                </w:rPrChange>
              </w:rPr>
            </w:pPr>
            <w:ins w:author="Brian Nosek" w:id="72" w:date="2025-07-18T11:24:00Z">
              <w:r w:rsidDel="00000000" w:rsidR="00000000" w:rsidRPr="00000000">
                <w:rPr>
                  <w:b w:val="1"/>
                  <w:rtl w:val="0"/>
                  <w:rPrChange w:author="Brian Nosek" w:id="73" w:date="2025-07-18T11:24:00Z">
                    <w:rPr>
                      <w:sz w:val="20"/>
                      <w:szCs w:val="20"/>
                    </w:rPr>
                  </w:rPrChange>
                </w:rPr>
                <w:t xml:space="preserve">Policy</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C0">
            <w:pPr>
              <w:widowControl w:val="0"/>
              <w:spacing w:line="240" w:lineRule="auto"/>
              <w:jc w:val="center"/>
              <w:rPr>
                <w:ins w:author="Brian Nosek" w:id="72" w:date="2025-07-18T11:24:00Z"/>
                <w:b w:val="1"/>
                <w:rPrChange w:author="Brian Nosek" w:id="73" w:date="2025-07-18T11:24:00Z">
                  <w:rPr>
                    <w:sz w:val="20"/>
                    <w:szCs w:val="20"/>
                  </w:rPr>
                </w:rPrChange>
              </w:rPr>
            </w:pPr>
            <w:ins w:author="Brian Nosek" w:id="72" w:date="2025-07-18T11:24:00Z">
              <w:r w:rsidDel="00000000" w:rsidR="00000000" w:rsidRPr="00000000">
                <w:rPr>
                  <w:b w:val="1"/>
                  <w:rtl w:val="0"/>
                  <w:rPrChange w:author="Brian Nosek" w:id="73" w:date="2025-07-18T11:24:00Z">
                    <w:rPr>
                      <w:sz w:val="20"/>
                      <w:szCs w:val="20"/>
                    </w:rPr>
                  </w:rPrChange>
                </w:rPr>
                <w:t xml:space="preserve">Year</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C1">
            <w:pPr>
              <w:widowControl w:val="0"/>
              <w:spacing w:line="240" w:lineRule="auto"/>
              <w:jc w:val="center"/>
              <w:rPr>
                <w:ins w:author="Brian Nosek" w:id="72" w:date="2025-07-18T11:24:00Z"/>
                <w:b w:val="1"/>
                <w:rPrChange w:author="Brian Nosek" w:id="73" w:date="2025-07-18T11:24:00Z">
                  <w:rPr>
                    <w:sz w:val="20"/>
                    <w:szCs w:val="20"/>
                  </w:rPr>
                </w:rPrChange>
              </w:rPr>
            </w:pPr>
            <w:ins w:author="Brian Nosek" w:id="72" w:date="2025-07-18T11:24:00Z">
              <w:r w:rsidDel="00000000" w:rsidR="00000000" w:rsidRPr="00000000">
                <w:rPr>
                  <w:b w:val="1"/>
                  <w:rtl w:val="0"/>
                  <w:rPrChange w:author="Brian Nosek" w:id="73" w:date="2025-07-18T11:24:00Z">
                    <w:rPr>
                      <w:sz w:val="20"/>
                      <w:szCs w:val="20"/>
                    </w:rPr>
                  </w:rPrChange>
                </w:rPr>
                <w:t xml:space="preserve">Policy</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C2">
            <w:pPr>
              <w:widowControl w:val="0"/>
              <w:spacing w:line="240" w:lineRule="auto"/>
              <w:jc w:val="center"/>
              <w:rPr>
                <w:ins w:author="Brian Nosek" w:id="72" w:date="2025-07-18T11:24:00Z"/>
                <w:b w:val="1"/>
                <w:rPrChange w:author="Brian Nosek" w:id="73" w:date="2025-07-18T11:24:00Z">
                  <w:rPr>
                    <w:sz w:val="20"/>
                    <w:szCs w:val="20"/>
                  </w:rPr>
                </w:rPrChange>
              </w:rPr>
            </w:pPr>
            <w:ins w:author="Brian Nosek" w:id="72" w:date="2025-07-18T11:24:00Z">
              <w:r w:rsidDel="00000000" w:rsidR="00000000" w:rsidRPr="00000000">
                <w:rPr>
                  <w:b w:val="1"/>
                  <w:rtl w:val="0"/>
                  <w:rPrChange w:author="Brian Nosek" w:id="73" w:date="2025-07-18T11:24:00Z">
                    <w:rPr>
                      <w:sz w:val="20"/>
                      <w:szCs w:val="20"/>
                    </w:rPr>
                  </w:rPrChange>
                </w:rPr>
                <w:t xml:space="preserve">Year</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C3">
            <w:pPr>
              <w:widowControl w:val="0"/>
              <w:spacing w:line="240" w:lineRule="auto"/>
              <w:jc w:val="center"/>
              <w:rPr>
                <w:ins w:author="Brian Nosek" w:id="72" w:date="2025-07-18T11:24:00Z"/>
                <w:b w:val="1"/>
                <w:rPrChange w:author="Brian Nosek" w:id="73" w:date="2025-07-18T11:24:00Z">
                  <w:rPr>
                    <w:sz w:val="20"/>
                    <w:szCs w:val="20"/>
                  </w:rPr>
                </w:rPrChange>
              </w:rPr>
            </w:pPr>
            <w:ins w:author="Brian Nosek" w:id="72" w:date="2025-07-18T11:24:00Z">
              <w:r w:rsidDel="00000000" w:rsidR="00000000" w:rsidRPr="00000000">
                <w:rPr>
                  <w:b w:val="1"/>
                  <w:rtl w:val="0"/>
                  <w:rPrChange w:author="Brian Nosek" w:id="73" w:date="2025-07-18T11:24:00Z">
                    <w:rPr>
                      <w:sz w:val="20"/>
                      <w:szCs w:val="20"/>
                    </w:rPr>
                  </w:rPrChange>
                </w:rPr>
                <w:t xml:space="preserve">Policy</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C4">
            <w:pPr>
              <w:widowControl w:val="0"/>
              <w:spacing w:line="240" w:lineRule="auto"/>
              <w:jc w:val="center"/>
              <w:rPr>
                <w:ins w:author="Brian Nosek" w:id="72" w:date="2025-07-18T11:24:00Z"/>
                <w:b w:val="1"/>
                <w:rPrChange w:author="Brian Nosek" w:id="73" w:date="2025-07-18T11:24:00Z">
                  <w:rPr>
                    <w:sz w:val="20"/>
                    <w:szCs w:val="20"/>
                  </w:rPr>
                </w:rPrChange>
              </w:rPr>
            </w:pPr>
            <w:ins w:author="Brian Nosek" w:id="72" w:date="2025-07-18T11:24:00Z">
              <w:r w:rsidDel="00000000" w:rsidR="00000000" w:rsidRPr="00000000">
                <w:rPr>
                  <w:b w:val="1"/>
                  <w:rtl w:val="0"/>
                  <w:rPrChange w:author="Brian Nosek" w:id="73" w:date="2025-07-18T11:24:00Z">
                    <w:rPr>
                      <w:sz w:val="20"/>
                      <w:szCs w:val="20"/>
                    </w:rPr>
                  </w:rPrChange>
                </w:rPr>
                <w:t xml:space="preserve">Year</w:t>
              </w:r>
            </w:ins>
          </w:p>
        </w:tc>
      </w:tr>
      <w:tr>
        <w:trPr>
          <w:cantSplit w:val="0"/>
          <w:tblHeader w:val="0"/>
          <w:ins w:author="Brian Nosek" w:id="72" w:date="2025-07-18T11:24:00Z"/>
        </w:trPr>
        <w:tc>
          <w:tcPr>
            <w:shd w:fill="auto" w:val="clear"/>
            <w:tcMar>
              <w:top w:w="100.0" w:type="dxa"/>
              <w:left w:w="100.0" w:type="dxa"/>
              <w:bottom w:w="100.0" w:type="dxa"/>
              <w:right w:w="100.0" w:type="dxa"/>
            </w:tcMar>
            <w:vAlign w:val="top"/>
          </w:tcPr>
          <w:p w:rsidR="00000000" w:rsidDel="00000000" w:rsidP="00000000" w:rsidRDefault="00000000" w:rsidRPr="00000000" w14:paraId="000016C5">
            <w:pPr>
              <w:widowControl w:val="0"/>
              <w:spacing w:lin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Literature Review</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C6">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45%</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C7">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42%</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C8">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44%</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C9">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42%</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CA">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5%</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CB">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5%</w:t>
              </w:r>
            </w:ins>
          </w:p>
        </w:tc>
      </w:tr>
      <w:tr>
        <w:trPr>
          <w:cantSplit w:val="0"/>
          <w:tblHeader w:val="0"/>
          <w:ins w:author="Brian Nosek" w:id="72" w:date="2025-07-18T11:24:00Z"/>
        </w:trPr>
        <w:tc>
          <w:tcPr>
            <w:shd w:fill="auto" w:val="clear"/>
            <w:tcMar>
              <w:top w:w="100.0" w:type="dxa"/>
              <w:left w:w="100.0" w:type="dxa"/>
              <w:bottom w:w="100.0" w:type="dxa"/>
              <w:right w:w="100.0" w:type="dxa"/>
            </w:tcMar>
            <w:vAlign w:val="top"/>
          </w:tcPr>
          <w:p w:rsidR="00000000" w:rsidDel="00000000" w:rsidP="00000000" w:rsidRDefault="00000000" w:rsidRPr="00000000" w14:paraId="000016CC">
            <w:pPr>
              <w:widowControl w:val="0"/>
              <w:spacing w:lin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Outreach to Journals</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CD">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77%</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CE">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73%</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CF">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77%</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D0">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76%</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D1">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77%</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D2">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77%</w:t>
              </w:r>
            </w:ins>
          </w:p>
        </w:tc>
      </w:tr>
      <w:tr>
        <w:trPr>
          <w:cantSplit w:val="0"/>
          <w:tblHeader w:val="0"/>
          <w:ins w:author="Brian Nosek" w:id="72" w:date="2025-07-18T11:24:00Z"/>
        </w:trPr>
        <w:tc>
          <w:tcPr>
            <w:shd w:fill="auto" w:val="clear"/>
            <w:tcMar>
              <w:top w:w="100.0" w:type="dxa"/>
              <w:left w:w="100.0" w:type="dxa"/>
              <w:bottom w:w="100.0" w:type="dxa"/>
              <w:right w:w="100.0" w:type="dxa"/>
            </w:tcMar>
            <w:vAlign w:val="top"/>
          </w:tcPr>
          <w:p w:rsidR="00000000" w:rsidDel="00000000" w:rsidP="00000000" w:rsidRDefault="00000000" w:rsidRPr="00000000" w14:paraId="000016D3">
            <w:pPr>
              <w:widowControl w:val="0"/>
              <w:spacing w:lin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TOP &amp; Internet Search</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D4">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100%</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D5">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100%</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D6">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100%</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D7">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100%</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D8">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100%</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D9">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100%</w:t>
              </w:r>
            </w:ins>
          </w:p>
        </w:tc>
      </w:tr>
      <w:tr>
        <w:trPr>
          <w:cantSplit w:val="0"/>
          <w:tblHeader w:val="0"/>
          <w:ins w:author="Brian Nosek" w:id="72" w:date="2025-07-18T11:24:00Z"/>
        </w:trPr>
        <w:tc>
          <w:tcPr>
            <w:shd w:fill="auto" w:val="clear"/>
            <w:tcMar>
              <w:top w:w="100.0" w:type="dxa"/>
              <w:left w:w="100.0" w:type="dxa"/>
              <w:bottom w:w="100.0" w:type="dxa"/>
              <w:right w:w="100.0" w:type="dxa"/>
            </w:tcMar>
            <w:vAlign w:val="top"/>
          </w:tcPr>
          <w:p w:rsidR="00000000" w:rsidDel="00000000" w:rsidP="00000000" w:rsidRDefault="00000000" w:rsidRPr="00000000" w14:paraId="000016DA">
            <w:pPr>
              <w:widowControl w:val="0"/>
              <w:spacing w:line="240" w:lineRule="auto"/>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Combined Data</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DB">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100%</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DC">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100%</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DD">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100%</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DE">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100%</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DF">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100%</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16E0">
            <w:pPr>
              <w:widowControl w:val="0"/>
              <w:spacing w:line="240" w:lineRule="auto"/>
              <w:jc w:val="cente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100%</w:t>
              </w:r>
            </w:ins>
          </w:p>
        </w:tc>
      </w:tr>
    </w:tbl>
    <w:p w:rsidR="00000000" w:rsidDel="00000000" w:rsidP="00000000" w:rsidRDefault="00000000" w:rsidRPr="00000000" w14:paraId="000016E1">
      <w:pPr>
        <w:rPr>
          <w:ins w:author="Brian Nosek" w:id="72" w:date="2025-07-18T11:24:00Z"/>
          <w:rPrChange w:author="Brian Nosek" w:id="73" w:date="2025-07-18T11:24:00Z">
            <w:rPr>
              <w:sz w:val="20"/>
              <w:szCs w:val="20"/>
            </w:rPr>
          </w:rPrChange>
        </w:rPr>
      </w:pPr>
      <w:ins w:author="Brian Nosek" w:id="72" w:date="2025-07-18T11:24:00Z">
        <w:r w:rsidDel="00000000" w:rsidR="00000000" w:rsidRPr="00000000">
          <w:rPr>
            <w:rtl w:val="0"/>
            <w:rPrChange w:author="Brian Nosek" w:id="73" w:date="2025-07-18T11:24:00Z">
              <w:rPr>
                <w:sz w:val="20"/>
                <w:szCs w:val="20"/>
              </w:rPr>
            </w:rPrChange>
          </w:rPr>
          <w:t xml:space="preserve">Note: If the data source confirmed that the journal did not have a policy, then the year that the policy was established was also considered confirmed (i.e., never). </w:t>
        </w:r>
      </w:ins>
    </w:p>
    <w:p w:rsidR="00000000" w:rsidDel="00000000" w:rsidP="00000000" w:rsidRDefault="00000000" w:rsidRPr="00000000" w14:paraId="000016E2">
      <w:pPr>
        <w:pStyle w:val="Heading2"/>
        <w:rPr>
          <w:ins w:author="Brian Nosek" w:id="72" w:date="2025-07-18T11:24:00Z"/>
          <w:rPrChange w:author="Brian Nosek" w:id="73" w:date="2025-07-18T11:24:00Z">
            <w:rPr>
              <w:sz w:val="20"/>
              <w:szCs w:val="20"/>
            </w:rPr>
          </w:rPrChange>
        </w:rPr>
      </w:pPr>
      <w:ins w:author="Brian Nosek" w:id="72" w:date="2025-07-18T11:24:00Z">
        <w:bookmarkStart w:colFirst="0" w:colLast="0" w:name="_6gkx9ciycggs" w:id="71"/>
        <w:bookmarkEnd w:id="71"/>
        <w:r w:rsidDel="00000000" w:rsidR="00000000" w:rsidRPr="00000000">
          <w:rPr>
            <w:rtl w:val="0"/>
            <w:rPrChange w:author="Brian Nosek" w:id="73" w:date="2025-07-18T11:24:00Z">
              <w:rPr>
                <w:sz w:val="20"/>
                <w:szCs w:val="20"/>
              </w:rPr>
            </w:rPrChange>
          </w:rPr>
          <w:t xml:space="preserve">Analysis Plan</w:t>
        </w:r>
      </w:ins>
    </w:p>
    <w:p w:rsidR="00000000" w:rsidDel="00000000" w:rsidP="00000000" w:rsidRDefault="00000000" w:rsidRPr="00000000" w14:paraId="000016E3">
      <w:pPr>
        <w:pStyle w:val="Heading2"/>
        <w:rPr>
          <w:ins w:author="Brian Nosek" w:id="72" w:date="2025-07-18T11:24:00Z"/>
          <w:rPrChange w:author="Brian Nosek" w:id="73" w:date="2025-07-18T11:24:00Z">
            <w:rPr>
              <w:sz w:val="20"/>
              <w:szCs w:val="20"/>
            </w:rPr>
          </w:rPrChange>
        </w:rPr>
      </w:pPr>
      <w:ins w:author="Brian Nosek" w:id="72" w:date="2025-07-18T11:24:00Z">
        <w:bookmarkStart w:colFirst="0" w:colLast="0" w:name="_me5oomjg523n" w:id="72"/>
        <w:bookmarkEnd w:id="72"/>
        <w:r w:rsidDel="00000000" w:rsidR="00000000" w:rsidRPr="00000000">
          <w:rPr>
            <w:rtl w:val="0"/>
            <w:rPrChange w:author="Brian Nosek" w:id="73" w:date="2025-07-18T11:24:00Z">
              <w:rPr>
                <w:sz w:val="20"/>
                <w:szCs w:val="20"/>
              </w:rPr>
            </w:rPrChange>
          </w:rPr>
          <w:t xml:space="preserve">Results</w:t>
        </w:r>
        <w:r w:rsidDel="00000000" w:rsidR="00000000" w:rsidRPr="00000000">
          <w:rPr>
            <w:rtl w:val="0"/>
          </w:rPr>
        </w:r>
      </w:ins>
    </w:p>
    <w:p w:rsidR="00000000" w:rsidDel="00000000" w:rsidP="00000000" w:rsidRDefault="00000000" w:rsidRPr="00000000" w14:paraId="000016E4">
      <w:pPr>
        <w:pStyle w:val="Heading1"/>
        <w:rPr>
          <w:del w:author="Brian Nosek" w:id="72" w:date="2025-07-18T11:24:00Z"/>
        </w:rPr>
        <w:pPrChange w:author="Brian Nosek" w:id="0" w:date="2025-07-18T11:24:00Z">
          <w:pPr>
            <w:pStyle w:val="Heading1"/>
          </w:pPr>
        </w:pPrChange>
      </w:pPr>
      <w:del w:author="Brian Nosek" w:id="72" w:date="2025-07-18T11:24:00Z">
        <w:bookmarkStart w:colFirst="0" w:colLast="0" w:name="_luudsc6yqxse" w:id="60"/>
        <w:bookmarkEnd w:id="60"/>
        <w:r w:rsidDel="00000000" w:rsidR="00000000" w:rsidRPr="00000000">
          <w:rPr>
            <w:rtl w:val="0"/>
          </w:rPr>
          <w:delText xml:space="preserve">Discussion Extra</w:delText>
        </w:r>
      </w:del>
    </w:p>
    <w:p w:rsidR="00000000" w:rsidDel="00000000" w:rsidP="00000000" w:rsidRDefault="00000000" w:rsidRPr="00000000" w14:paraId="000016E5">
      <w:pPr>
        <w:rPr/>
      </w:pPr>
      <w:del w:author="Brian Nosek" w:id="72" w:date="2025-07-18T11:24:00Z">
        <w:r w:rsidDel="00000000" w:rsidR="00000000" w:rsidRPr="00000000">
          <w:rPr>
            <w:rtl w:val="0"/>
          </w:rPr>
          <w:delText xml:space="preserve">It is possible to imagine further improvement in reproducibility. For example, the computational sciences define "bitwise reproducibility" in which the data, code, and entire computational environment are specified so that one can verify that the output is bitwise identical to the one reported. Original authors could have their analytic code generate all of the research artifacts into a compressed file and include its hash in the paper -- a hash is an algorithmically generated numerical value that is uniquely representative of the contents of the file. Any differences between original and subsequent analyses would be detectable with differences in the hashes. </w:delText>
        </w:r>
      </w:del>
      <w:r w:rsidDel="00000000" w:rsidR="00000000" w:rsidRPr="00000000">
        <w:rPr>
          <w:rtl w:val="0"/>
        </w:rPr>
      </w:r>
    </w:p>
    <w:p w:rsidR="00000000" w:rsidDel="00000000" w:rsidP="00000000" w:rsidRDefault="00000000" w:rsidRPr="00000000" w14:paraId="000016E6">
      <w:pPr>
        <w:pStyle w:val="Heading1"/>
        <w:rPr/>
      </w:pPr>
      <w:bookmarkStart w:colFirst="0" w:colLast="0" w:name="_y2f6smj21veg" w:id="73"/>
      <w:bookmarkEnd w:id="73"/>
      <w:r w:rsidDel="00000000" w:rsidR="00000000" w:rsidRPr="00000000">
        <w:rPr>
          <w:rtl w:val="0"/>
        </w:rPr>
        <w:t xml:space="preserve">References</w:t>
      </w:r>
    </w:p>
    <w:p w:rsidR="00000000" w:rsidDel="00000000" w:rsidP="00000000" w:rsidRDefault="00000000" w:rsidRPr="00000000" w14:paraId="000016E7">
      <w:pPr>
        <w:ind w:left="720"/>
        <w:rPr/>
      </w:pPr>
      <w:r w:rsidDel="00000000" w:rsidR="00000000" w:rsidRPr="00000000">
        <w:rPr>
          <w:rtl w:val="0"/>
        </w:rPr>
        <w:t xml:space="preserve">Abatayo, A. L., Achakulvisut, T., Acuna, D., Aczel, B., Balaji, L., Bandrowski, A. E., Benjamin, D. M. … (2025). Empirical, Human, and Machine Assessments of Research Credibility in the Social and Behavioral Sciences.</w:t>
      </w:r>
    </w:p>
    <w:p w:rsidR="00000000" w:rsidDel="00000000" w:rsidP="00000000" w:rsidRDefault="00000000" w:rsidRPr="00000000" w14:paraId="000016E8">
      <w:pPr>
        <w:ind w:left="720"/>
        <w:rPr/>
      </w:pPr>
      <w:r w:rsidDel="00000000" w:rsidR="00000000" w:rsidRPr="00000000">
        <w:rPr>
          <w:rtl w:val="0"/>
        </w:rPr>
        <w:t xml:space="preserve">Marcoci, A., Wilkinson, D. P., Vercammen, A., Wintle, B. C., Abatayo, A. L., Baskin, E., Berkman, H., Buchanan, E. M., Capitán, S., Capitán, T., Chan, G., Cheng, K. J. G., Coupé, T., Dryhurst, S., Duan, J., Edlund, J. E., Errington, T. M., Fedor, A., Fidler, F., Field, J. G., Fox, N., Fraser, H., Freeman, A. L. J., Hanea, A., Holzmeister, F., Hong, S., Huggins, R., Huntington-Klein, N., Johannesson, M., Jones, A. M., Kapoor, H., Kerr, J., Kline Struhl, M., Kołczyńska, M., Liu, Y., Loomas, Z., Luis, B., Méndez, E., Miske, O., Mody, F., Nast, C., Nosek, B. A., Parsons, E. S., Pfeiffer, T., Reed, W. R., Roozenbeek, J., Schlyfestone, A. R., Schneider, C. R., Soh, A., Tagat, A., Tutor, M., Tyner, A., Urbanska, K., &amp; van der Linden, S. (2024). Predicting the replicability of social and behavioural science claims in a crisis: The COVID-19 preprint replication project. </w:t>
      </w:r>
      <w:r w:rsidDel="00000000" w:rsidR="00000000" w:rsidRPr="00000000">
        <w:rPr>
          <w:i w:val="1"/>
          <w:rtl w:val="0"/>
        </w:rPr>
        <w:t xml:space="preserve">Nature Human Behaviour</w:t>
      </w:r>
      <w:r w:rsidDel="00000000" w:rsidR="00000000" w:rsidRPr="00000000">
        <w:rPr>
          <w:rtl w:val="0"/>
        </w:rPr>
        <w:t xml:space="preserve">. </w:t>
      </w:r>
      <w:hyperlink r:id="rId207">
        <w:r w:rsidDel="00000000" w:rsidR="00000000" w:rsidRPr="00000000">
          <w:rPr>
            <w:color w:val="1155cc"/>
            <w:u w:val="single"/>
            <w:rtl w:val="0"/>
          </w:rPr>
          <w:t xml:space="preserve">https://doi.org/10.1038/s41562-024-01961-1</w:t>
        </w:r>
      </w:hyperlink>
      <w:r w:rsidDel="00000000" w:rsidR="00000000" w:rsidRPr="00000000">
        <w:rPr>
          <w:rtl w:val="0"/>
        </w:rPr>
      </w:r>
    </w:p>
    <w:p w:rsidR="00000000" w:rsidDel="00000000" w:rsidP="00000000" w:rsidRDefault="00000000" w:rsidRPr="00000000" w14:paraId="000016E9">
      <w:pPr>
        <w:ind w:left="720"/>
        <w:rPr/>
      </w:pPr>
      <w:r w:rsidDel="00000000" w:rsidR="00000000" w:rsidRPr="00000000">
        <w:rPr>
          <w:rtl w:val="0"/>
        </w:rPr>
        <w:t xml:space="preserve">Tyner, A., Abatayo, A. L., Daley, M., Field, S., Fox, N., Haber, N., Hahn, K., Kline Strul, M., Mawhinney, B., Miske, O., Silverstein, P., … (2025). Investigating the </w:t>
      </w:r>
      <w:r w:rsidDel="00000000" w:rsidR="00000000" w:rsidRPr="00000000">
        <w:rPr>
          <w:rtl w:val="0"/>
        </w:rPr>
        <w:t xml:space="preserve">replicability</w:t>
      </w:r>
      <w:r w:rsidDel="00000000" w:rsidR="00000000" w:rsidRPr="00000000">
        <w:rPr>
          <w:rtl w:val="0"/>
        </w:rPr>
        <w:t xml:space="preserve"> of the social and behavioral sciences. </w:t>
      </w: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ian Nosek" w:id="0" w:date="2025-03-22T10:30:52Z">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Submitted March 21. Any revisions should be made in suggestion mode to keep track of changes post-submission.</w:t>
      </w:r>
    </w:p>
  </w:comment>
  <w:comment w:author="Brian Nosek" w:id="9" w:date="2025-07-03T16:44:46Z">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citation of Pérignon et al, 2019 and Vilhuber, 2024</w:t>
      </w:r>
    </w:p>
  </w:comment>
  <w:comment w:author="Brian Nosek" w:id="10" w:date="2025-07-03T16:45:21Z">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Pérignon, Christophe, Kamel Gadouche, Christophe Hurlin, Roxane Silberman, and Eric Debonnel. “Certify Reproducibility with Confidential Data.” Science 365, no. 6449 (July 12, 2019): 127–28. https://doi.org/10.1126/science.aaw2825.</w:t>
      </w:r>
    </w:p>
  </w:comment>
  <w:comment w:author="Brian Nosek" w:id="11" w:date="2025-07-03T16:45:32Z">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Vilhuber, Lars. “Report of the AEA Data Editor.” AEA Papers and Proceedings 114 (May 1, 2024): 878–90. https://doi.org/10.1257/pandp.114.878.</w:t>
      </w:r>
    </w:p>
  </w:comment>
  <w:comment w:author="Brian Nosek" w:id="12" w:date="2025-07-03T17:15:30Z">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recent data centers, such as the IAB FDZ (https://fdz.iab.de/en/startseite-en/) and CASD (https://www.casd.eu), provide DOI for their confidential datasets, accessible to anybody making a request. Other research data centers (USA, Canada, UK) have had robust mostly impartial access procedures in place, sometimes for 20 years or more (see Currie and Fortin, 2015).</w:t>
      </w:r>
    </w:p>
  </w:comment>
  <w:comment w:author="Brian Nosek" w:id="13" w:date="2025-07-03T17:16:02Z">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Currie, R.F., and S. Fortin. Social Statistics Matter: A History of the Canadian RDC Network. Canadian Research Data Centre Network = Réseau canadien des Centres de données de recherche, 2015. http://rdc-cdr.ca/sites/default/files/social-statistics-matter-crdcn-history.pdf.</w:t>
      </w:r>
    </w:p>
  </w:comment>
  <w:comment w:author="Brian Nosek" w:id="14" w:date="2025-07-03T16:44:46Z">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citation of Pérignon et al, 2019 and Vilhuber, 2024</w:t>
      </w:r>
    </w:p>
  </w:comment>
  <w:comment w:author="Brian Nosek" w:id="15" w:date="2025-07-03T16:45:21Z">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Pérignon, Christophe, Kamel Gadouche, Christophe Hurlin, Roxane Silberman, and Eric Debonnel. “Certify Reproducibility with Confidential Data.” Science 365, no. 6449 (July 12, 2019): 127–28. https://doi.org/10.1126/science.aaw2825.</w:t>
      </w:r>
    </w:p>
  </w:comment>
  <w:comment w:author="Brian Nosek" w:id="16" w:date="2025-07-03T16:45:32Z">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Vilhuber, Lars. “Report of the AEA Data Editor.” AEA Papers and Proceedings 114 (May 1, 2024): 878–90. https://doi.org/10.1257/pandp.114.878.</w:t>
      </w:r>
    </w:p>
  </w:comment>
  <w:comment w:author="Brian Nosek" w:id="17" w:date="2025-07-03T17:15:30Z">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recent data centers, such as the IAB FDZ (https://fdz.iab.de/en/startseite-en/) and CASD (https://www.casd.eu), provide DOI for their confidential datasets, accessible to anybody making a request. Other research data centers (USA, Canada, UK) have had robust mostly impartial access procedures in place, sometimes for 20 years or more (see Currie and Fortin, 2015).</w:t>
      </w:r>
    </w:p>
  </w:comment>
  <w:comment w:author="Brian Nosek" w:id="18" w:date="2025-07-03T17:16:02Z">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Currie, R.F., and S. Fortin. Social Statistics Matter: A History of the Canadian RDC Network. Canadian Research Data Centre Network = Réseau canadien des Centres de données de recherche, 2015. http://rdc-cdr.ca/sites/default/files/social-statistics-matter-crdcn-history.pdf.</w:t>
      </w:r>
    </w:p>
  </w:comment>
  <w:comment w:author="Brian Nosek" w:id="5" w:date="2025-07-03T17:07:02Z">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citations to Fiśar et al (2024), Pérignon et al, 2023; Huntington-Klein et al, 2021</w:t>
      </w:r>
    </w:p>
  </w:comment>
  <w:comment w:author="Brian Nosek" w:id="6" w:date="2025-07-03T17:07:40Z">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Fišar, Miloš, Ben Greiner, Christoph Huber, Elena Katok, Ali I. Ozkes, and and the Management Science Reproducibility Collaboration. “Reproducibility in Management Science.” Management Science, December 22, 2023, mnsc.2023.03556. https://doi.org/10.1287/mnsc.2023.03556.</w:t>
      </w:r>
    </w:p>
  </w:comment>
  <w:comment w:author="Brian Nosek" w:id="7" w:date="2025-07-03T17:07:49Z">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Huntington-Klein, Nick, Andreu Arenas, Emily Beam, Marco Bertoni, Jeffrey R. Bloem, Pralhad Burli, Naibin Chen, et al. “The Influence of Hidden Researcher Decisions in Applied Microeconomics.” Economic Inquiry 59, no. 3 (2021): 944–60. https://doi.org/10.1111/ecin.12992.</w:t>
      </w:r>
    </w:p>
  </w:comment>
  <w:comment w:author="Brian Nosek" w:id="8" w:date="2025-07-03T17:08:01Z">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Pérignon, Christophe, Olivier Akmansoy, Christophe Hurlin, Anna Dreber, Felix Holzmeister, Juergen Huber, Magnus Johannesson, et al. “Computational Reproducibility in Finance: Evidence from 1,000 Tests.” HEC Paris Research Paper, July 24, 2023. https://doi.org/10.2139/ssrn.4064172.</w:t>
      </w:r>
    </w:p>
  </w:comment>
  <w:comment w:author="Brian Nosek" w:id="19" w:date="2025-07-03T17:13:04Z">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add: </w:t>
      </w:r>
    </w:p>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Khan, A. R. &amp; Kabir, E. Resampling methods for generating continuous multivariate synthetic data for disclosure control. J. of Data, Inf. and Manag. 3, 225–235 (2021).</w:t>
      </w:r>
    </w:p>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Boedihardjo, M., Strohmer, T. &amp; Vershynin, R. Covariance’s Loss is Privacy’s Gain: Computationally Efficient, Private and Accurate Synthetic Data. Preprint at https://doi.org/10.48550/arXiv.2107.05824 (2022).</w:t>
      </w:r>
    </w:p>
  </w:comment>
  <w:comment w:author="Brian Nosek" w:id="2" w:date="2025-07-03T18:37:02Z">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Laurinavichyute et al. 2022 (https://doi.org/10.1016/j.jml.2022.104332)</w:t>
      </w:r>
    </w:p>
  </w:comment>
  <w:comment w:author="Brian Nosek" w:id="4" w:date="2025-07-03T18:44:01Z">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did Minocher 2021 and Laurinavichyute 2022 provide evidence for this as well? If so, cite.</w:t>
      </w:r>
    </w:p>
  </w:comment>
  <w:comment w:author="Brian Nosek" w:id="3" w:date="2025-07-03T18:39:29Z">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Vines et al. 2014: https://doi.org/10.1016/j.cub.2013.11.014; Minocher et al. 2021</w:t>
      </w:r>
    </w:p>
  </w:comment>
  <w:comment w:author="Brian Nosek" w:id="1" w:date="2025-07-03T18:41:14Z">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citations if not present: Roche et al. 2015, 2022: https://doi.org/10.1371/journal.pbio.1002295, https://doi.org/10.1098/rspb.2021.2780</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E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ZUlbKd" TargetMode="External"/><Relationship Id="rId190" Type="http://schemas.openxmlformats.org/officeDocument/2006/relationships/hyperlink" Target="https://osf.io/sx48f?view_only=47ab47bd267e4435a0054ff73eaba101" TargetMode="External"/><Relationship Id="rId42" Type="http://schemas.openxmlformats.org/officeDocument/2006/relationships/hyperlink" Target="https://www.zotero.org/google-docs/?ZUlbKd" TargetMode="External"/><Relationship Id="rId41" Type="http://schemas.openxmlformats.org/officeDocument/2006/relationships/hyperlink" Target="https://www.zotero.org/google-docs/?ZUlbKd" TargetMode="External"/><Relationship Id="rId44" Type="http://schemas.openxmlformats.org/officeDocument/2006/relationships/hyperlink" Target="https://www.zotero.org/google-docs/?ZUlbKd" TargetMode="External"/><Relationship Id="rId194" Type="http://schemas.openxmlformats.org/officeDocument/2006/relationships/hyperlink" Target="https://osf.io/7tdea?view_only=47ab47bd267e4435a0054ff73eaba101" TargetMode="External"/><Relationship Id="rId43" Type="http://schemas.openxmlformats.org/officeDocument/2006/relationships/hyperlink" Target="https://www.zotero.org/google-docs/?ZUlbKd" TargetMode="External"/><Relationship Id="rId193" Type="http://schemas.openxmlformats.org/officeDocument/2006/relationships/hyperlink" Target="https://osf.io/geq3n?view_only=47ab47bd267e4435a0054ff73eaba101" TargetMode="External"/><Relationship Id="rId46" Type="http://schemas.openxmlformats.org/officeDocument/2006/relationships/hyperlink" Target="https://www.zotero.org/google-docs/?ZUlbKd" TargetMode="External"/><Relationship Id="rId192" Type="http://schemas.openxmlformats.org/officeDocument/2006/relationships/hyperlink" Target="https://osf.io/abcde" TargetMode="External"/><Relationship Id="rId45" Type="http://schemas.openxmlformats.org/officeDocument/2006/relationships/hyperlink" Target="https://www.zotero.org/google-docs/?ZUlbKd" TargetMode="External"/><Relationship Id="rId191" Type="http://schemas.openxmlformats.org/officeDocument/2006/relationships/hyperlink" Target="https://osf.io/xr63u?view_only=47ab47bd267e4435a0054ff73eaba101" TargetMode="External"/><Relationship Id="rId48" Type="http://schemas.openxmlformats.org/officeDocument/2006/relationships/hyperlink" Target="https://www.zotero.org/google-docs/?ZUlbKd" TargetMode="External"/><Relationship Id="rId187" Type="http://schemas.openxmlformats.org/officeDocument/2006/relationships/hyperlink" Target="http://www.3ieimpact.org" TargetMode="External"/><Relationship Id="rId47" Type="http://schemas.openxmlformats.org/officeDocument/2006/relationships/hyperlink" Target="https://www.zotero.org/google-docs/?ZUlbKd" TargetMode="External"/><Relationship Id="rId186" Type="http://schemas.openxmlformats.org/officeDocument/2006/relationships/hyperlink" Target="http://bitss.org/" TargetMode="External"/><Relationship Id="rId185" Type="http://schemas.openxmlformats.org/officeDocument/2006/relationships/hyperlink" Target="https://psysciacc.org/" TargetMode="External"/><Relationship Id="rId49" Type="http://schemas.openxmlformats.org/officeDocument/2006/relationships/hyperlink" Target="https://www.zotero.org/google-docs/?ZUlbKd" TargetMode="External"/><Relationship Id="rId184" Type="http://schemas.openxmlformats.org/officeDocument/2006/relationships/hyperlink" Target="https://www.zotero.org/google-docs/?ZUlbKd" TargetMode="External"/><Relationship Id="rId189" Type="http://schemas.openxmlformats.org/officeDocument/2006/relationships/hyperlink" Target="https://osf.io/6gzqv?view_only=47ab47bd267e4435a0054ff73eaba101" TargetMode="External"/><Relationship Id="rId188" Type="http://schemas.openxmlformats.org/officeDocument/2006/relationships/hyperlink" Target="https://osf.io/6gzqv?view_only=47ab47bd267e4435a0054ff73eaba101" TargetMode="External"/><Relationship Id="rId31" Type="http://schemas.openxmlformats.org/officeDocument/2006/relationships/hyperlink" Target="https://www.zotero.org/google-docs/?ZUlbKd" TargetMode="External"/><Relationship Id="rId30" Type="http://schemas.openxmlformats.org/officeDocument/2006/relationships/header" Target="header1.xml"/><Relationship Id="rId33" Type="http://schemas.openxmlformats.org/officeDocument/2006/relationships/hyperlink" Target="https://www.zotero.org/google-docs/?ZUlbKd" TargetMode="External"/><Relationship Id="rId183" Type="http://schemas.openxmlformats.org/officeDocument/2006/relationships/hyperlink" Target="https://www.zotero.org/google-docs/?ZUlbKd" TargetMode="External"/><Relationship Id="rId32" Type="http://schemas.openxmlformats.org/officeDocument/2006/relationships/hyperlink" Target="https://www.zotero.org/google-docs/?ZUlbKd" TargetMode="External"/><Relationship Id="rId182" Type="http://schemas.openxmlformats.org/officeDocument/2006/relationships/hyperlink" Target="https://www.zotero.org/google-docs/?ZUlbKd" TargetMode="External"/><Relationship Id="rId35" Type="http://schemas.openxmlformats.org/officeDocument/2006/relationships/hyperlink" Target="https://www.zotero.org/google-docs/?ZUlbKd" TargetMode="External"/><Relationship Id="rId181" Type="http://schemas.openxmlformats.org/officeDocument/2006/relationships/hyperlink" Target="https://www.zotero.org/google-docs/?ZUlbKd" TargetMode="External"/><Relationship Id="rId34" Type="http://schemas.openxmlformats.org/officeDocument/2006/relationships/hyperlink" Target="https://www.zotero.org/google-docs/?ZUlbKd" TargetMode="External"/><Relationship Id="rId180" Type="http://schemas.openxmlformats.org/officeDocument/2006/relationships/hyperlink" Target="https://www.zotero.org/google-docs/?ZUlbKd" TargetMode="External"/><Relationship Id="rId37" Type="http://schemas.openxmlformats.org/officeDocument/2006/relationships/hyperlink" Target="https://www.zotero.org/google-docs/?ZUlbKd" TargetMode="External"/><Relationship Id="rId176" Type="http://schemas.openxmlformats.org/officeDocument/2006/relationships/hyperlink" Target="https://www.zotero.org/google-docs/?ZUlbKd" TargetMode="External"/><Relationship Id="rId36" Type="http://schemas.openxmlformats.org/officeDocument/2006/relationships/hyperlink" Target="https://www.zotero.org/google-docs/?ZUlbKd" TargetMode="External"/><Relationship Id="rId175" Type="http://schemas.openxmlformats.org/officeDocument/2006/relationships/hyperlink" Target="https://www.zotero.org/google-docs/?ZUlbKd" TargetMode="External"/><Relationship Id="rId39" Type="http://schemas.openxmlformats.org/officeDocument/2006/relationships/hyperlink" Target="https://www.zotero.org/google-docs/?ZUlbKd" TargetMode="External"/><Relationship Id="rId174" Type="http://schemas.openxmlformats.org/officeDocument/2006/relationships/hyperlink" Target="https://www.zotero.org/google-docs/?ZUlbKd" TargetMode="External"/><Relationship Id="rId38" Type="http://schemas.openxmlformats.org/officeDocument/2006/relationships/hyperlink" Target="https://www.zotero.org/google-docs/?ZUlbKd" TargetMode="External"/><Relationship Id="rId173" Type="http://schemas.openxmlformats.org/officeDocument/2006/relationships/hyperlink" Target="https://www.zotero.org/google-docs/?ZUlbKd" TargetMode="External"/><Relationship Id="rId179" Type="http://schemas.openxmlformats.org/officeDocument/2006/relationships/hyperlink" Target="https://www.zotero.org/google-docs/?ZUlbKd" TargetMode="External"/><Relationship Id="rId178" Type="http://schemas.openxmlformats.org/officeDocument/2006/relationships/hyperlink" Target="https://www.zotero.org/google-docs/?ZUlbKd" TargetMode="External"/><Relationship Id="rId177" Type="http://schemas.openxmlformats.org/officeDocument/2006/relationships/hyperlink" Target="https://www.zotero.org/google-docs/?ZUlbKd" TargetMode="External"/><Relationship Id="rId20" Type="http://schemas.openxmlformats.org/officeDocument/2006/relationships/hyperlink" Target="https://www.zotero.org/google-docs/?e8UXJw" TargetMode="External"/><Relationship Id="rId22" Type="http://schemas.openxmlformats.org/officeDocument/2006/relationships/hyperlink" Target="https://www.zotero.org/google-docs/?yQDDcg" TargetMode="External"/><Relationship Id="rId21" Type="http://schemas.openxmlformats.org/officeDocument/2006/relationships/hyperlink" Target="https://www.zotero.org/google-docs/?4k7qvx" TargetMode="External"/><Relationship Id="rId24" Type="http://schemas.openxmlformats.org/officeDocument/2006/relationships/hyperlink" Target="https://www.zotero.org/google-docs/?3vs5Px" TargetMode="External"/><Relationship Id="rId23" Type="http://schemas.openxmlformats.org/officeDocument/2006/relationships/hyperlink" Target="https://www.zotero.org/google-docs/?u0oQN4" TargetMode="External"/><Relationship Id="rId26" Type="http://schemas.openxmlformats.org/officeDocument/2006/relationships/hyperlink" Target="https://www.zotero.org/google-docs/?rrjfLi" TargetMode="External"/><Relationship Id="rId25" Type="http://schemas.openxmlformats.org/officeDocument/2006/relationships/hyperlink" Target="https://www.zotero.org/google-docs/?Bil6Oz" TargetMode="External"/><Relationship Id="rId28" Type="http://schemas.openxmlformats.org/officeDocument/2006/relationships/hyperlink" Target="https://www.zotero.org/google-docs/?USSoFZ" TargetMode="External"/><Relationship Id="rId27" Type="http://schemas.openxmlformats.org/officeDocument/2006/relationships/hyperlink" Target="https://www.zotero.org/google-docs/?ttIYAv" TargetMode="External"/><Relationship Id="rId29" Type="http://schemas.openxmlformats.org/officeDocument/2006/relationships/hyperlink" Target="https://www.zotero.org/google-docs/?b48FpP" TargetMode="External"/><Relationship Id="rId11" Type="http://schemas.openxmlformats.org/officeDocument/2006/relationships/hyperlink" Target="https://www.zotero.org/google-docs/?TKEkgU" TargetMode="External"/><Relationship Id="rId10" Type="http://schemas.openxmlformats.org/officeDocument/2006/relationships/hyperlink" Target="https://www.zotero.org/google-docs/?6uHAcw" TargetMode="External"/><Relationship Id="rId13" Type="http://schemas.openxmlformats.org/officeDocument/2006/relationships/hyperlink" Target="https://www.zotero.org/google-docs/?uPaBCW" TargetMode="External"/><Relationship Id="rId12" Type="http://schemas.openxmlformats.org/officeDocument/2006/relationships/hyperlink" Target="https://www.zotero.org/google-docs/?B5BVNz" TargetMode="External"/><Relationship Id="rId15" Type="http://schemas.openxmlformats.org/officeDocument/2006/relationships/hyperlink" Target="https://www.zotero.org/google-docs/?bfj6jD" TargetMode="External"/><Relationship Id="rId198" Type="http://schemas.openxmlformats.org/officeDocument/2006/relationships/hyperlink" Target="https://osf.io/abcde" TargetMode="External"/><Relationship Id="rId14" Type="http://schemas.openxmlformats.org/officeDocument/2006/relationships/hyperlink" Target="https://www.zotero.org/google-docs/?OReo9x" TargetMode="External"/><Relationship Id="rId197" Type="http://schemas.openxmlformats.org/officeDocument/2006/relationships/hyperlink" Target="https://osf.io/fj2b4?view_only=47ab47bd267e4435a0054ff73eaba101" TargetMode="External"/><Relationship Id="rId17" Type="http://schemas.openxmlformats.org/officeDocument/2006/relationships/hyperlink" Target="https://www.zotero.org/google-docs/?I0tYgt" TargetMode="External"/><Relationship Id="rId196" Type="http://schemas.openxmlformats.org/officeDocument/2006/relationships/hyperlink" Target="https://osf.io/euxjc?view_only=47ab47bd267e4435a0054ff73eaba101" TargetMode="External"/><Relationship Id="rId16" Type="http://schemas.openxmlformats.org/officeDocument/2006/relationships/hyperlink" Target="https://www.zotero.org/google-docs/?SmPDkH" TargetMode="External"/><Relationship Id="rId195" Type="http://schemas.openxmlformats.org/officeDocument/2006/relationships/hyperlink" Target="https://osf.io/geq3n?view_only=47ab47bd267e4435a0054ff73eaba101" TargetMode="External"/><Relationship Id="rId19" Type="http://schemas.openxmlformats.org/officeDocument/2006/relationships/hyperlink" Target="https://www.zotero.org/google-docs/?F8Jl03" TargetMode="External"/><Relationship Id="rId18" Type="http://schemas.openxmlformats.org/officeDocument/2006/relationships/hyperlink" Target="https://www.zotero.org/google-docs/?LAK6RG" TargetMode="External"/><Relationship Id="rId199" Type="http://schemas.openxmlformats.org/officeDocument/2006/relationships/hyperlink" Target="https://osf.io/sc87r/?view_only=2549ed8cbdd54c3199446fbc28c4b1c9" TargetMode="External"/><Relationship Id="rId84" Type="http://schemas.openxmlformats.org/officeDocument/2006/relationships/hyperlink" Target="https://www.zotero.org/google-docs/?ZUlbKd" TargetMode="External"/><Relationship Id="rId83" Type="http://schemas.openxmlformats.org/officeDocument/2006/relationships/hyperlink" Target="https://www.zotero.org/google-docs/?ZUlbKd" TargetMode="External"/><Relationship Id="rId86" Type="http://schemas.openxmlformats.org/officeDocument/2006/relationships/hyperlink" Target="https://www.zotero.org/google-docs/?ZUlbKd" TargetMode="External"/><Relationship Id="rId85" Type="http://schemas.openxmlformats.org/officeDocument/2006/relationships/hyperlink" Target="https://www.zotero.org/google-docs/?ZUlbKd" TargetMode="External"/><Relationship Id="rId88" Type="http://schemas.openxmlformats.org/officeDocument/2006/relationships/hyperlink" Target="https://www.zotero.org/google-docs/?ZUlbKd" TargetMode="External"/><Relationship Id="rId150" Type="http://schemas.openxmlformats.org/officeDocument/2006/relationships/hyperlink" Target="https://www.zotero.org/google-docs/?ZUlbKd" TargetMode="External"/><Relationship Id="rId87" Type="http://schemas.openxmlformats.org/officeDocument/2006/relationships/hyperlink" Target="https://www.zotero.org/google-docs/?ZUlbKd" TargetMode="External"/><Relationship Id="rId89" Type="http://schemas.openxmlformats.org/officeDocument/2006/relationships/hyperlink" Target="https://www.zotero.org/google-docs/?ZUlbKd" TargetMode="External"/><Relationship Id="rId80" Type="http://schemas.openxmlformats.org/officeDocument/2006/relationships/hyperlink" Target="https://www.zotero.org/google-docs/?ZUlbKd" TargetMode="External"/><Relationship Id="rId82" Type="http://schemas.openxmlformats.org/officeDocument/2006/relationships/hyperlink" Target="https://www.zotero.org/google-docs/?ZUlbKd" TargetMode="External"/><Relationship Id="rId81" Type="http://schemas.openxmlformats.org/officeDocument/2006/relationships/hyperlink" Target="https://www.zotero.org/google-docs/?ZUlbK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ZUlbKd" TargetMode="External"/><Relationship Id="rId4" Type="http://schemas.openxmlformats.org/officeDocument/2006/relationships/fontTable" Target="fontTable.xml"/><Relationship Id="rId148" Type="http://schemas.openxmlformats.org/officeDocument/2006/relationships/hyperlink" Target="https://www.zotero.org/google-docs/?ZUlbKd" TargetMode="External"/><Relationship Id="rId9" Type="http://schemas.openxmlformats.org/officeDocument/2006/relationships/hyperlink" Target="https://www.zotero.org/google-docs/?oQGFSq" TargetMode="External"/><Relationship Id="rId143" Type="http://schemas.openxmlformats.org/officeDocument/2006/relationships/hyperlink" Target="https://www.zotero.org/google-docs/?ZUlbKd" TargetMode="External"/><Relationship Id="rId142" Type="http://schemas.openxmlformats.org/officeDocument/2006/relationships/hyperlink" Target="https://www.zotero.org/google-docs/?ZUlbKd" TargetMode="External"/><Relationship Id="rId141" Type="http://schemas.openxmlformats.org/officeDocument/2006/relationships/hyperlink" Target="https://www.zotero.org/google-docs/?ZUlbKd" TargetMode="External"/><Relationship Id="rId140" Type="http://schemas.openxmlformats.org/officeDocument/2006/relationships/hyperlink" Target="https://www.zotero.org/google-docs/?ZUlbKd" TargetMode="External"/><Relationship Id="rId5" Type="http://schemas.openxmlformats.org/officeDocument/2006/relationships/numbering" Target="numbering.xml"/><Relationship Id="rId147" Type="http://schemas.openxmlformats.org/officeDocument/2006/relationships/hyperlink" Target="https://www.zotero.org/google-docs/?ZUlbKd" TargetMode="External"/><Relationship Id="rId6" Type="http://schemas.openxmlformats.org/officeDocument/2006/relationships/styles" Target="styles.xml"/><Relationship Id="rId146" Type="http://schemas.openxmlformats.org/officeDocument/2006/relationships/hyperlink" Target="https://www.zotero.org/google-docs/?ZUlbKd" TargetMode="External"/><Relationship Id="rId7" Type="http://schemas.openxmlformats.org/officeDocument/2006/relationships/hyperlink" Target="https://www.zotero.org/google-docs/?oleor1" TargetMode="External"/><Relationship Id="rId145" Type="http://schemas.openxmlformats.org/officeDocument/2006/relationships/hyperlink" Target="https://www.zotero.org/google-docs/?ZUlbKd" TargetMode="External"/><Relationship Id="rId8" Type="http://schemas.openxmlformats.org/officeDocument/2006/relationships/hyperlink" Target="https://www.zotero.org/google-docs/?zUNbxZ" TargetMode="External"/><Relationship Id="rId144" Type="http://schemas.openxmlformats.org/officeDocument/2006/relationships/hyperlink" Target="https://www.zotero.org/google-docs/?ZUlbKd" TargetMode="External"/><Relationship Id="rId73" Type="http://schemas.openxmlformats.org/officeDocument/2006/relationships/hyperlink" Target="https://www.zotero.org/google-docs/?ZUlbKd" TargetMode="External"/><Relationship Id="rId72" Type="http://schemas.openxmlformats.org/officeDocument/2006/relationships/hyperlink" Target="https://www.zotero.org/google-docs/?ZUlbKd" TargetMode="External"/><Relationship Id="rId75" Type="http://schemas.openxmlformats.org/officeDocument/2006/relationships/hyperlink" Target="https://www.zotero.org/google-docs/?ZUlbKd" TargetMode="External"/><Relationship Id="rId74" Type="http://schemas.openxmlformats.org/officeDocument/2006/relationships/hyperlink" Target="https://www.zotero.org/google-docs/?ZUlbKd" TargetMode="External"/><Relationship Id="rId77" Type="http://schemas.openxmlformats.org/officeDocument/2006/relationships/hyperlink" Target="https://www.zotero.org/google-docs/?ZUlbKd" TargetMode="External"/><Relationship Id="rId76" Type="http://schemas.openxmlformats.org/officeDocument/2006/relationships/hyperlink" Target="https://www.zotero.org/google-docs/?ZUlbKd" TargetMode="External"/><Relationship Id="rId79" Type="http://schemas.openxmlformats.org/officeDocument/2006/relationships/hyperlink" Target="https://www.zotero.org/google-docs/?ZUlbKd" TargetMode="External"/><Relationship Id="rId78" Type="http://schemas.openxmlformats.org/officeDocument/2006/relationships/hyperlink" Target="https://www.zotero.org/google-docs/?ZUlbKd" TargetMode="External"/><Relationship Id="rId71" Type="http://schemas.openxmlformats.org/officeDocument/2006/relationships/hyperlink" Target="https://www.zotero.org/google-docs/?ZUlbKd" TargetMode="External"/><Relationship Id="rId70" Type="http://schemas.openxmlformats.org/officeDocument/2006/relationships/hyperlink" Target="https://www.zotero.org/google-docs/?ZUlbKd" TargetMode="External"/><Relationship Id="rId139" Type="http://schemas.openxmlformats.org/officeDocument/2006/relationships/hyperlink" Target="https://www.zotero.org/google-docs/?ZUlbKd" TargetMode="External"/><Relationship Id="rId138" Type="http://schemas.openxmlformats.org/officeDocument/2006/relationships/hyperlink" Target="https://www.zotero.org/google-docs/?ZUlbKd" TargetMode="External"/><Relationship Id="rId137" Type="http://schemas.openxmlformats.org/officeDocument/2006/relationships/hyperlink" Target="https://www.zotero.org/google-docs/?ZUlbKd" TargetMode="External"/><Relationship Id="rId132" Type="http://schemas.openxmlformats.org/officeDocument/2006/relationships/hyperlink" Target="https://www.zotero.org/google-docs/?ZUlbKd" TargetMode="External"/><Relationship Id="rId131" Type="http://schemas.openxmlformats.org/officeDocument/2006/relationships/hyperlink" Target="https://www.zotero.org/google-docs/?ZUlbKd" TargetMode="External"/><Relationship Id="rId130" Type="http://schemas.openxmlformats.org/officeDocument/2006/relationships/hyperlink" Target="https://www.zotero.org/google-docs/?ZUlbKd" TargetMode="External"/><Relationship Id="rId136" Type="http://schemas.openxmlformats.org/officeDocument/2006/relationships/hyperlink" Target="https://www.zotero.org/google-docs/?ZUlbKd" TargetMode="External"/><Relationship Id="rId135" Type="http://schemas.openxmlformats.org/officeDocument/2006/relationships/hyperlink" Target="https://www.zotero.org/google-docs/?ZUlbKd" TargetMode="External"/><Relationship Id="rId134" Type="http://schemas.openxmlformats.org/officeDocument/2006/relationships/hyperlink" Target="https://www.zotero.org/google-docs/?ZUlbKd" TargetMode="External"/><Relationship Id="rId133" Type="http://schemas.openxmlformats.org/officeDocument/2006/relationships/hyperlink" Target="https://www.zotero.org/google-docs/?ZUlbKd" TargetMode="External"/><Relationship Id="rId62" Type="http://schemas.openxmlformats.org/officeDocument/2006/relationships/hyperlink" Target="https://www.zotero.org/google-docs/?ZUlbKd" TargetMode="External"/><Relationship Id="rId61" Type="http://schemas.openxmlformats.org/officeDocument/2006/relationships/hyperlink" Target="https://www.zotero.org/google-docs/?ZUlbKd" TargetMode="External"/><Relationship Id="rId64" Type="http://schemas.openxmlformats.org/officeDocument/2006/relationships/hyperlink" Target="https://www.zotero.org/google-docs/?ZUlbKd" TargetMode="External"/><Relationship Id="rId63" Type="http://schemas.openxmlformats.org/officeDocument/2006/relationships/hyperlink" Target="https://www.zotero.org/google-docs/?ZUlbKd" TargetMode="External"/><Relationship Id="rId66" Type="http://schemas.openxmlformats.org/officeDocument/2006/relationships/hyperlink" Target="https://www.zotero.org/google-docs/?ZUlbKd" TargetMode="External"/><Relationship Id="rId172" Type="http://schemas.openxmlformats.org/officeDocument/2006/relationships/hyperlink" Target="https://www.zotero.org/google-docs/?ZUlbKd" TargetMode="External"/><Relationship Id="rId65" Type="http://schemas.openxmlformats.org/officeDocument/2006/relationships/hyperlink" Target="https://www.zotero.org/google-docs/?ZUlbKd" TargetMode="External"/><Relationship Id="rId171" Type="http://schemas.openxmlformats.org/officeDocument/2006/relationships/hyperlink" Target="https://www.zotero.org/google-docs/?ZUlbKd" TargetMode="External"/><Relationship Id="rId68" Type="http://schemas.openxmlformats.org/officeDocument/2006/relationships/hyperlink" Target="https://www.zotero.org/google-docs/?ZUlbKd" TargetMode="External"/><Relationship Id="rId170" Type="http://schemas.openxmlformats.org/officeDocument/2006/relationships/hyperlink" Target="https://www.zotero.org/google-docs/?ZUlbKd" TargetMode="External"/><Relationship Id="rId67" Type="http://schemas.openxmlformats.org/officeDocument/2006/relationships/hyperlink" Target="https://www.zotero.org/google-docs/?ZUlbKd" TargetMode="External"/><Relationship Id="rId60" Type="http://schemas.openxmlformats.org/officeDocument/2006/relationships/hyperlink" Target="https://www.zotero.org/google-docs/?ZUlbKd" TargetMode="External"/><Relationship Id="rId165" Type="http://schemas.openxmlformats.org/officeDocument/2006/relationships/hyperlink" Target="https://www.zotero.org/google-docs/?ZUlbKd" TargetMode="External"/><Relationship Id="rId69" Type="http://schemas.openxmlformats.org/officeDocument/2006/relationships/hyperlink" Target="https://www.zotero.org/google-docs/?ZUlbKd" TargetMode="External"/><Relationship Id="rId164" Type="http://schemas.openxmlformats.org/officeDocument/2006/relationships/hyperlink" Target="https://www.zotero.org/google-docs/?ZUlbKd" TargetMode="External"/><Relationship Id="rId163" Type="http://schemas.openxmlformats.org/officeDocument/2006/relationships/hyperlink" Target="https://www.zotero.org/google-docs/?ZUlbKd" TargetMode="External"/><Relationship Id="rId162" Type="http://schemas.openxmlformats.org/officeDocument/2006/relationships/hyperlink" Target="https://www.zotero.org/google-docs/?ZUlbKd" TargetMode="External"/><Relationship Id="rId169" Type="http://schemas.openxmlformats.org/officeDocument/2006/relationships/hyperlink" Target="https://www.zotero.org/google-docs/?ZUlbKd" TargetMode="External"/><Relationship Id="rId168" Type="http://schemas.openxmlformats.org/officeDocument/2006/relationships/hyperlink" Target="https://www.zotero.org/google-docs/?ZUlbKd" TargetMode="External"/><Relationship Id="rId167" Type="http://schemas.openxmlformats.org/officeDocument/2006/relationships/hyperlink" Target="https://www.zotero.org/google-docs/?ZUlbKd" TargetMode="External"/><Relationship Id="rId166" Type="http://schemas.openxmlformats.org/officeDocument/2006/relationships/hyperlink" Target="https://www.zotero.org/google-docs/?ZUlbKd" TargetMode="External"/><Relationship Id="rId51" Type="http://schemas.openxmlformats.org/officeDocument/2006/relationships/hyperlink" Target="https://www.zotero.org/google-docs/?ZUlbKd" TargetMode="External"/><Relationship Id="rId50" Type="http://schemas.openxmlformats.org/officeDocument/2006/relationships/hyperlink" Target="https://www.zotero.org/google-docs/?ZUlbKd" TargetMode="External"/><Relationship Id="rId53" Type="http://schemas.openxmlformats.org/officeDocument/2006/relationships/hyperlink" Target="https://www.zotero.org/google-docs/?ZUlbKd" TargetMode="External"/><Relationship Id="rId52" Type="http://schemas.openxmlformats.org/officeDocument/2006/relationships/hyperlink" Target="https://www.zotero.org/google-docs/?ZUlbKd" TargetMode="External"/><Relationship Id="rId55" Type="http://schemas.openxmlformats.org/officeDocument/2006/relationships/hyperlink" Target="https://www.zotero.org/google-docs/?ZUlbKd" TargetMode="External"/><Relationship Id="rId161" Type="http://schemas.openxmlformats.org/officeDocument/2006/relationships/hyperlink" Target="https://www.zotero.org/google-docs/?ZUlbKd" TargetMode="External"/><Relationship Id="rId54" Type="http://schemas.openxmlformats.org/officeDocument/2006/relationships/hyperlink" Target="https://www.zotero.org/google-docs/?ZUlbKd" TargetMode="External"/><Relationship Id="rId160" Type="http://schemas.openxmlformats.org/officeDocument/2006/relationships/hyperlink" Target="https://www.zotero.org/google-docs/?ZUlbKd" TargetMode="External"/><Relationship Id="rId57" Type="http://schemas.openxmlformats.org/officeDocument/2006/relationships/hyperlink" Target="https://www.zotero.org/google-docs/?ZUlbKd" TargetMode="External"/><Relationship Id="rId56" Type="http://schemas.openxmlformats.org/officeDocument/2006/relationships/hyperlink" Target="https://www.zotero.org/google-docs/?ZUlbKd" TargetMode="External"/><Relationship Id="rId159" Type="http://schemas.openxmlformats.org/officeDocument/2006/relationships/hyperlink" Target="https://www.zotero.org/google-docs/?ZUlbKd" TargetMode="External"/><Relationship Id="rId59" Type="http://schemas.openxmlformats.org/officeDocument/2006/relationships/hyperlink" Target="https://www.zotero.org/google-docs/?ZUlbKd" TargetMode="External"/><Relationship Id="rId154" Type="http://schemas.openxmlformats.org/officeDocument/2006/relationships/hyperlink" Target="https://www.zotero.org/google-docs/?ZUlbKd" TargetMode="External"/><Relationship Id="rId58" Type="http://schemas.openxmlformats.org/officeDocument/2006/relationships/hyperlink" Target="https://www.zotero.org/google-docs/?ZUlbKd" TargetMode="External"/><Relationship Id="rId153" Type="http://schemas.openxmlformats.org/officeDocument/2006/relationships/hyperlink" Target="https://www.zotero.org/google-docs/?ZUlbKd" TargetMode="External"/><Relationship Id="rId152" Type="http://schemas.openxmlformats.org/officeDocument/2006/relationships/hyperlink" Target="https://www.zotero.org/google-docs/?ZUlbKd" TargetMode="External"/><Relationship Id="rId151" Type="http://schemas.openxmlformats.org/officeDocument/2006/relationships/hyperlink" Target="https://www.zotero.org/google-docs/?ZUlbKd" TargetMode="External"/><Relationship Id="rId158" Type="http://schemas.openxmlformats.org/officeDocument/2006/relationships/hyperlink" Target="https://www.zotero.org/google-docs/?ZUlbKd" TargetMode="External"/><Relationship Id="rId157" Type="http://schemas.openxmlformats.org/officeDocument/2006/relationships/hyperlink" Target="https://www.zotero.org/google-docs/?ZUlbKd" TargetMode="External"/><Relationship Id="rId156" Type="http://schemas.openxmlformats.org/officeDocument/2006/relationships/hyperlink" Target="https://www.zotero.org/google-docs/?ZUlbKd" TargetMode="External"/><Relationship Id="rId155" Type="http://schemas.openxmlformats.org/officeDocument/2006/relationships/hyperlink" Target="https://www.zotero.org/google-docs/?ZUlbKd" TargetMode="External"/><Relationship Id="rId107" Type="http://schemas.openxmlformats.org/officeDocument/2006/relationships/hyperlink" Target="https://www.zotero.org/google-docs/?ZUlbKd" TargetMode="External"/><Relationship Id="rId106" Type="http://schemas.openxmlformats.org/officeDocument/2006/relationships/hyperlink" Target="https://www.zotero.org/google-docs/?ZUlbKd" TargetMode="External"/><Relationship Id="rId105" Type="http://schemas.openxmlformats.org/officeDocument/2006/relationships/hyperlink" Target="https://www.zotero.org/google-docs/?ZUlbKd" TargetMode="External"/><Relationship Id="rId104" Type="http://schemas.openxmlformats.org/officeDocument/2006/relationships/hyperlink" Target="https://www.zotero.org/google-docs/?ZUlbKd" TargetMode="External"/><Relationship Id="rId109" Type="http://schemas.openxmlformats.org/officeDocument/2006/relationships/hyperlink" Target="https://www.zotero.org/google-docs/?ZUlbKd" TargetMode="External"/><Relationship Id="rId108" Type="http://schemas.openxmlformats.org/officeDocument/2006/relationships/hyperlink" Target="https://www.zotero.org/google-docs/?ZUlbKd" TargetMode="External"/><Relationship Id="rId103" Type="http://schemas.openxmlformats.org/officeDocument/2006/relationships/hyperlink" Target="https://www.zotero.org/google-docs/?ZUlbKd" TargetMode="External"/><Relationship Id="rId102" Type="http://schemas.openxmlformats.org/officeDocument/2006/relationships/hyperlink" Target="https://www.zotero.org/google-docs/?ZUlbKd" TargetMode="External"/><Relationship Id="rId101" Type="http://schemas.openxmlformats.org/officeDocument/2006/relationships/hyperlink" Target="https://www.zotero.org/google-docs/?ZUlbKd" TargetMode="External"/><Relationship Id="rId100" Type="http://schemas.openxmlformats.org/officeDocument/2006/relationships/hyperlink" Target="https://www.zotero.org/google-docs/?ZUlbKd" TargetMode="External"/><Relationship Id="rId129" Type="http://schemas.openxmlformats.org/officeDocument/2006/relationships/hyperlink" Target="https://www.zotero.org/google-docs/?ZUlbKd" TargetMode="External"/><Relationship Id="rId128" Type="http://schemas.openxmlformats.org/officeDocument/2006/relationships/hyperlink" Target="https://www.zotero.org/google-docs/?ZUlbKd" TargetMode="External"/><Relationship Id="rId127" Type="http://schemas.openxmlformats.org/officeDocument/2006/relationships/hyperlink" Target="https://www.zotero.org/google-docs/?ZUlbKd" TargetMode="External"/><Relationship Id="rId126" Type="http://schemas.openxmlformats.org/officeDocument/2006/relationships/hyperlink" Target="https://www.zotero.org/google-docs/?ZUlbKd" TargetMode="External"/><Relationship Id="rId121" Type="http://schemas.openxmlformats.org/officeDocument/2006/relationships/hyperlink" Target="https://www.zotero.org/google-docs/?ZUlbKd" TargetMode="External"/><Relationship Id="rId120" Type="http://schemas.openxmlformats.org/officeDocument/2006/relationships/hyperlink" Target="https://www.zotero.org/google-docs/?ZUlbKd" TargetMode="External"/><Relationship Id="rId125" Type="http://schemas.openxmlformats.org/officeDocument/2006/relationships/hyperlink" Target="https://www.zotero.org/google-docs/?ZUlbKd" TargetMode="External"/><Relationship Id="rId124" Type="http://schemas.openxmlformats.org/officeDocument/2006/relationships/hyperlink" Target="https://www.zotero.org/google-docs/?ZUlbKd" TargetMode="External"/><Relationship Id="rId123" Type="http://schemas.openxmlformats.org/officeDocument/2006/relationships/hyperlink" Target="https://www.zotero.org/google-docs/?ZUlbKd" TargetMode="External"/><Relationship Id="rId122" Type="http://schemas.openxmlformats.org/officeDocument/2006/relationships/hyperlink" Target="https://www.zotero.org/google-docs/?ZUlbKd" TargetMode="External"/><Relationship Id="rId95" Type="http://schemas.openxmlformats.org/officeDocument/2006/relationships/hyperlink" Target="https://www.zotero.org/google-docs/?ZUlbKd" TargetMode="External"/><Relationship Id="rId94" Type="http://schemas.openxmlformats.org/officeDocument/2006/relationships/hyperlink" Target="https://www.zotero.org/google-docs/?ZUlbKd" TargetMode="External"/><Relationship Id="rId97" Type="http://schemas.openxmlformats.org/officeDocument/2006/relationships/hyperlink" Target="https://www.zotero.org/google-docs/?ZUlbKd" TargetMode="External"/><Relationship Id="rId96" Type="http://schemas.openxmlformats.org/officeDocument/2006/relationships/hyperlink" Target="https://www.zotero.org/google-docs/?ZUlbKd" TargetMode="External"/><Relationship Id="rId99" Type="http://schemas.openxmlformats.org/officeDocument/2006/relationships/hyperlink" Target="https://www.zotero.org/google-docs/?ZUlbKd" TargetMode="External"/><Relationship Id="rId98" Type="http://schemas.openxmlformats.org/officeDocument/2006/relationships/hyperlink" Target="https://www.zotero.org/google-docs/?ZUlbKd" TargetMode="External"/><Relationship Id="rId91" Type="http://schemas.openxmlformats.org/officeDocument/2006/relationships/hyperlink" Target="https://www.zotero.org/google-docs/?ZUlbKd" TargetMode="External"/><Relationship Id="rId90" Type="http://schemas.openxmlformats.org/officeDocument/2006/relationships/hyperlink" Target="https://www.zotero.org/google-docs/?ZUlbKd" TargetMode="External"/><Relationship Id="rId93" Type="http://schemas.openxmlformats.org/officeDocument/2006/relationships/hyperlink" Target="https://www.zotero.org/google-docs/?ZUlbKd" TargetMode="External"/><Relationship Id="rId92" Type="http://schemas.openxmlformats.org/officeDocument/2006/relationships/hyperlink" Target="https://www.zotero.org/google-docs/?ZUlbKd" TargetMode="External"/><Relationship Id="rId118" Type="http://schemas.openxmlformats.org/officeDocument/2006/relationships/hyperlink" Target="https://www.zotero.org/google-docs/?ZUlbKd" TargetMode="External"/><Relationship Id="rId117" Type="http://schemas.openxmlformats.org/officeDocument/2006/relationships/hyperlink" Target="https://www.zotero.org/google-docs/?ZUlbKd" TargetMode="External"/><Relationship Id="rId116" Type="http://schemas.openxmlformats.org/officeDocument/2006/relationships/hyperlink" Target="https://www.zotero.org/google-docs/?ZUlbKd" TargetMode="External"/><Relationship Id="rId115" Type="http://schemas.openxmlformats.org/officeDocument/2006/relationships/hyperlink" Target="https://www.zotero.org/google-docs/?ZUlbKd" TargetMode="External"/><Relationship Id="rId119" Type="http://schemas.openxmlformats.org/officeDocument/2006/relationships/hyperlink" Target="https://www.zotero.org/google-docs/?ZUlbKd" TargetMode="External"/><Relationship Id="rId110" Type="http://schemas.openxmlformats.org/officeDocument/2006/relationships/hyperlink" Target="https://www.zotero.org/google-docs/?ZUlbKd" TargetMode="External"/><Relationship Id="rId114" Type="http://schemas.openxmlformats.org/officeDocument/2006/relationships/hyperlink" Target="https://www.zotero.org/google-docs/?ZUlbKd" TargetMode="External"/><Relationship Id="rId113" Type="http://schemas.openxmlformats.org/officeDocument/2006/relationships/hyperlink" Target="https://www.zotero.org/google-docs/?ZUlbKd" TargetMode="External"/><Relationship Id="rId112" Type="http://schemas.openxmlformats.org/officeDocument/2006/relationships/hyperlink" Target="https://www.zotero.org/google-docs/?ZUlbKd" TargetMode="External"/><Relationship Id="rId111" Type="http://schemas.openxmlformats.org/officeDocument/2006/relationships/hyperlink" Target="https://www.zotero.org/google-docs/?ZUlbKd" TargetMode="External"/><Relationship Id="rId206" Type="http://schemas.openxmlformats.org/officeDocument/2006/relationships/hyperlink" Target="https://osf.io/wpk3g/?view_only=9ad360cc6a114cf8955606c633ff9017" TargetMode="External"/><Relationship Id="rId205" Type="http://schemas.openxmlformats.org/officeDocument/2006/relationships/hyperlink" Target="https://osf.io/3mr7g/?view_only=98ccd89459f746eea3c29944e3f4405f" TargetMode="External"/><Relationship Id="rId204" Type="http://schemas.openxmlformats.org/officeDocument/2006/relationships/hyperlink" Target="https://osf.io/kmqp2/?view_only=ed2f0e36a09b484e93bce738fe0b0c7e" TargetMode="External"/><Relationship Id="rId203" Type="http://schemas.openxmlformats.org/officeDocument/2006/relationships/hyperlink" Target="https://osf.io/m4yse/?view_only=568e84c3d8ac442eba6a23e064f1f492" TargetMode="External"/><Relationship Id="rId207" Type="http://schemas.openxmlformats.org/officeDocument/2006/relationships/hyperlink" Target="https://doi.org/10.1038/s41562-024-01961-1" TargetMode="External"/><Relationship Id="rId202" Type="http://schemas.openxmlformats.org/officeDocument/2006/relationships/hyperlink" Target="https://osf.io/jp7tr/?view_only=e7a8763862d24adaa20f2c84d164809b" TargetMode="External"/><Relationship Id="rId201" Type="http://schemas.openxmlformats.org/officeDocument/2006/relationships/hyperlink" Target="https://osf.io/7p5tw/?view_only=d06ef15d208d4343928812c34f13a91d" TargetMode="External"/><Relationship Id="rId200" Type="http://schemas.openxmlformats.org/officeDocument/2006/relationships/hyperlink" Target="https://osf.io/vufm2/?view_only=d14ce0036b4943698b786ac9e9c2e0f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